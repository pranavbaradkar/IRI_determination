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9746" w14:textId="77777777" w:rsidR="00710CB5" w:rsidDel="001A25FA" w:rsidRDefault="00710CB5" w:rsidP="00E002B9">
      <w:pPr>
        <w:pStyle w:val="Title"/>
        <w:rPr>
          <w:del w:id="0" w:author="pranav baradkar" w:date="2021-09-16T23:43:00Z"/>
        </w:rPr>
      </w:pPr>
    </w:p>
    <w:p w14:paraId="5233DFCC" w14:textId="74406423" w:rsidR="00710CB5" w:rsidDel="001A25FA" w:rsidRDefault="00710CB5">
      <w:pPr>
        <w:jc w:val="left"/>
        <w:rPr>
          <w:del w:id="1" w:author="pranav baradkar" w:date="2021-09-16T23:43:00Z"/>
        </w:rPr>
      </w:pPr>
    </w:p>
    <w:p w14:paraId="654E9769" w14:textId="77777777" w:rsidR="008A74EA" w:rsidRDefault="008A74EA">
      <w:pPr>
        <w:jc w:val="left"/>
      </w:pPr>
    </w:p>
    <w:p w14:paraId="21D781BB" w14:textId="77777777" w:rsidR="00710CB5" w:rsidDel="001A25FA" w:rsidRDefault="00710CB5">
      <w:pPr>
        <w:jc w:val="center"/>
        <w:rPr>
          <w:del w:id="2" w:author="pranav baradkar" w:date="2021-09-16T23:43:00Z"/>
        </w:rPr>
        <w:pPrChange w:id="3" w:author="pranav baradkar" w:date="2021-09-16T23:43:00Z">
          <w:pPr>
            <w:jc w:val="left"/>
          </w:pPr>
        </w:pPrChange>
      </w:pPr>
      <w:del w:id="4" w:author="pranav baradkar" w:date="2021-09-16T23:43:00Z">
        <w:r w:rsidDel="001A25FA">
          <w:br w:type="page"/>
        </w:r>
      </w:del>
    </w:p>
    <w:p w14:paraId="51E5CBE5" w14:textId="77CBF258" w:rsidR="0059717B" w:rsidRPr="002474E9" w:rsidRDefault="0059717B">
      <w:pPr>
        <w:jc w:val="center"/>
        <w:rPr>
          <w:rFonts w:eastAsia="Times New Roman"/>
          <w:b/>
          <w:i/>
          <w:color w:val="000000"/>
          <w:szCs w:val="32"/>
          <w:lang w:eastAsia="en-IN"/>
        </w:rPr>
        <w:pPrChange w:id="5" w:author="pranav baradkar" w:date="2021-09-16T23:43:00Z">
          <w:pPr>
            <w:spacing w:after="0" w:line="276" w:lineRule="auto"/>
            <w:jc w:val="center"/>
          </w:pPr>
        </w:pPrChange>
      </w:pPr>
      <w:r w:rsidRPr="002474E9">
        <w:rPr>
          <w:rFonts w:eastAsia="Times New Roman"/>
          <w:b/>
          <w:i/>
          <w:color w:val="000000"/>
          <w:szCs w:val="32"/>
          <w:lang w:eastAsia="en-IN"/>
        </w:rPr>
        <w:t>M.tech Project Progress Report</w:t>
      </w:r>
    </w:p>
    <w:p w14:paraId="0227A98D" w14:textId="760935C4" w:rsidR="00AF2FAE" w:rsidDel="00A15B04" w:rsidRDefault="00A15B04" w:rsidP="00AF2FAE">
      <w:pPr>
        <w:spacing w:after="0" w:line="276" w:lineRule="auto"/>
        <w:jc w:val="center"/>
        <w:rPr>
          <w:del w:id="6" w:author="pranav baradkar" w:date="2021-09-16T23:58:00Z"/>
          <w:rFonts w:eastAsia="Times New Roman"/>
          <w:b/>
          <w:color w:val="000000"/>
          <w:sz w:val="32"/>
          <w:szCs w:val="32"/>
          <w:lang w:eastAsia="en-IN"/>
        </w:rPr>
      </w:pPr>
      <w:ins w:id="7" w:author="pranav baradkar" w:date="2021-09-16T23:58:00Z">
        <w:r w:rsidRPr="00A15B04">
          <w:rPr>
            <w:rFonts w:eastAsia="Times New Roman"/>
            <w:b/>
            <w:color w:val="000000"/>
            <w:sz w:val="32"/>
            <w:szCs w:val="32"/>
            <w:lang w:eastAsia="en-IN"/>
          </w:rPr>
          <w:t>Evaluation of Road Roughness using Smartphone App and comparing it with the MERLIN and Roughometer roughness</w:t>
        </w:r>
      </w:ins>
      <w:commentRangeStart w:id="8"/>
      <w:del w:id="9" w:author="pranav baradkar" w:date="2021-09-16T23:58:00Z">
        <w:r w:rsidR="00AF2FAE" w:rsidDel="00A15B04">
          <w:rPr>
            <w:rFonts w:eastAsia="Times New Roman"/>
            <w:b/>
            <w:color w:val="000000"/>
            <w:sz w:val="32"/>
            <w:szCs w:val="32"/>
            <w:lang w:eastAsia="en-IN"/>
          </w:rPr>
          <w:delText>Evaluation of IRI using Smartphone Application</w:delText>
        </w:r>
        <w:commentRangeEnd w:id="8"/>
        <w:r w:rsidR="0059717B" w:rsidDel="00A15B04">
          <w:rPr>
            <w:rStyle w:val="CommentReference"/>
          </w:rPr>
          <w:commentReference w:id="8"/>
        </w:r>
      </w:del>
    </w:p>
    <w:p w14:paraId="5A60A19A" w14:textId="77777777" w:rsidR="00A15B04" w:rsidRPr="00AF2FAE" w:rsidRDefault="00A15B04" w:rsidP="00AF2FAE">
      <w:pPr>
        <w:spacing w:after="0" w:line="276" w:lineRule="auto"/>
        <w:jc w:val="center"/>
        <w:rPr>
          <w:ins w:id="10" w:author="pranav baradkar" w:date="2021-09-16T23:58:00Z"/>
          <w:rFonts w:eastAsia="Times New Roman"/>
          <w:b/>
          <w:color w:val="000000"/>
          <w:sz w:val="32"/>
          <w:szCs w:val="32"/>
          <w:lang w:eastAsia="en-IN"/>
        </w:rPr>
      </w:pPr>
    </w:p>
    <w:p w14:paraId="00F21062" w14:textId="77777777" w:rsidR="00AF2FAE" w:rsidRPr="00AF2FAE" w:rsidRDefault="00AF2FAE" w:rsidP="00AF2FAE">
      <w:pPr>
        <w:spacing w:after="0" w:line="276" w:lineRule="auto"/>
        <w:jc w:val="center"/>
        <w:rPr>
          <w:rFonts w:eastAsia="Times New Roman"/>
          <w:b/>
          <w:color w:val="000000"/>
          <w:sz w:val="32"/>
          <w:szCs w:val="32"/>
          <w:lang w:eastAsia="en-IN"/>
        </w:rPr>
      </w:pPr>
    </w:p>
    <w:p w14:paraId="68F233AB"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Submitted in partial fulfillment of the</w:t>
      </w:r>
    </w:p>
    <w:p w14:paraId="2EB51D6F"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requirement for the award of the degree</w:t>
      </w:r>
    </w:p>
    <w:p w14:paraId="7536FDE4"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of</w:t>
      </w:r>
    </w:p>
    <w:p w14:paraId="59B71A79" w14:textId="36EAA696" w:rsidR="00AF2FAE" w:rsidRPr="00AF2FAE" w:rsidRDefault="00AF2FAE" w:rsidP="00AF2FAE">
      <w:pPr>
        <w:spacing w:after="0" w:line="276" w:lineRule="auto"/>
        <w:jc w:val="center"/>
        <w:rPr>
          <w:rFonts w:eastAsia="Times New Roman"/>
          <w:b/>
          <w:color w:val="000000"/>
          <w:sz w:val="32"/>
          <w:szCs w:val="32"/>
          <w:lang w:eastAsia="en-IN"/>
        </w:rPr>
      </w:pPr>
      <w:r>
        <w:rPr>
          <w:rFonts w:eastAsia="Times New Roman"/>
          <w:b/>
          <w:color w:val="000000"/>
          <w:sz w:val="32"/>
          <w:szCs w:val="32"/>
          <w:lang w:eastAsia="en-IN"/>
        </w:rPr>
        <w:t>MASTERS</w:t>
      </w:r>
      <w:r w:rsidRPr="00AF2FAE">
        <w:rPr>
          <w:rFonts w:eastAsia="Times New Roman"/>
          <w:b/>
          <w:color w:val="000000"/>
          <w:sz w:val="32"/>
          <w:szCs w:val="32"/>
          <w:lang w:eastAsia="en-IN"/>
        </w:rPr>
        <w:t xml:space="preserve"> OF TECHNOLOGY</w:t>
      </w:r>
    </w:p>
    <w:p w14:paraId="607F7D88"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in</w:t>
      </w:r>
    </w:p>
    <w:p w14:paraId="15FFA1A0"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32"/>
          <w:szCs w:val="32"/>
          <w:lang w:eastAsia="en-IN"/>
        </w:rPr>
        <w:t>CIVIL ENGINEERING</w:t>
      </w:r>
    </w:p>
    <w:p w14:paraId="0AE83B17" w14:textId="77777777" w:rsidR="00AF2FAE" w:rsidRPr="00AF2FAE" w:rsidRDefault="00AF2FAE" w:rsidP="00AF2FAE">
      <w:pPr>
        <w:spacing w:after="0" w:line="276" w:lineRule="auto"/>
        <w:jc w:val="center"/>
        <w:rPr>
          <w:rFonts w:eastAsia="Times New Roman"/>
          <w:color w:val="000000"/>
          <w:lang w:eastAsia="en-IN"/>
        </w:rPr>
      </w:pPr>
    </w:p>
    <w:p w14:paraId="0A2F8B2B" w14:textId="77777777" w:rsidR="00AF2FAE" w:rsidRPr="00AF2FAE" w:rsidRDefault="00AF2FAE" w:rsidP="00AF2FAE">
      <w:pPr>
        <w:spacing w:after="0" w:line="276" w:lineRule="auto"/>
        <w:jc w:val="center"/>
        <w:rPr>
          <w:rFonts w:eastAsia="Times New Roman"/>
          <w:b/>
          <w:i/>
          <w:color w:val="000000"/>
          <w:lang w:eastAsia="en-IN"/>
        </w:rPr>
      </w:pPr>
      <w:r w:rsidRPr="00AF2FAE">
        <w:rPr>
          <w:rFonts w:eastAsia="Times New Roman"/>
          <w:b/>
          <w:i/>
          <w:color w:val="000000"/>
          <w:lang w:eastAsia="en-IN"/>
        </w:rPr>
        <w:t>By</w:t>
      </w:r>
    </w:p>
    <w:p w14:paraId="5CFAB1BB" w14:textId="77777777" w:rsidR="00AF2FAE" w:rsidRPr="00AF2FAE" w:rsidRDefault="00AF2FAE" w:rsidP="00AF2FAE">
      <w:pPr>
        <w:spacing w:after="0" w:line="276" w:lineRule="auto"/>
        <w:jc w:val="center"/>
        <w:rPr>
          <w:rFonts w:eastAsia="Times New Roman"/>
          <w:b/>
          <w:color w:val="000000"/>
          <w:lang w:eastAsia="en-IN"/>
        </w:rPr>
      </w:pPr>
    </w:p>
    <w:p w14:paraId="18814D38"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PRANAV BARADKAR</w:t>
      </w:r>
    </w:p>
    <w:p w14:paraId="337C219B" w14:textId="77777777" w:rsidR="00AF2FAE" w:rsidRPr="00AF2FAE" w:rsidRDefault="00AF2FAE" w:rsidP="00AF2FAE">
      <w:pPr>
        <w:spacing w:after="0" w:line="276" w:lineRule="auto"/>
        <w:jc w:val="center"/>
        <w:rPr>
          <w:rFonts w:eastAsia="Times New Roman"/>
          <w:b/>
          <w:color w:val="000000"/>
          <w:sz w:val="32"/>
          <w:szCs w:val="32"/>
          <w:lang w:eastAsia="en-IN"/>
        </w:rPr>
      </w:pPr>
      <w:r w:rsidRPr="00AF2FAE">
        <w:rPr>
          <w:rFonts w:eastAsia="Times New Roman"/>
          <w:b/>
          <w:color w:val="000000"/>
          <w:sz w:val="32"/>
          <w:szCs w:val="32"/>
          <w:lang w:eastAsia="en-IN"/>
        </w:rPr>
        <w:t>Roll No.: 17CE02012</w:t>
      </w:r>
    </w:p>
    <w:p w14:paraId="3C21FCFE" w14:textId="77777777" w:rsidR="00AF2FAE" w:rsidRPr="00AF2FAE" w:rsidRDefault="00AF2FAE" w:rsidP="00AF2FAE">
      <w:pPr>
        <w:spacing w:after="0" w:line="276" w:lineRule="auto"/>
        <w:jc w:val="center"/>
        <w:rPr>
          <w:rFonts w:eastAsia="Times New Roman"/>
          <w:b/>
          <w:color w:val="000000"/>
          <w:sz w:val="32"/>
          <w:szCs w:val="32"/>
          <w:lang w:eastAsia="en-IN"/>
        </w:rPr>
      </w:pPr>
    </w:p>
    <w:p w14:paraId="7EF37343" w14:textId="77777777" w:rsidR="00AF2FAE" w:rsidRPr="00AF2FAE" w:rsidRDefault="00AF2FAE" w:rsidP="00AF2FAE">
      <w:pPr>
        <w:spacing w:after="0" w:line="276" w:lineRule="auto"/>
        <w:jc w:val="center"/>
        <w:rPr>
          <w:rFonts w:eastAsia="Times New Roman"/>
          <w:b/>
          <w:i/>
          <w:lang w:eastAsia="en-IN"/>
        </w:rPr>
      </w:pPr>
      <w:r w:rsidRPr="00AF2FAE">
        <w:rPr>
          <w:rFonts w:eastAsia="Times New Roman"/>
          <w:b/>
          <w:i/>
          <w:lang w:eastAsia="en-IN"/>
        </w:rPr>
        <w:t>With the supervision of</w:t>
      </w:r>
    </w:p>
    <w:bookmarkStart w:id="11" w:name="_Hlk69834133" w:displacedByCustomXml="next"/>
    <w:sdt>
      <w:sdtPr>
        <w:rPr>
          <w:rFonts w:ascii="Calibri" w:eastAsia="Calibri" w:hAnsi="Calibri" w:cs="Calibri"/>
          <w:sz w:val="22"/>
          <w:szCs w:val="22"/>
          <w:lang w:eastAsia="en-IN"/>
        </w:rPr>
        <w:tag w:val="goog_rdk_3"/>
        <w:id w:val="-601412730"/>
      </w:sdtPr>
      <w:sdtEndPr/>
      <w:sdtContent>
        <w:p w14:paraId="5C99CD1F" w14:textId="77777777" w:rsidR="00AF2FAE" w:rsidRPr="002474E9" w:rsidRDefault="00496F6F" w:rsidP="00AF2FAE">
          <w:pPr>
            <w:spacing w:after="0" w:line="276" w:lineRule="auto"/>
            <w:jc w:val="center"/>
            <w:rPr>
              <w:rFonts w:eastAsia="Times New Roman"/>
              <w:b/>
              <w:sz w:val="28"/>
              <w:szCs w:val="28"/>
              <w:lang w:eastAsia="en-IN"/>
            </w:rPr>
          </w:pPr>
          <w:sdt>
            <w:sdtPr>
              <w:rPr>
                <w:rFonts w:ascii="Calibri" w:eastAsia="Calibri" w:hAnsi="Calibri" w:cs="Calibri"/>
                <w:sz w:val="22"/>
                <w:szCs w:val="22"/>
                <w:lang w:eastAsia="en-IN"/>
              </w:rPr>
              <w:tag w:val="goog_rdk_2"/>
              <w:id w:val="-1877922959"/>
            </w:sdtPr>
            <w:sdtEndPr/>
            <w:sdtContent>
              <w:r w:rsidR="00AF2FAE" w:rsidRPr="002474E9">
                <w:rPr>
                  <w:rFonts w:eastAsia="Times New Roman"/>
                  <w:b/>
                  <w:sz w:val="28"/>
                  <w:szCs w:val="28"/>
                  <w:lang w:eastAsia="en-IN"/>
                </w:rPr>
                <w:t>Dr. Anush K. Chandrappa</w:t>
              </w:r>
            </w:sdtContent>
          </w:sdt>
        </w:p>
      </w:sdtContent>
    </w:sdt>
    <w:bookmarkEnd w:id="11" w:displacedByCustomXml="prev"/>
    <w:p w14:paraId="135EFACD" w14:textId="77777777" w:rsidR="00AF2FAE" w:rsidRPr="00AF2FAE" w:rsidRDefault="00AF2FAE" w:rsidP="00AF2FAE">
      <w:pPr>
        <w:spacing w:after="0" w:line="276" w:lineRule="auto"/>
        <w:jc w:val="center"/>
        <w:rPr>
          <w:rFonts w:eastAsia="Times New Roman"/>
          <w:color w:val="000000"/>
          <w:lang w:eastAsia="en-IN"/>
        </w:rPr>
      </w:pPr>
    </w:p>
    <w:p w14:paraId="3DC84A76" w14:textId="77777777" w:rsidR="00AF2FAE" w:rsidRPr="00AF2FAE" w:rsidRDefault="00AF2FAE" w:rsidP="00AF2FAE">
      <w:pPr>
        <w:spacing w:after="0" w:line="276" w:lineRule="auto"/>
        <w:jc w:val="center"/>
        <w:rPr>
          <w:rFonts w:eastAsia="Times New Roman"/>
          <w:color w:val="000000"/>
          <w:lang w:eastAsia="en-IN"/>
        </w:rPr>
      </w:pPr>
      <w:r w:rsidRPr="00AF2FAE">
        <w:rPr>
          <w:rFonts w:eastAsia="Times New Roman"/>
          <w:noProof/>
          <w:color w:val="000000"/>
          <w:lang w:val="en-US"/>
        </w:rPr>
        <w:drawing>
          <wp:inline distT="0" distB="0" distL="0" distR="0" wp14:anchorId="047EDED9" wp14:editId="1237ED5F">
            <wp:extent cx="2115507" cy="1919089"/>
            <wp:effectExtent l="0" t="0" r="0" b="0"/>
            <wp:docPr id="281" name="image99.png" descr="IIT Logo.wmf"/>
            <wp:cNvGraphicFramePr/>
            <a:graphic xmlns:a="http://schemas.openxmlformats.org/drawingml/2006/main">
              <a:graphicData uri="http://schemas.openxmlformats.org/drawingml/2006/picture">
                <pic:pic xmlns:pic="http://schemas.openxmlformats.org/drawingml/2006/picture">
                  <pic:nvPicPr>
                    <pic:cNvPr id="0" name="image99.png" descr="IIT Logo.wmf"/>
                    <pic:cNvPicPr preferRelativeResize="0"/>
                  </pic:nvPicPr>
                  <pic:blipFill>
                    <a:blip r:embed="rId11"/>
                    <a:srcRect/>
                    <a:stretch>
                      <a:fillRect/>
                    </a:stretch>
                  </pic:blipFill>
                  <pic:spPr>
                    <a:xfrm>
                      <a:off x="0" y="0"/>
                      <a:ext cx="2115507" cy="1919089"/>
                    </a:xfrm>
                    <a:prstGeom prst="rect">
                      <a:avLst/>
                    </a:prstGeom>
                    <a:ln/>
                  </pic:spPr>
                </pic:pic>
              </a:graphicData>
            </a:graphic>
          </wp:inline>
        </w:drawing>
      </w:r>
    </w:p>
    <w:p w14:paraId="47DD6F5A" w14:textId="77777777" w:rsidR="00AF2FAE" w:rsidRPr="00AF2FAE" w:rsidRDefault="00AF2FAE" w:rsidP="00AF2FAE">
      <w:pPr>
        <w:spacing w:after="0" w:line="276" w:lineRule="auto"/>
        <w:jc w:val="center"/>
        <w:rPr>
          <w:rFonts w:eastAsia="Times New Roman"/>
          <w:color w:val="000000"/>
          <w:lang w:eastAsia="en-IN"/>
        </w:rPr>
      </w:pPr>
    </w:p>
    <w:p w14:paraId="1505AB69"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28"/>
          <w:szCs w:val="28"/>
          <w:lang w:eastAsia="en-IN"/>
        </w:rPr>
        <w:t>SCHOOL OF INFRASTRUCTURE</w:t>
      </w:r>
    </w:p>
    <w:p w14:paraId="158D9B36"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28"/>
          <w:szCs w:val="28"/>
          <w:lang w:eastAsia="en-IN"/>
        </w:rPr>
        <w:t>INDIAN INSTITUTE OF TECHNOLOGY BHUBANESWAR</w:t>
      </w:r>
    </w:p>
    <w:p w14:paraId="748825B4" w14:textId="77777777" w:rsidR="00AF2FAE" w:rsidRPr="00AF2FAE" w:rsidRDefault="00AF2FAE" w:rsidP="00AF2FAE">
      <w:pPr>
        <w:spacing w:after="0" w:line="276" w:lineRule="auto"/>
        <w:jc w:val="center"/>
        <w:rPr>
          <w:rFonts w:eastAsia="Times New Roman"/>
          <w:b/>
          <w:color w:val="000000"/>
          <w:sz w:val="28"/>
          <w:szCs w:val="28"/>
          <w:lang w:eastAsia="en-IN"/>
        </w:rPr>
      </w:pPr>
      <w:r w:rsidRPr="00AF2FAE">
        <w:rPr>
          <w:rFonts w:eastAsia="Times New Roman"/>
          <w:b/>
          <w:color w:val="000000"/>
          <w:sz w:val="28"/>
          <w:szCs w:val="28"/>
          <w:lang w:eastAsia="en-IN"/>
        </w:rPr>
        <w:t>ARGUL, JATNI -752050, ODISHA</w:t>
      </w:r>
    </w:p>
    <w:p w14:paraId="261B6859" w14:textId="09A9EE67" w:rsidR="00AF2FAE" w:rsidRPr="00AF2FAE" w:rsidRDefault="00AF2FAE" w:rsidP="00AF2FAE">
      <w:pPr>
        <w:spacing w:after="0" w:line="276" w:lineRule="auto"/>
        <w:jc w:val="center"/>
        <w:rPr>
          <w:rFonts w:eastAsia="Times New Roman"/>
          <w:color w:val="000000"/>
          <w:lang w:eastAsia="en-IN"/>
        </w:rPr>
      </w:pPr>
      <w:r>
        <w:rPr>
          <w:rFonts w:eastAsia="Times New Roman"/>
          <w:b/>
          <w:color w:val="000000"/>
          <w:sz w:val="28"/>
          <w:szCs w:val="28"/>
          <w:lang w:eastAsia="en-IN"/>
        </w:rPr>
        <w:t>SEPTEMBER</w:t>
      </w:r>
      <w:r w:rsidRPr="00AF2FAE">
        <w:rPr>
          <w:rFonts w:eastAsia="Times New Roman"/>
          <w:b/>
          <w:color w:val="000000"/>
          <w:sz w:val="28"/>
          <w:szCs w:val="28"/>
          <w:lang w:eastAsia="en-IN"/>
        </w:rPr>
        <w:t xml:space="preserve"> 202</w:t>
      </w:r>
      <w:r>
        <w:rPr>
          <w:rFonts w:eastAsia="Times New Roman"/>
          <w:b/>
          <w:color w:val="000000"/>
          <w:sz w:val="28"/>
          <w:szCs w:val="28"/>
          <w:lang w:eastAsia="en-IN"/>
        </w:rPr>
        <w:t>1</w:t>
      </w:r>
    </w:p>
    <w:p w14:paraId="1746576E" w14:textId="77777777" w:rsidR="00CA7C59" w:rsidRDefault="00CA7C59">
      <w:pPr>
        <w:jc w:val="left"/>
      </w:pPr>
    </w:p>
    <w:p w14:paraId="6857AEA6" w14:textId="77777777" w:rsidR="008A74EA" w:rsidRDefault="008A74EA">
      <w:pPr>
        <w:jc w:val="left"/>
      </w:pPr>
    </w:p>
    <w:p w14:paraId="0F25F0C0" w14:textId="77777777" w:rsidR="008A74EA" w:rsidRDefault="008A74EA">
      <w:pPr>
        <w:jc w:val="left"/>
      </w:pPr>
    </w:p>
    <w:p w14:paraId="16529C0D" w14:textId="77777777" w:rsidR="008A74EA" w:rsidRDefault="008A74EA">
      <w:pPr>
        <w:jc w:val="left"/>
      </w:pPr>
    </w:p>
    <w:p w14:paraId="033BA9E7" w14:textId="77777777" w:rsidR="008A74EA" w:rsidRDefault="008A74EA">
      <w:pPr>
        <w:jc w:val="left"/>
      </w:pPr>
    </w:p>
    <w:p w14:paraId="2E340F43" w14:textId="77777777" w:rsidR="008A74EA" w:rsidDel="001A25FA" w:rsidRDefault="008A74EA">
      <w:pPr>
        <w:jc w:val="left"/>
        <w:rPr>
          <w:del w:id="12" w:author="pranav baradkar" w:date="2021-09-16T23:44:00Z"/>
        </w:rPr>
      </w:pPr>
    </w:p>
    <w:p w14:paraId="3F3DB0BD" w14:textId="77777777" w:rsidR="008A74EA" w:rsidDel="001A25FA" w:rsidRDefault="008A74EA">
      <w:pPr>
        <w:jc w:val="left"/>
        <w:rPr>
          <w:del w:id="13" w:author="pranav baradkar" w:date="2021-09-16T23:44:00Z"/>
        </w:rPr>
      </w:pPr>
    </w:p>
    <w:p w14:paraId="7FC92053" w14:textId="1E3A578E" w:rsidR="008A74EA" w:rsidRDefault="008A74EA">
      <w:pPr>
        <w:jc w:val="left"/>
        <w:sectPr w:rsidR="008A74EA">
          <w:footerReference w:type="default" r:id="rId12"/>
          <w:pgSz w:w="11906" w:h="16838"/>
          <w:pgMar w:top="1440" w:right="1440" w:bottom="1440" w:left="1440" w:header="708" w:footer="708" w:gutter="0"/>
          <w:cols w:space="708"/>
          <w:docGrid w:linePitch="360"/>
        </w:sectPr>
      </w:pPr>
    </w:p>
    <w:p w14:paraId="625C1905" w14:textId="77777777" w:rsidR="00AF2FAE" w:rsidDel="001A25FA" w:rsidRDefault="00AF2FAE">
      <w:pPr>
        <w:jc w:val="left"/>
        <w:rPr>
          <w:del w:id="14" w:author="pranav baradkar" w:date="2021-09-16T23:44:00Z"/>
        </w:rPr>
      </w:pPr>
    </w:p>
    <w:p w14:paraId="0AA7C120" w14:textId="77777777" w:rsidR="008A74EA" w:rsidDel="001A25FA" w:rsidRDefault="008A74EA" w:rsidP="00F54B42">
      <w:pPr>
        <w:spacing w:after="0" w:line="480" w:lineRule="auto"/>
        <w:rPr>
          <w:del w:id="15" w:author="pranav baradkar" w:date="2021-09-16T23:44:00Z"/>
          <w:rFonts w:eastAsia="Times New Roman"/>
          <w:b/>
          <w:sz w:val="22"/>
          <w:szCs w:val="22"/>
          <w:lang w:val="en-US"/>
        </w:rPr>
      </w:pPr>
    </w:p>
    <w:p w14:paraId="41EEE6CC" w14:textId="77777777" w:rsidR="008A74EA" w:rsidDel="001A25FA" w:rsidRDefault="008A74EA" w:rsidP="00F54B42">
      <w:pPr>
        <w:spacing w:after="0" w:line="480" w:lineRule="auto"/>
        <w:rPr>
          <w:del w:id="16" w:author="pranav baradkar" w:date="2021-09-16T23:44:00Z"/>
          <w:rFonts w:eastAsia="Times New Roman"/>
          <w:b/>
          <w:sz w:val="22"/>
          <w:szCs w:val="22"/>
          <w:lang w:val="en-US"/>
        </w:rPr>
      </w:pPr>
    </w:p>
    <w:p w14:paraId="27233484" w14:textId="77777777" w:rsidR="008A74EA" w:rsidDel="001A25FA" w:rsidRDefault="008A74EA" w:rsidP="00F54B42">
      <w:pPr>
        <w:spacing w:after="0" w:line="480" w:lineRule="auto"/>
        <w:rPr>
          <w:del w:id="17" w:author="pranav baradkar" w:date="2021-09-16T23:44:00Z"/>
          <w:rFonts w:eastAsia="Times New Roman"/>
          <w:b/>
          <w:sz w:val="22"/>
          <w:szCs w:val="22"/>
          <w:lang w:val="en-US"/>
        </w:rPr>
      </w:pPr>
    </w:p>
    <w:p w14:paraId="5C5523D8" w14:textId="77777777" w:rsidR="008A74EA" w:rsidDel="001A25FA" w:rsidRDefault="008A74EA" w:rsidP="00F54B42">
      <w:pPr>
        <w:spacing w:after="0" w:line="480" w:lineRule="auto"/>
        <w:rPr>
          <w:del w:id="18" w:author="pranav baradkar" w:date="2021-09-16T23:44:00Z"/>
          <w:rFonts w:eastAsia="Times New Roman"/>
          <w:b/>
          <w:sz w:val="22"/>
          <w:szCs w:val="22"/>
          <w:lang w:val="en-US"/>
        </w:rPr>
      </w:pPr>
    </w:p>
    <w:p w14:paraId="2A42DBD1" w14:textId="77777777" w:rsidR="008A74EA" w:rsidDel="001A25FA" w:rsidRDefault="008A74EA" w:rsidP="00F54B42">
      <w:pPr>
        <w:spacing w:after="0" w:line="480" w:lineRule="auto"/>
        <w:rPr>
          <w:del w:id="19" w:author="pranav baradkar" w:date="2021-09-16T23:44:00Z"/>
          <w:rFonts w:eastAsia="Times New Roman"/>
          <w:b/>
          <w:sz w:val="22"/>
          <w:szCs w:val="22"/>
          <w:lang w:val="en-US"/>
        </w:rPr>
      </w:pPr>
    </w:p>
    <w:p w14:paraId="767D119D" w14:textId="77777777" w:rsidR="008A74EA" w:rsidDel="001A25FA" w:rsidRDefault="008A74EA" w:rsidP="00F54B42">
      <w:pPr>
        <w:spacing w:after="0" w:line="480" w:lineRule="auto"/>
        <w:rPr>
          <w:del w:id="20" w:author="pranav baradkar" w:date="2021-09-16T23:44:00Z"/>
          <w:rFonts w:eastAsia="Times New Roman"/>
          <w:b/>
          <w:sz w:val="22"/>
          <w:szCs w:val="22"/>
          <w:lang w:val="en-US"/>
        </w:rPr>
      </w:pPr>
    </w:p>
    <w:p w14:paraId="717D4A63" w14:textId="77777777" w:rsidR="008A74EA" w:rsidDel="001A25FA" w:rsidRDefault="008A74EA" w:rsidP="00F54B42">
      <w:pPr>
        <w:spacing w:after="0" w:line="480" w:lineRule="auto"/>
        <w:rPr>
          <w:del w:id="21" w:author="pranav baradkar" w:date="2021-09-16T23:44:00Z"/>
          <w:rFonts w:eastAsia="Times New Roman"/>
          <w:b/>
          <w:sz w:val="22"/>
          <w:szCs w:val="22"/>
          <w:lang w:val="en-US"/>
        </w:rPr>
      </w:pPr>
    </w:p>
    <w:p w14:paraId="62D06B2A" w14:textId="77777777" w:rsidR="008A74EA" w:rsidDel="001A25FA" w:rsidRDefault="008A74EA" w:rsidP="00F54B42">
      <w:pPr>
        <w:spacing w:after="0" w:line="480" w:lineRule="auto"/>
        <w:rPr>
          <w:del w:id="22" w:author="pranav baradkar" w:date="2021-09-16T23:44:00Z"/>
          <w:rFonts w:eastAsia="Times New Roman"/>
          <w:b/>
          <w:sz w:val="22"/>
          <w:szCs w:val="22"/>
          <w:lang w:val="en-US"/>
        </w:rPr>
      </w:pPr>
    </w:p>
    <w:p w14:paraId="121A8546" w14:textId="77777777" w:rsidR="008A74EA" w:rsidDel="001A25FA" w:rsidRDefault="008A74EA" w:rsidP="00F54B42">
      <w:pPr>
        <w:spacing w:after="0" w:line="480" w:lineRule="auto"/>
        <w:rPr>
          <w:del w:id="23" w:author="pranav baradkar" w:date="2021-09-16T23:44:00Z"/>
          <w:rFonts w:eastAsia="Times New Roman"/>
          <w:b/>
          <w:sz w:val="22"/>
          <w:szCs w:val="22"/>
          <w:lang w:val="en-US"/>
        </w:rPr>
      </w:pPr>
    </w:p>
    <w:p w14:paraId="6C2C5704" w14:textId="77777777" w:rsidR="008A74EA" w:rsidDel="001A25FA" w:rsidRDefault="008A74EA" w:rsidP="00F54B42">
      <w:pPr>
        <w:spacing w:after="0" w:line="480" w:lineRule="auto"/>
        <w:rPr>
          <w:del w:id="24" w:author="pranav baradkar" w:date="2021-09-16T23:44:00Z"/>
          <w:rFonts w:eastAsia="Times New Roman"/>
          <w:b/>
          <w:sz w:val="22"/>
          <w:szCs w:val="22"/>
          <w:lang w:val="en-US"/>
        </w:rPr>
      </w:pPr>
    </w:p>
    <w:p w14:paraId="069BB102" w14:textId="77777777" w:rsidR="008A74EA" w:rsidDel="001A25FA" w:rsidRDefault="008A74EA" w:rsidP="00F54B42">
      <w:pPr>
        <w:spacing w:after="0" w:line="480" w:lineRule="auto"/>
        <w:rPr>
          <w:del w:id="25" w:author="pranav baradkar" w:date="2021-09-16T23:44:00Z"/>
          <w:rFonts w:eastAsia="Times New Roman"/>
          <w:b/>
          <w:sz w:val="22"/>
          <w:szCs w:val="22"/>
          <w:lang w:val="en-US"/>
        </w:rPr>
      </w:pPr>
    </w:p>
    <w:p w14:paraId="0DA75658" w14:textId="77777777" w:rsidR="008A74EA" w:rsidDel="001A25FA" w:rsidRDefault="008A74EA" w:rsidP="00F54B42">
      <w:pPr>
        <w:spacing w:after="0" w:line="480" w:lineRule="auto"/>
        <w:rPr>
          <w:del w:id="26" w:author="pranav baradkar" w:date="2021-09-16T23:44:00Z"/>
          <w:rFonts w:eastAsia="Times New Roman"/>
          <w:b/>
          <w:sz w:val="22"/>
          <w:szCs w:val="22"/>
          <w:lang w:val="en-US"/>
        </w:rPr>
      </w:pPr>
    </w:p>
    <w:p w14:paraId="35FB7C66" w14:textId="77777777" w:rsidR="008A74EA" w:rsidDel="001A25FA" w:rsidRDefault="008A74EA" w:rsidP="00F54B42">
      <w:pPr>
        <w:spacing w:after="0" w:line="480" w:lineRule="auto"/>
        <w:rPr>
          <w:del w:id="27" w:author="pranav baradkar" w:date="2021-09-16T23:44:00Z"/>
          <w:rFonts w:eastAsia="Times New Roman"/>
          <w:b/>
          <w:sz w:val="22"/>
          <w:szCs w:val="22"/>
          <w:lang w:val="en-US"/>
        </w:rPr>
      </w:pPr>
    </w:p>
    <w:p w14:paraId="33820CB5" w14:textId="77777777" w:rsidR="008A74EA" w:rsidDel="001A25FA" w:rsidRDefault="008A74EA" w:rsidP="00F54B42">
      <w:pPr>
        <w:spacing w:after="0" w:line="480" w:lineRule="auto"/>
        <w:rPr>
          <w:del w:id="28" w:author="pranav baradkar" w:date="2021-09-16T23:44:00Z"/>
          <w:rFonts w:eastAsia="Times New Roman"/>
          <w:b/>
          <w:sz w:val="22"/>
          <w:szCs w:val="22"/>
          <w:lang w:val="en-US"/>
        </w:rPr>
      </w:pPr>
    </w:p>
    <w:p w14:paraId="4EF58122" w14:textId="77777777" w:rsidR="008A74EA" w:rsidDel="001A25FA" w:rsidRDefault="008A74EA" w:rsidP="00F54B42">
      <w:pPr>
        <w:spacing w:after="0" w:line="480" w:lineRule="auto"/>
        <w:rPr>
          <w:del w:id="29" w:author="pranav baradkar" w:date="2021-09-16T23:44:00Z"/>
          <w:rFonts w:eastAsia="Times New Roman"/>
          <w:b/>
          <w:sz w:val="22"/>
          <w:szCs w:val="22"/>
          <w:lang w:val="en-US"/>
        </w:rPr>
      </w:pPr>
    </w:p>
    <w:p w14:paraId="188A1C37" w14:textId="77777777" w:rsidR="008A74EA" w:rsidDel="001A25FA" w:rsidRDefault="008A74EA" w:rsidP="00F54B42">
      <w:pPr>
        <w:spacing w:after="0" w:line="480" w:lineRule="auto"/>
        <w:rPr>
          <w:del w:id="30" w:author="pranav baradkar" w:date="2021-09-16T23:44:00Z"/>
          <w:rFonts w:eastAsia="Times New Roman"/>
          <w:b/>
          <w:sz w:val="22"/>
          <w:szCs w:val="22"/>
          <w:lang w:val="en-US"/>
        </w:rPr>
      </w:pPr>
    </w:p>
    <w:p w14:paraId="310E2FF7" w14:textId="77777777" w:rsidR="008A74EA" w:rsidDel="001A25FA" w:rsidRDefault="008A74EA" w:rsidP="00F54B42">
      <w:pPr>
        <w:spacing w:after="0" w:line="480" w:lineRule="auto"/>
        <w:rPr>
          <w:del w:id="31" w:author="pranav baradkar" w:date="2021-09-16T23:44:00Z"/>
          <w:rFonts w:eastAsia="Times New Roman"/>
          <w:b/>
          <w:sz w:val="22"/>
          <w:szCs w:val="22"/>
          <w:lang w:val="en-US"/>
        </w:rPr>
      </w:pPr>
    </w:p>
    <w:p w14:paraId="6DB9472E" w14:textId="77777777" w:rsidR="008A74EA" w:rsidDel="001A25FA" w:rsidRDefault="008A74EA" w:rsidP="00F54B42">
      <w:pPr>
        <w:spacing w:after="0" w:line="480" w:lineRule="auto"/>
        <w:rPr>
          <w:del w:id="32" w:author="pranav baradkar" w:date="2021-09-16T23:44:00Z"/>
          <w:rFonts w:eastAsia="Times New Roman"/>
          <w:b/>
          <w:sz w:val="22"/>
          <w:szCs w:val="22"/>
          <w:lang w:val="en-US"/>
        </w:rPr>
      </w:pPr>
    </w:p>
    <w:p w14:paraId="4A03A559" w14:textId="77777777" w:rsidR="008A74EA" w:rsidDel="001A25FA" w:rsidRDefault="008A74EA" w:rsidP="00F54B42">
      <w:pPr>
        <w:spacing w:after="0" w:line="480" w:lineRule="auto"/>
        <w:rPr>
          <w:del w:id="33" w:author="pranav baradkar" w:date="2021-09-16T23:44:00Z"/>
          <w:rFonts w:eastAsia="Times New Roman"/>
          <w:b/>
          <w:sz w:val="22"/>
          <w:szCs w:val="22"/>
          <w:lang w:val="en-US"/>
        </w:rPr>
      </w:pPr>
    </w:p>
    <w:p w14:paraId="3DAF7A50" w14:textId="77777777" w:rsidR="008A74EA" w:rsidDel="001A25FA" w:rsidRDefault="008A74EA" w:rsidP="00F54B42">
      <w:pPr>
        <w:spacing w:after="0" w:line="480" w:lineRule="auto"/>
        <w:rPr>
          <w:del w:id="34" w:author="pranav baradkar" w:date="2021-09-16T23:44:00Z"/>
          <w:rFonts w:eastAsia="Times New Roman"/>
          <w:b/>
          <w:sz w:val="22"/>
          <w:szCs w:val="22"/>
          <w:lang w:val="en-US"/>
        </w:rPr>
      </w:pPr>
    </w:p>
    <w:p w14:paraId="26A3A2A4" w14:textId="77777777" w:rsidR="008A74EA" w:rsidDel="001A25FA" w:rsidRDefault="008A74EA" w:rsidP="00F54B42">
      <w:pPr>
        <w:spacing w:after="0" w:line="480" w:lineRule="auto"/>
        <w:rPr>
          <w:del w:id="35" w:author="pranav baradkar" w:date="2021-09-16T23:44:00Z"/>
          <w:rFonts w:eastAsia="Times New Roman"/>
          <w:b/>
          <w:sz w:val="22"/>
          <w:szCs w:val="22"/>
          <w:lang w:val="en-US"/>
        </w:rPr>
      </w:pPr>
    </w:p>
    <w:p w14:paraId="069640F7" w14:textId="77777777" w:rsidR="008A74EA" w:rsidDel="001A25FA" w:rsidRDefault="008A74EA" w:rsidP="00F54B42">
      <w:pPr>
        <w:spacing w:after="0" w:line="480" w:lineRule="auto"/>
        <w:rPr>
          <w:del w:id="36" w:author="pranav baradkar" w:date="2021-09-16T23:44:00Z"/>
          <w:rFonts w:eastAsia="Times New Roman"/>
          <w:b/>
          <w:sz w:val="22"/>
          <w:szCs w:val="22"/>
          <w:lang w:val="en-US"/>
        </w:rPr>
      </w:pPr>
    </w:p>
    <w:p w14:paraId="352D8D72" w14:textId="77777777" w:rsidR="008A74EA" w:rsidDel="001A25FA" w:rsidRDefault="008A74EA" w:rsidP="00F54B42">
      <w:pPr>
        <w:spacing w:after="0" w:line="480" w:lineRule="auto"/>
        <w:rPr>
          <w:del w:id="37" w:author="pranav baradkar" w:date="2021-09-16T23:44:00Z"/>
          <w:rFonts w:eastAsia="Times New Roman"/>
          <w:b/>
          <w:sz w:val="22"/>
          <w:szCs w:val="22"/>
          <w:lang w:val="en-US"/>
        </w:rPr>
      </w:pPr>
    </w:p>
    <w:p w14:paraId="7A9ADF4D" w14:textId="77777777" w:rsidR="008A74EA" w:rsidDel="001A25FA" w:rsidRDefault="008A74EA" w:rsidP="00F54B42">
      <w:pPr>
        <w:spacing w:after="0" w:line="480" w:lineRule="auto"/>
        <w:rPr>
          <w:del w:id="38" w:author="pranav baradkar" w:date="2021-09-16T23:44:00Z"/>
          <w:rFonts w:eastAsia="Times New Roman"/>
          <w:b/>
          <w:sz w:val="22"/>
          <w:szCs w:val="22"/>
          <w:lang w:val="en-US"/>
        </w:rPr>
      </w:pPr>
    </w:p>
    <w:p w14:paraId="10B06060" w14:textId="77777777" w:rsidR="008A74EA" w:rsidDel="001A25FA" w:rsidRDefault="008A74EA" w:rsidP="00F54B42">
      <w:pPr>
        <w:spacing w:after="0" w:line="480" w:lineRule="auto"/>
        <w:rPr>
          <w:del w:id="39" w:author="pranav baradkar" w:date="2021-09-16T23:44:00Z"/>
          <w:rFonts w:eastAsia="Times New Roman"/>
          <w:b/>
          <w:sz w:val="22"/>
          <w:szCs w:val="22"/>
          <w:lang w:val="en-US"/>
        </w:rPr>
      </w:pPr>
    </w:p>
    <w:p w14:paraId="6D792ADF" w14:textId="77777777" w:rsidR="008A74EA" w:rsidDel="001A25FA" w:rsidRDefault="008A74EA" w:rsidP="00F54B42">
      <w:pPr>
        <w:spacing w:after="0" w:line="480" w:lineRule="auto"/>
        <w:rPr>
          <w:del w:id="40" w:author="pranav baradkar" w:date="2021-09-16T23:44:00Z"/>
          <w:rFonts w:eastAsia="Times New Roman"/>
          <w:b/>
          <w:sz w:val="22"/>
          <w:szCs w:val="22"/>
          <w:lang w:val="en-US"/>
        </w:rPr>
      </w:pPr>
    </w:p>
    <w:p w14:paraId="5969C29E" w14:textId="596E09C2" w:rsidR="00F54B42" w:rsidDel="000C2DA4" w:rsidRDefault="00AF2FAE" w:rsidP="00F54B42">
      <w:pPr>
        <w:spacing w:after="0" w:line="480" w:lineRule="auto"/>
        <w:rPr>
          <w:del w:id="41" w:author="pranav baradkar" w:date="2021-09-16T22:41:00Z"/>
          <w:rFonts w:eastAsia="Times New Roman"/>
          <w:b/>
          <w:sz w:val="22"/>
          <w:szCs w:val="22"/>
          <w:lang w:val="en-US"/>
        </w:rPr>
      </w:pPr>
      <w:del w:id="42" w:author="pranav baradkar" w:date="2021-09-16T23:44:00Z">
        <w:r w:rsidRPr="00AF2FAE" w:rsidDel="001A25FA">
          <w:rPr>
            <w:rFonts w:eastAsia="Times New Roman"/>
            <w:b/>
            <w:sz w:val="22"/>
            <w:szCs w:val="22"/>
            <w:lang w:val="en-US"/>
          </w:rPr>
          <w:delText xml:space="preserve">          </w:delText>
        </w:r>
      </w:del>
    </w:p>
    <w:p w14:paraId="6BE45918" w14:textId="77777777" w:rsidR="00F54B42" w:rsidDel="000C2DA4" w:rsidRDefault="00F54B42" w:rsidP="00F54B42">
      <w:pPr>
        <w:spacing w:after="0" w:line="480" w:lineRule="auto"/>
        <w:rPr>
          <w:del w:id="43" w:author="pranav baradkar" w:date="2021-09-16T22:41:00Z"/>
          <w:rFonts w:eastAsia="Times New Roman"/>
          <w:b/>
          <w:sz w:val="22"/>
          <w:szCs w:val="22"/>
          <w:lang w:val="en-US"/>
        </w:rPr>
      </w:pPr>
    </w:p>
    <w:p w14:paraId="178A4225" w14:textId="77777777" w:rsidR="00F54B42" w:rsidDel="000C2DA4" w:rsidRDefault="00F54B42" w:rsidP="00F54B42">
      <w:pPr>
        <w:spacing w:after="0" w:line="480" w:lineRule="auto"/>
        <w:rPr>
          <w:del w:id="44" w:author="pranav baradkar" w:date="2021-09-16T22:41:00Z"/>
          <w:rFonts w:eastAsia="Times New Roman"/>
          <w:b/>
          <w:sz w:val="22"/>
          <w:szCs w:val="22"/>
          <w:lang w:val="en-US"/>
        </w:rPr>
      </w:pPr>
    </w:p>
    <w:p w14:paraId="364700AB" w14:textId="10F678D5" w:rsidR="00F54B42" w:rsidRDefault="00F54B42" w:rsidP="00F54B42">
      <w:pPr>
        <w:spacing w:after="0" w:line="480" w:lineRule="auto"/>
      </w:pPr>
    </w:p>
    <w:p w14:paraId="5A864BD5" w14:textId="0C47F8F0" w:rsidR="00E002B9" w:rsidRDefault="00E002B9" w:rsidP="00081C72">
      <w:pPr>
        <w:pStyle w:val="Lists"/>
      </w:pPr>
      <w:bookmarkStart w:id="45" w:name="_Toc82728578"/>
      <w:r w:rsidRPr="00E002B9">
        <w:t>C</w:t>
      </w:r>
      <w:r w:rsidR="00081C72">
        <w:t>ONTENT</w:t>
      </w:r>
      <w:bookmarkEnd w:id="45"/>
    </w:p>
    <w:p w14:paraId="59E99E01" w14:textId="4ABE57A5" w:rsidR="001A25FA" w:rsidRDefault="00081C72">
      <w:pPr>
        <w:pStyle w:val="TOC1"/>
        <w:tabs>
          <w:tab w:val="right" w:pos="9016"/>
        </w:tabs>
        <w:rPr>
          <w:ins w:id="46" w:author="pranav baradkar" w:date="2021-09-16T23:49:00Z"/>
          <w:rFonts w:eastAsiaTheme="minorEastAsia" w:cstheme="minorBidi"/>
          <w:b w:val="0"/>
          <w:bCs w:val="0"/>
          <w:caps w:val="0"/>
          <w:noProof/>
          <w:sz w:val="22"/>
          <w:szCs w:val="22"/>
          <w:lang w:eastAsia="en-IN"/>
        </w:rPr>
      </w:pPr>
      <w:r>
        <w:rPr>
          <w:sz w:val="24"/>
          <w:szCs w:val="24"/>
        </w:rPr>
        <w:fldChar w:fldCharType="begin"/>
      </w:r>
      <w:r>
        <w:rPr>
          <w:sz w:val="24"/>
          <w:szCs w:val="24"/>
        </w:rPr>
        <w:instrText xml:space="preserve"> TOC \h \z \t "Lists,1" </w:instrText>
      </w:r>
      <w:r>
        <w:rPr>
          <w:sz w:val="24"/>
          <w:szCs w:val="24"/>
        </w:rPr>
        <w:fldChar w:fldCharType="separate"/>
      </w:r>
      <w:ins w:id="47" w:author="pranav baradkar" w:date="2021-09-16T23:49:00Z">
        <w:r w:rsidR="001A25FA" w:rsidRPr="008E3A3F">
          <w:rPr>
            <w:rStyle w:val="Hyperlink"/>
            <w:noProof/>
          </w:rPr>
          <w:fldChar w:fldCharType="begin"/>
        </w:r>
        <w:r w:rsidR="001A25FA" w:rsidRPr="008E3A3F">
          <w:rPr>
            <w:rStyle w:val="Hyperlink"/>
            <w:noProof/>
          </w:rPr>
          <w:instrText xml:space="preserve"> </w:instrText>
        </w:r>
        <w:r w:rsidR="001A25FA">
          <w:rPr>
            <w:noProof/>
          </w:rPr>
          <w:instrText>HYPERLINK \l "_Toc82728578"</w:instrText>
        </w:r>
        <w:r w:rsidR="001A25FA" w:rsidRPr="008E3A3F">
          <w:rPr>
            <w:rStyle w:val="Hyperlink"/>
            <w:noProof/>
          </w:rPr>
          <w:instrText xml:space="preserve"> </w:instrText>
        </w:r>
        <w:r w:rsidR="001A25FA" w:rsidRPr="008E3A3F">
          <w:rPr>
            <w:rStyle w:val="Hyperlink"/>
            <w:noProof/>
          </w:rPr>
          <w:fldChar w:fldCharType="separate"/>
        </w:r>
        <w:r w:rsidR="001A25FA" w:rsidRPr="008E3A3F">
          <w:rPr>
            <w:rStyle w:val="Hyperlink"/>
            <w:noProof/>
          </w:rPr>
          <w:t>CONTENT</w:t>
        </w:r>
        <w:r w:rsidR="001A25FA">
          <w:rPr>
            <w:noProof/>
            <w:webHidden/>
          </w:rPr>
          <w:tab/>
        </w:r>
        <w:r w:rsidR="001A25FA">
          <w:rPr>
            <w:noProof/>
            <w:webHidden/>
          </w:rPr>
          <w:fldChar w:fldCharType="begin"/>
        </w:r>
        <w:r w:rsidR="001A25FA">
          <w:rPr>
            <w:noProof/>
            <w:webHidden/>
          </w:rPr>
          <w:instrText xml:space="preserve"> PAGEREF _Toc82728578 \h </w:instrText>
        </w:r>
      </w:ins>
      <w:r w:rsidR="001A25FA">
        <w:rPr>
          <w:noProof/>
          <w:webHidden/>
        </w:rPr>
      </w:r>
      <w:r w:rsidR="001A25FA">
        <w:rPr>
          <w:noProof/>
          <w:webHidden/>
        </w:rPr>
        <w:fldChar w:fldCharType="separate"/>
      </w:r>
      <w:ins w:id="48" w:author="pranav baradkar" w:date="2021-09-16T23:49:00Z">
        <w:r w:rsidR="001A25FA">
          <w:rPr>
            <w:noProof/>
            <w:webHidden/>
          </w:rPr>
          <w:t>i</w:t>
        </w:r>
        <w:r w:rsidR="001A25FA">
          <w:rPr>
            <w:noProof/>
            <w:webHidden/>
          </w:rPr>
          <w:fldChar w:fldCharType="end"/>
        </w:r>
        <w:r w:rsidR="001A25FA" w:rsidRPr="008E3A3F">
          <w:rPr>
            <w:rStyle w:val="Hyperlink"/>
            <w:noProof/>
          </w:rPr>
          <w:fldChar w:fldCharType="end"/>
        </w:r>
      </w:ins>
    </w:p>
    <w:p w14:paraId="725F733D" w14:textId="29EEC4BA" w:rsidR="001A25FA" w:rsidRDefault="001A25FA">
      <w:pPr>
        <w:pStyle w:val="TOC1"/>
        <w:tabs>
          <w:tab w:val="right" w:pos="9016"/>
        </w:tabs>
        <w:rPr>
          <w:ins w:id="49" w:author="pranav baradkar" w:date="2021-09-16T23:49:00Z"/>
          <w:rFonts w:eastAsiaTheme="minorEastAsia" w:cstheme="minorBidi"/>
          <w:b w:val="0"/>
          <w:bCs w:val="0"/>
          <w:caps w:val="0"/>
          <w:noProof/>
          <w:sz w:val="22"/>
          <w:szCs w:val="22"/>
          <w:lang w:eastAsia="en-IN"/>
        </w:rPr>
      </w:pPr>
      <w:ins w:id="50" w:author="pranav baradkar" w:date="2021-09-16T23:49:00Z">
        <w:r w:rsidRPr="008E3A3F">
          <w:rPr>
            <w:rStyle w:val="Hyperlink"/>
            <w:noProof/>
          </w:rPr>
          <w:fldChar w:fldCharType="begin"/>
        </w:r>
        <w:r w:rsidRPr="008E3A3F">
          <w:rPr>
            <w:rStyle w:val="Hyperlink"/>
            <w:noProof/>
          </w:rPr>
          <w:instrText xml:space="preserve"> </w:instrText>
        </w:r>
        <w:r>
          <w:rPr>
            <w:noProof/>
          </w:rPr>
          <w:instrText>HYPERLINK \l "_Toc82728579"</w:instrText>
        </w:r>
        <w:r w:rsidRPr="008E3A3F">
          <w:rPr>
            <w:rStyle w:val="Hyperlink"/>
            <w:noProof/>
          </w:rPr>
          <w:instrText xml:space="preserve"> </w:instrText>
        </w:r>
        <w:r w:rsidRPr="008E3A3F">
          <w:rPr>
            <w:rStyle w:val="Hyperlink"/>
            <w:noProof/>
          </w:rPr>
          <w:fldChar w:fldCharType="separate"/>
        </w:r>
        <w:r w:rsidRPr="008E3A3F">
          <w:rPr>
            <w:rStyle w:val="Hyperlink"/>
            <w:noProof/>
          </w:rPr>
          <w:t>LIST OF FIGURES</w:t>
        </w:r>
        <w:r>
          <w:rPr>
            <w:noProof/>
            <w:webHidden/>
          </w:rPr>
          <w:tab/>
        </w:r>
        <w:r>
          <w:rPr>
            <w:noProof/>
            <w:webHidden/>
          </w:rPr>
          <w:fldChar w:fldCharType="begin"/>
        </w:r>
        <w:r>
          <w:rPr>
            <w:noProof/>
            <w:webHidden/>
          </w:rPr>
          <w:instrText xml:space="preserve"> PAGEREF _Toc82728579 \h </w:instrText>
        </w:r>
      </w:ins>
      <w:r>
        <w:rPr>
          <w:noProof/>
          <w:webHidden/>
        </w:rPr>
      </w:r>
      <w:r>
        <w:rPr>
          <w:noProof/>
          <w:webHidden/>
        </w:rPr>
        <w:fldChar w:fldCharType="separate"/>
      </w:r>
      <w:ins w:id="51" w:author="pranav baradkar" w:date="2021-09-16T23:49:00Z">
        <w:r>
          <w:rPr>
            <w:noProof/>
            <w:webHidden/>
          </w:rPr>
          <w:t>ii</w:t>
        </w:r>
        <w:r>
          <w:rPr>
            <w:noProof/>
            <w:webHidden/>
          </w:rPr>
          <w:fldChar w:fldCharType="end"/>
        </w:r>
        <w:r w:rsidRPr="008E3A3F">
          <w:rPr>
            <w:rStyle w:val="Hyperlink"/>
            <w:noProof/>
          </w:rPr>
          <w:fldChar w:fldCharType="end"/>
        </w:r>
      </w:ins>
    </w:p>
    <w:p w14:paraId="45571F70" w14:textId="52D4D40F" w:rsidR="0095750D" w:rsidDel="001A25FA" w:rsidRDefault="0095750D">
      <w:pPr>
        <w:pStyle w:val="TOC1"/>
        <w:tabs>
          <w:tab w:val="right" w:pos="9016"/>
        </w:tabs>
        <w:rPr>
          <w:del w:id="52" w:author="pranav baradkar" w:date="2021-09-16T23:49:00Z"/>
          <w:rFonts w:eastAsiaTheme="minorEastAsia" w:cstheme="minorBidi"/>
          <w:b w:val="0"/>
          <w:bCs w:val="0"/>
          <w:caps w:val="0"/>
          <w:noProof/>
          <w:sz w:val="22"/>
          <w:szCs w:val="22"/>
          <w:lang w:eastAsia="en-IN"/>
        </w:rPr>
      </w:pPr>
      <w:del w:id="53" w:author="pranav baradkar" w:date="2021-09-16T23:49:00Z">
        <w:r w:rsidRPr="001A25FA" w:rsidDel="001A25FA">
          <w:rPr>
            <w:rPrChange w:id="54" w:author="pranav baradkar" w:date="2021-09-16T23:49:00Z">
              <w:rPr>
                <w:rStyle w:val="Hyperlink"/>
                <w:b w:val="0"/>
                <w:bCs w:val="0"/>
                <w:caps w:val="0"/>
                <w:noProof/>
              </w:rPr>
            </w:rPrChange>
          </w:rPr>
          <w:delText>CANDIDATE’S DECLARATION</w:delText>
        </w:r>
        <w:r w:rsidDel="001A25FA">
          <w:rPr>
            <w:noProof/>
            <w:webHidden/>
          </w:rPr>
          <w:tab/>
          <w:delText>i</w:delText>
        </w:r>
      </w:del>
    </w:p>
    <w:p w14:paraId="3A5DDB69" w14:textId="32E57524" w:rsidR="0095750D" w:rsidDel="001A25FA" w:rsidRDefault="0095750D">
      <w:pPr>
        <w:pStyle w:val="TOC1"/>
        <w:tabs>
          <w:tab w:val="right" w:pos="9016"/>
        </w:tabs>
        <w:rPr>
          <w:del w:id="55" w:author="pranav baradkar" w:date="2021-09-16T23:49:00Z"/>
          <w:rFonts w:eastAsiaTheme="minorEastAsia" w:cstheme="minorBidi"/>
          <w:b w:val="0"/>
          <w:bCs w:val="0"/>
          <w:caps w:val="0"/>
          <w:noProof/>
          <w:sz w:val="22"/>
          <w:szCs w:val="22"/>
          <w:lang w:eastAsia="en-IN"/>
        </w:rPr>
      </w:pPr>
      <w:del w:id="56" w:author="pranav baradkar" w:date="2021-09-16T23:49:00Z">
        <w:r w:rsidRPr="001A25FA" w:rsidDel="001A25FA">
          <w:rPr>
            <w:rPrChange w:id="57" w:author="pranav baradkar" w:date="2021-09-16T23:49:00Z">
              <w:rPr>
                <w:rStyle w:val="Hyperlink"/>
                <w:b w:val="0"/>
                <w:bCs w:val="0"/>
                <w:caps w:val="0"/>
                <w:noProof/>
              </w:rPr>
            </w:rPrChange>
          </w:rPr>
          <w:delText>CONTENT</w:delText>
        </w:r>
        <w:r w:rsidDel="001A25FA">
          <w:rPr>
            <w:noProof/>
            <w:webHidden/>
          </w:rPr>
          <w:tab/>
          <w:delText>iii</w:delText>
        </w:r>
      </w:del>
    </w:p>
    <w:p w14:paraId="3DB72F2D" w14:textId="1D32E0EC" w:rsidR="0095750D" w:rsidDel="001A25FA" w:rsidRDefault="0095750D">
      <w:pPr>
        <w:pStyle w:val="TOC1"/>
        <w:tabs>
          <w:tab w:val="right" w:pos="9016"/>
        </w:tabs>
        <w:rPr>
          <w:del w:id="58" w:author="pranav baradkar" w:date="2021-09-16T23:49:00Z"/>
          <w:rFonts w:eastAsiaTheme="minorEastAsia" w:cstheme="minorBidi"/>
          <w:b w:val="0"/>
          <w:bCs w:val="0"/>
          <w:caps w:val="0"/>
          <w:noProof/>
          <w:sz w:val="22"/>
          <w:szCs w:val="22"/>
          <w:lang w:eastAsia="en-IN"/>
        </w:rPr>
      </w:pPr>
      <w:del w:id="59" w:author="pranav baradkar" w:date="2021-09-16T23:49:00Z">
        <w:r w:rsidRPr="001A25FA" w:rsidDel="001A25FA">
          <w:rPr>
            <w:rPrChange w:id="60" w:author="pranav baradkar" w:date="2021-09-16T23:49:00Z">
              <w:rPr>
                <w:rStyle w:val="Hyperlink"/>
                <w:b w:val="0"/>
                <w:bCs w:val="0"/>
                <w:caps w:val="0"/>
                <w:noProof/>
              </w:rPr>
            </w:rPrChange>
          </w:rPr>
          <w:delText>LIST OF FIGURES</w:delText>
        </w:r>
        <w:r w:rsidDel="001A25FA">
          <w:rPr>
            <w:noProof/>
            <w:webHidden/>
          </w:rPr>
          <w:tab/>
          <w:delText>v</w:delText>
        </w:r>
      </w:del>
    </w:p>
    <w:p w14:paraId="401CE209" w14:textId="379997A2" w:rsidR="00081C72" w:rsidRPr="00081C72" w:rsidRDefault="00081C72" w:rsidP="00081C72">
      <w:pPr>
        <w:pStyle w:val="Lists"/>
        <w:jc w:val="both"/>
      </w:pPr>
      <w:r>
        <w:fldChar w:fldCharType="end"/>
      </w:r>
    </w:p>
    <w:p w14:paraId="317CC629" w14:textId="449F133A" w:rsidR="001A25FA" w:rsidRPr="001A25FA" w:rsidRDefault="00E002B9">
      <w:pPr>
        <w:pStyle w:val="TOC1"/>
        <w:tabs>
          <w:tab w:val="left" w:pos="480"/>
          <w:tab w:val="right" w:pos="9016"/>
        </w:tabs>
        <w:rPr>
          <w:ins w:id="61" w:author="pranav baradkar" w:date="2021-09-16T23:47:00Z"/>
          <w:rFonts w:ascii="Times New Roman" w:eastAsiaTheme="minorEastAsia" w:hAnsi="Times New Roman" w:cs="Times New Roman"/>
          <w:b w:val="0"/>
          <w:bCs w:val="0"/>
          <w:caps w:val="0"/>
          <w:noProof/>
          <w:sz w:val="22"/>
          <w:szCs w:val="22"/>
          <w:lang w:eastAsia="en-IN"/>
          <w:rPrChange w:id="62" w:author="pranav baradkar" w:date="2021-09-16T23:50:00Z">
            <w:rPr>
              <w:ins w:id="63" w:author="pranav baradkar" w:date="2021-09-16T23:47:00Z"/>
              <w:rFonts w:eastAsiaTheme="minorEastAsia" w:cstheme="minorBidi"/>
              <w:b w:val="0"/>
              <w:bCs w:val="0"/>
              <w:caps w:val="0"/>
              <w:noProof/>
              <w:sz w:val="22"/>
              <w:szCs w:val="22"/>
              <w:lang w:eastAsia="en-IN"/>
            </w:rPr>
          </w:rPrChange>
        </w:rPr>
      </w:pPr>
      <w:r w:rsidRPr="001A25FA">
        <w:rPr>
          <w:rFonts w:ascii="Times New Roman" w:hAnsi="Times New Roman" w:cs="Times New Roman"/>
          <w:sz w:val="22"/>
          <w:szCs w:val="22"/>
          <w:rPrChange w:id="64" w:author="pranav baradkar" w:date="2021-09-16T23:50:00Z">
            <w:rPr/>
          </w:rPrChange>
        </w:rPr>
        <w:t xml:space="preserve">CHAPTERS                                                                </w:t>
      </w:r>
      <w:del w:id="65" w:author="pranav baradkar" w:date="2021-09-16T23:51:00Z">
        <w:r w:rsidRPr="001A25FA" w:rsidDel="001A25FA">
          <w:rPr>
            <w:rFonts w:ascii="Times New Roman" w:hAnsi="Times New Roman" w:cs="Times New Roman"/>
            <w:sz w:val="22"/>
            <w:szCs w:val="22"/>
            <w:rPrChange w:id="66" w:author="pranav baradkar" w:date="2021-09-16T23:50:00Z">
              <w:rPr/>
            </w:rPrChange>
          </w:rPr>
          <w:delText xml:space="preserve">                                              </w:delText>
        </w:r>
        <w:r w:rsidR="0095750D" w:rsidRPr="001A25FA" w:rsidDel="001A25FA">
          <w:rPr>
            <w:rFonts w:ascii="Times New Roman" w:hAnsi="Times New Roman" w:cs="Times New Roman"/>
            <w:sz w:val="22"/>
            <w:szCs w:val="22"/>
            <w:rPrChange w:id="67" w:author="pranav baradkar" w:date="2021-09-16T23:50:00Z">
              <w:rPr/>
            </w:rPrChange>
          </w:rPr>
          <w:delText xml:space="preserve">  </w:delText>
        </w:r>
      </w:del>
      <w:r w:rsidR="0095750D" w:rsidRPr="001A25FA">
        <w:rPr>
          <w:rFonts w:ascii="Times New Roman" w:hAnsi="Times New Roman" w:cs="Times New Roman"/>
          <w:sz w:val="22"/>
          <w:szCs w:val="22"/>
          <w:rPrChange w:id="68" w:author="pranav baradkar" w:date="2021-09-16T23:50:00Z">
            <w:rPr/>
          </w:rPrChange>
        </w:rPr>
        <w:t xml:space="preserve">           </w:t>
      </w:r>
      <w:ins w:id="69" w:author="pranav baradkar" w:date="2021-09-16T23:46:00Z">
        <w:r w:rsidR="001A25FA" w:rsidRPr="001A25FA">
          <w:rPr>
            <w:rFonts w:ascii="Times New Roman" w:hAnsi="Times New Roman" w:cs="Times New Roman"/>
            <w:sz w:val="22"/>
            <w:szCs w:val="22"/>
            <w:rPrChange w:id="70" w:author="pranav baradkar" w:date="2021-09-16T23:50:00Z">
              <w:rPr/>
            </w:rPrChange>
          </w:rPr>
          <w:t xml:space="preserve">                                    </w:t>
        </w:r>
      </w:ins>
      <w:ins w:id="71" w:author="pranav baradkar" w:date="2021-09-16T23:51:00Z">
        <w:r w:rsidR="001A25FA">
          <w:rPr>
            <w:rFonts w:ascii="Times New Roman" w:hAnsi="Times New Roman" w:cs="Times New Roman"/>
            <w:sz w:val="22"/>
            <w:szCs w:val="22"/>
          </w:rPr>
          <w:t xml:space="preserve">            </w:t>
        </w:r>
      </w:ins>
      <w:r w:rsidR="002472D4" w:rsidRPr="001A25FA">
        <w:rPr>
          <w:rFonts w:ascii="Times New Roman" w:hAnsi="Times New Roman" w:cs="Times New Roman"/>
          <w:sz w:val="22"/>
          <w:szCs w:val="22"/>
          <w:rPrChange w:id="72" w:author="pranav baradkar" w:date="2021-09-16T23:50:00Z">
            <w:rPr/>
          </w:rPrChange>
        </w:rPr>
        <w:t>PAGE-</w:t>
      </w:r>
      <w:r w:rsidRPr="001A25FA">
        <w:rPr>
          <w:rFonts w:ascii="Times New Roman" w:hAnsi="Times New Roman" w:cs="Times New Roman"/>
          <w:sz w:val="22"/>
          <w:szCs w:val="22"/>
          <w:rPrChange w:id="73" w:author="pranav baradkar" w:date="2021-09-16T23:50:00Z">
            <w:rPr/>
          </w:rPrChange>
        </w:rPr>
        <w:t>NO</w:t>
      </w:r>
      <w:ins w:id="74" w:author="pranav baradkar" w:date="2021-09-16T23:49:00Z">
        <w:r w:rsidR="001A25FA" w:rsidRPr="001A25FA">
          <w:rPr>
            <w:rFonts w:ascii="Times New Roman" w:hAnsi="Times New Roman" w:cs="Times New Roman"/>
            <w:sz w:val="22"/>
            <w:szCs w:val="22"/>
            <w:rPrChange w:id="75" w:author="pranav baradkar" w:date="2021-09-16T23:50:00Z">
              <w:rPr/>
            </w:rPrChange>
          </w:rPr>
          <w:t xml:space="preserve"> </w:t>
        </w:r>
      </w:ins>
      <w:r w:rsidRPr="001A25FA">
        <w:rPr>
          <w:rFonts w:ascii="Times New Roman" w:hAnsi="Times New Roman" w:cs="Times New Roman"/>
          <w:noProof/>
          <w:sz w:val="22"/>
          <w:szCs w:val="22"/>
          <w:rPrChange w:id="76" w:author="pranav baradkar" w:date="2021-09-16T23:50:00Z">
            <w:rPr>
              <w:noProof/>
              <w:sz w:val="24"/>
              <w:szCs w:val="24"/>
            </w:rPr>
          </w:rPrChange>
        </w:rPr>
        <w:fldChar w:fldCharType="begin"/>
      </w:r>
      <w:r w:rsidRPr="001A25FA">
        <w:rPr>
          <w:rFonts w:ascii="Times New Roman" w:hAnsi="Times New Roman" w:cs="Times New Roman"/>
          <w:sz w:val="22"/>
          <w:szCs w:val="22"/>
          <w:rPrChange w:id="77" w:author="pranav baradkar" w:date="2021-09-16T23:50:00Z">
            <w:rPr>
              <w:sz w:val="24"/>
              <w:szCs w:val="24"/>
            </w:rPr>
          </w:rPrChange>
        </w:rPr>
        <w:instrText xml:space="preserve"> TOC \o "1-3" \h \z \u </w:instrText>
      </w:r>
      <w:r w:rsidRPr="001A25FA">
        <w:rPr>
          <w:rFonts w:ascii="Times New Roman" w:hAnsi="Times New Roman" w:cs="Times New Roman"/>
          <w:noProof/>
          <w:sz w:val="22"/>
          <w:szCs w:val="22"/>
          <w:rPrChange w:id="78" w:author="pranav baradkar" w:date="2021-09-16T23:50:00Z">
            <w:rPr>
              <w:rFonts w:ascii="Times New Roman" w:hAnsi="Times New Roman" w:cs="Times New Roman"/>
              <w:b w:val="0"/>
              <w:bCs w:val="0"/>
              <w:caps w:val="0"/>
              <w:color w:val="0563C1" w:themeColor="hyperlink"/>
              <w:sz w:val="24"/>
              <w:szCs w:val="24"/>
              <w:u w:val="single"/>
            </w:rPr>
          </w:rPrChange>
        </w:rPr>
        <w:fldChar w:fldCharType="separate"/>
      </w:r>
      <w:ins w:id="79" w:author="pranav baradkar" w:date="2021-09-16T23:47:00Z">
        <w:r w:rsidR="001A25FA" w:rsidRPr="001A25FA">
          <w:rPr>
            <w:rStyle w:val="Hyperlink"/>
            <w:rFonts w:ascii="Times New Roman" w:hAnsi="Times New Roman" w:cs="Times New Roman"/>
            <w:noProof/>
            <w:sz w:val="22"/>
            <w:szCs w:val="22"/>
            <w:rPrChange w:id="80" w:author="pranav baradkar" w:date="2021-09-16T23:50:00Z">
              <w:rPr>
                <w:rStyle w:val="Hyperlink"/>
                <w:noProof/>
              </w:rPr>
            </w:rPrChange>
          </w:rPr>
          <w:fldChar w:fldCharType="begin"/>
        </w:r>
        <w:r w:rsidR="001A25FA" w:rsidRPr="001A25FA">
          <w:rPr>
            <w:rStyle w:val="Hyperlink"/>
            <w:rFonts w:ascii="Times New Roman" w:hAnsi="Times New Roman" w:cs="Times New Roman"/>
            <w:noProof/>
            <w:sz w:val="22"/>
            <w:szCs w:val="22"/>
            <w:rPrChange w:id="81" w:author="pranav baradkar" w:date="2021-09-16T23:50:00Z">
              <w:rPr>
                <w:rStyle w:val="Hyperlink"/>
                <w:noProof/>
              </w:rPr>
            </w:rPrChange>
          </w:rPr>
          <w:instrText xml:space="preserve"> </w:instrText>
        </w:r>
        <w:r w:rsidR="001A25FA" w:rsidRPr="001A25FA">
          <w:rPr>
            <w:rFonts w:ascii="Times New Roman" w:hAnsi="Times New Roman" w:cs="Times New Roman"/>
            <w:noProof/>
            <w:sz w:val="22"/>
            <w:szCs w:val="22"/>
            <w:rPrChange w:id="82" w:author="pranav baradkar" w:date="2021-09-16T23:50:00Z">
              <w:rPr>
                <w:noProof/>
              </w:rPr>
            </w:rPrChange>
          </w:rPr>
          <w:instrText>HYPERLINK \l "_Toc82728477"</w:instrText>
        </w:r>
        <w:r w:rsidR="001A25FA" w:rsidRPr="001A25FA">
          <w:rPr>
            <w:rStyle w:val="Hyperlink"/>
            <w:rFonts w:ascii="Times New Roman" w:hAnsi="Times New Roman" w:cs="Times New Roman"/>
            <w:noProof/>
            <w:sz w:val="22"/>
            <w:szCs w:val="22"/>
            <w:rPrChange w:id="83" w:author="pranav baradkar" w:date="2021-09-16T23:50:00Z">
              <w:rPr>
                <w:rStyle w:val="Hyperlink"/>
                <w:noProof/>
              </w:rPr>
            </w:rPrChange>
          </w:rPr>
          <w:instrText xml:space="preserve"> </w:instrText>
        </w:r>
        <w:r w:rsidR="001A25FA" w:rsidRPr="001A25FA">
          <w:rPr>
            <w:rStyle w:val="Hyperlink"/>
            <w:rFonts w:ascii="Times New Roman" w:hAnsi="Times New Roman" w:cs="Times New Roman"/>
            <w:noProof/>
            <w:sz w:val="22"/>
            <w:szCs w:val="22"/>
            <w:rPrChange w:id="84" w:author="pranav baradkar" w:date="2021-09-16T23:50:00Z">
              <w:rPr>
                <w:rStyle w:val="Hyperlink"/>
                <w:noProof/>
              </w:rPr>
            </w:rPrChange>
          </w:rPr>
          <w:fldChar w:fldCharType="separate"/>
        </w:r>
        <w:r w:rsidR="001A25FA" w:rsidRPr="001A25FA">
          <w:rPr>
            <w:rStyle w:val="Hyperlink"/>
            <w:rFonts w:ascii="Times New Roman" w:hAnsi="Times New Roman" w:cs="Times New Roman"/>
            <w:noProof/>
            <w:sz w:val="22"/>
            <w:szCs w:val="22"/>
            <w:rPrChange w:id="85" w:author="pranav baradkar" w:date="2021-09-16T23:50:00Z">
              <w:rPr>
                <w:rStyle w:val="Hyperlink"/>
                <w:noProof/>
              </w:rPr>
            </w:rPrChange>
          </w:rPr>
          <w:t>1</w:t>
        </w:r>
        <w:r w:rsidR="001A25FA" w:rsidRPr="001A25FA">
          <w:rPr>
            <w:rFonts w:ascii="Times New Roman" w:eastAsiaTheme="minorEastAsia" w:hAnsi="Times New Roman" w:cs="Times New Roman"/>
            <w:b w:val="0"/>
            <w:bCs w:val="0"/>
            <w:caps w:val="0"/>
            <w:noProof/>
            <w:sz w:val="22"/>
            <w:szCs w:val="22"/>
            <w:lang w:eastAsia="en-IN"/>
            <w:rPrChange w:id="86" w:author="pranav baradkar" w:date="2021-09-16T23:50:00Z">
              <w:rPr>
                <w:rFonts w:eastAsiaTheme="minorEastAsia" w:cstheme="minorBidi"/>
                <w:b w:val="0"/>
                <w:bCs w:val="0"/>
                <w:caps w:val="0"/>
                <w:noProof/>
                <w:sz w:val="22"/>
                <w:szCs w:val="22"/>
                <w:lang w:eastAsia="en-IN"/>
              </w:rPr>
            </w:rPrChange>
          </w:rPr>
          <w:tab/>
        </w:r>
        <w:r w:rsidR="001A25FA" w:rsidRPr="001A25FA">
          <w:rPr>
            <w:rStyle w:val="Hyperlink"/>
            <w:rFonts w:ascii="Times New Roman" w:hAnsi="Times New Roman" w:cs="Times New Roman"/>
            <w:noProof/>
            <w:sz w:val="22"/>
            <w:szCs w:val="22"/>
            <w:rPrChange w:id="87" w:author="pranav baradkar" w:date="2021-09-16T23:50:00Z">
              <w:rPr>
                <w:rStyle w:val="Hyperlink"/>
                <w:noProof/>
              </w:rPr>
            </w:rPrChange>
          </w:rPr>
          <w:t>Introduction</w:t>
        </w:r>
        <w:r w:rsidR="001A25FA" w:rsidRPr="001A25FA">
          <w:rPr>
            <w:rFonts w:ascii="Times New Roman" w:hAnsi="Times New Roman" w:cs="Times New Roman"/>
            <w:noProof/>
            <w:webHidden/>
            <w:sz w:val="22"/>
            <w:szCs w:val="22"/>
            <w:rPrChange w:id="88" w:author="pranav baradkar" w:date="2021-09-16T23:50:00Z">
              <w:rPr>
                <w:noProof/>
                <w:webHidden/>
              </w:rPr>
            </w:rPrChange>
          </w:rPr>
          <w:tab/>
        </w:r>
        <w:r w:rsidR="001A25FA" w:rsidRPr="001A25FA">
          <w:rPr>
            <w:rFonts w:ascii="Times New Roman" w:hAnsi="Times New Roman" w:cs="Times New Roman"/>
            <w:noProof/>
            <w:webHidden/>
            <w:sz w:val="22"/>
            <w:szCs w:val="22"/>
            <w:rPrChange w:id="89" w:author="pranav baradkar" w:date="2021-09-16T23:50:00Z">
              <w:rPr>
                <w:noProof/>
                <w:webHidden/>
              </w:rPr>
            </w:rPrChange>
          </w:rPr>
          <w:fldChar w:fldCharType="begin"/>
        </w:r>
        <w:r w:rsidR="001A25FA" w:rsidRPr="001A25FA">
          <w:rPr>
            <w:rFonts w:ascii="Times New Roman" w:hAnsi="Times New Roman" w:cs="Times New Roman"/>
            <w:noProof/>
            <w:webHidden/>
            <w:sz w:val="22"/>
            <w:szCs w:val="22"/>
            <w:rPrChange w:id="90" w:author="pranav baradkar" w:date="2021-09-16T23:50:00Z">
              <w:rPr>
                <w:noProof/>
                <w:webHidden/>
              </w:rPr>
            </w:rPrChange>
          </w:rPr>
          <w:instrText xml:space="preserve"> PAGEREF _Toc82728477 \h </w:instrText>
        </w:r>
      </w:ins>
      <w:r w:rsidR="001A25FA" w:rsidRPr="001A25FA">
        <w:rPr>
          <w:rFonts w:ascii="Times New Roman" w:hAnsi="Times New Roman" w:cs="Times New Roman"/>
          <w:noProof/>
          <w:webHidden/>
          <w:sz w:val="22"/>
          <w:szCs w:val="22"/>
          <w:rPrChange w:id="91" w:author="pranav baradkar" w:date="2021-09-16T23:50:00Z">
            <w:rPr>
              <w:rFonts w:ascii="Times New Roman" w:hAnsi="Times New Roman" w:cs="Times New Roman"/>
              <w:noProof/>
              <w:webHidden/>
              <w:sz w:val="22"/>
              <w:szCs w:val="22"/>
            </w:rPr>
          </w:rPrChange>
        </w:rPr>
      </w:r>
      <w:r w:rsidR="001A25FA" w:rsidRPr="001A25FA">
        <w:rPr>
          <w:rFonts w:ascii="Times New Roman" w:hAnsi="Times New Roman" w:cs="Times New Roman"/>
          <w:noProof/>
          <w:webHidden/>
          <w:sz w:val="22"/>
          <w:szCs w:val="22"/>
          <w:rPrChange w:id="92" w:author="pranav baradkar" w:date="2021-09-16T23:50:00Z">
            <w:rPr>
              <w:noProof/>
              <w:webHidden/>
            </w:rPr>
          </w:rPrChange>
        </w:rPr>
        <w:fldChar w:fldCharType="separate"/>
      </w:r>
      <w:ins w:id="93" w:author="pranav baradkar" w:date="2021-09-16T23:47:00Z">
        <w:r w:rsidR="001A25FA" w:rsidRPr="001A25FA">
          <w:rPr>
            <w:rFonts w:ascii="Times New Roman" w:hAnsi="Times New Roman" w:cs="Times New Roman"/>
            <w:noProof/>
            <w:webHidden/>
            <w:sz w:val="22"/>
            <w:szCs w:val="22"/>
            <w:rPrChange w:id="94" w:author="pranav baradkar" w:date="2021-09-16T23:50:00Z">
              <w:rPr>
                <w:noProof/>
                <w:webHidden/>
              </w:rPr>
            </w:rPrChange>
          </w:rPr>
          <w:t>1</w:t>
        </w:r>
        <w:r w:rsidR="001A25FA" w:rsidRPr="001A25FA">
          <w:rPr>
            <w:rFonts w:ascii="Times New Roman" w:hAnsi="Times New Roman" w:cs="Times New Roman"/>
            <w:noProof/>
            <w:webHidden/>
            <w:sz w:val="22"/>
            <w:szCs w:val="22"/>
            <w:rPrChange w:id="95" w:author="pranav baradkar" w:date="2021-09-16T23:50:00Z">
              <w:rPr>
                <w:noProof/>
                <w:webHidden/>
              </w:rPr>
            </w:rPrChange>
          </w:rPr>
          <w:fldChar w:fldCharType="end"/>
        </w:r>
        <w:r w:rsidR="001A25FA" w:rsidRPr="001A25FA">
          <w:rPr>
            <w:rStyle w:val="Hyperlink"/>
            <w:rFonts w:ascii="Times New Roman" w:hAnsi="Times New Roman" w:cs="Times New Roman"/>
            <w:noProof/>
            <w:sz w:val="22"/>
            <w:szCs w:val="22"/>
            <w:rPrChange w:id="96" w:author="pranav baradkar" w:date="2021-09-16T23:50:00Z">
              <w:rPr>
                <w:rStyle w:val="Hyperlink"/>
                <w:noProof/>
              </w:rPr>
            </w:rPrChange>
          </w:rPr>
          <w:fldChar w:fldCharType="end"/>
        </w:r>
      </w:ins>
    </w:p>
    <w:p w14:paraId="1ACAEE3C" w14:textId="1D1655FF" w:rsidR="001A25FA" w:rsidRPr="001A25FA" w:rsidRDefault="001A25FA">
      <w:pPr>
        <w:pStyle w:val="TOC2"/>
        <w:tabs>
          <w:tab w:val="left" w:pos="720"/>
          <w:tab w:val="right" w:pos="9016"/>
        </w:tabs>
        <w:rPr>
          <w:ins w:id="97" w:author="pranav baradkar" w:date="2021-09-16T23:47:00Z"/>
          <w:rFonts w:ascii="Times New Roman" w:eastAsiaTheme="minorEastAsia" w:hAnsi="Times New Roman" w:cs="Times New Roman"/>
          <w:smallCaps w:val="0"/>
          <w:noProof/>
          <w:sz w:val="22"/>
          <w:szCs w:val="22"/>
          <w:lang w:eastAsia="en-IN"/>
          <w:rPrChange w:id="98" w:author="pranav baradkar" w:date="2021-09-16T23:50:00Z">
            <w:rPr>
              <w:ins w:id="99" w:author="pranav baradkar" w:date="2021-09-16T23:47:00Z"/>
              <w:rFonts w:eastAsiaTheme="minorEastAsia" w:cstheme="minorBidi"/>
              <w:smallCaps w:val="0"/>
              <w:noProof/>
              <w:sz w:val="22"/>
              <w:szCs w:val="22"/>
              <w:lang w:eastAsia="en-IN"/>
            </w:rPr>
          </w:rPrChange>
        </w:rPr>
      </w:pPr>
      <w:ins w:id="100" w:author="pranav baradkar" w:date="2021-09-16T23:47:00Z">
        <w:r w:rsidRPr="001A25FA">
          <w:rPr>
            <w:rStyle w:val="Hyperlink"/>
            <w:rFonts w:ascii="Times New Roman" w:hAnsi="Times New Roman" w:cs="Times New Roman"/>
            <w:noProof/>
            <w:sz w:val="22"/>
            <w:szCs w:val="22"/>
            <w:rPrChange w:id="101"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102"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103" w:author="pranav baradkar" w:date="2021-09-16T23:50:00Z">
              <w:rPr>
                <w:noProof/>
              </w:rPr>
            </w:rPrChange>
          </w:rPr>
          <w:instrText>HYPERLINK \l "_Toc82728478"</w:instrText>
        </w:r>
        <w:r w:rsidRPr="001A25FA">
          <w:rPr>
            <w:rStyle w:val="Hyperlink"/>
            <w:rFonts w:ascii="Times New Roman" w:hAnsi="Times New Roman" w:cs="Times New Roman"/>
            <w:noProof/>
            <w:sz w:val="22"/>
            <w:szCs w:val="22"/>
            <w:rPrChange w:id="104"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105"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106" w:author="pranav baradkar" w:date="2021-09-16T23:50:00Z">
              <w:rPr>
                <w:rStyle w:val="Hyperlink"/>
                <w:noProof/>
              </w:rPr>
            </w:rPrChange>
          </w:rPr>
          <w:t>1.1</w:t>
        </w:r>
        <w:r w:rsidRPr="001A25FA">
          <w:rPr>
            <w:rFonts w:ascii="Times New Roman" w:eastAsiaTheme="minorEastAsia" w:hAnsi="Times New Roman" w:cs="Times New Roman"/>
            <w:smallCaps w:val="0"/>
            <w:noProof/>
            <w:sz w:val="22"/>
            <w:szCs w:val="22"/>
            <w:lang w:eastAsia="en-IN"/>
            <w:rPrChange w:id="107"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108" w:author="pranav baradkar" w:date="2021-09-16T23:50:00Z">
              <w:rPr>
                <w:rStyle w:val="Hyperlink"/>
                <w:noProof/>
              </w:rPr>
            </w:rPrChange>
          </w:rPr>
          <w:t>General</w:t>
        </w:r>
        <w:r w:rsidRPr="001A25FA">
          <w:rPr>
            <w:rFonts w:ascii="Times New Roman" w:hAnsi="Times New Roman" w:cs="Times New Roman"/>
            <w:noProof/>
            <w:webHidden/>
            <w:sz w:val="22"/>
            <w:szCs w:val="22"/>
            <w:rPrChange w:id="109" w:author="pranav baradkar" w:date="2021-09-16T23:50:00Z">
              <w:rPr>
                <w:noProof/>
                <w:webHidden/>
              </w:rPr>
            </w:rPrChange>
          </w:rPr>
          <w:tab/>
        </w:r>
        <w:r w:rsidRPr="001A25FA">
          <w:rPr>
            <w:rFonts w:ascii="Times New Roman" w:hAnsi="Times New Roman" w:cs="Times New Roman"/>
            <w:noProof/>
            <w:webHidden/>
            <w:sz w:val="22"/>
            <w:szCs w:val="22"/>
            <w:rPrChange w:id="110" w:author="pranav baradkar" w:date="2021-09-16T23:50:00Z">
              <w:rPr>
                <w:noProof/>
                <w:webHidden/>
              </w:rPr>
            </w:rPrChange>
          </w:rPr>
          <w:fldChar w:fldCharType="begin"/>
        </w:r>
        <w:r w:rsidRPr="001A25FA">
          <w:rPr>
            <w:rFonts w:ascii="Times New Roman" w:hAnsi="Times New Roman" w:cs="Times New Roman"/>
            <w:noProof/>
            <w:webHidden/>
            <w:sz w:val="22"/>
            <w:szCs w:val="22"/>
            <w:rPrChange w:id="111" w:author="pranav baradkar" w:date="2021-09-16T23:50:00Z">
              <w:rPr>
                <w:noProof/>
                <w:webHidden/>
              </w:rPr>
            </w:rPrChange>
          </w:rPr>
          <w:instrText xml:space="preserve"> PAGEREF _Toc82728478 \h </w:instrText>
        </w:r>
      </w:ins>
      <w:r w:rsidRPr="001A25FA">
        <w:rPr>
          <w:rFonts w:ascii="Times New Roman" w:hAnsi="Times New Roman" w:cs="Times New Roman"/>
          <w:noProof/>
          <w:webHidden/>
          <w:sz w:val="22"/>
          <w:szCs w:val="22"/>
          <w:rPrChange w:id="112"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113" w:author="pranav baradkar" w:date="2021-09-16T23:50:00Z">
            <w:rPr>
              <w:noProof/>
              <w:webHidden/>
            </w:rPr>
          </w:rPrChange>
        </w:rPr>
        <w:fldChar w:fldCharType="separate"/>
      </w:r>
      <w:ins w:id="114" w:author="pranav baradkar" w:date="2021-09-16T23:47:00Z">
        <w:r w:rsidRPr="001A25FA">
          <w:rPr>
            <w:rFonts w:ascii="Times New Roman" w:hAnsi="Times New Roman" w:cs="Times New Roman"/>
            <w:noProof/>
            <w:webHidden/>
            <w:sz w:val="22"/>
            <w:szCs w:val="22"/>
            <w:rPrChange w:id="115" w:author="pranav baradkar" w:date="2021-09-16T23:50:00Z">
              <w:rPr>
                <w:noProof/>
                <w:webHidden/>
              </w:rPr>
            </w:rPrChange>
          </w:rPr>
          <w:t>1</w:t>
        </w:r>
        <w:r w:rsidRPr="001A25FA">
          <w:rPr>
            <w:rFonts w:ascii="Times New Roman" w:hAnsi="Times New Roman" w:cs="Times New Roman"/>
            <w:noProof/>
            <w:webHidden/>
            <w:sz w:val="22"/>
            <w:szCs w:val="22"/>
            <w:rPrChange w:id="116"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117" w:author="pranav baradkar" w:date="2021-09-16T23:50:00Z">
              <w:rPr>
                <w:rStyle w:val="Hyperlink"/>
                <w:noProof/>
              </w:rPr>
            </w:rPrChange>
          </w:rPr>
          <w:fldChar w:fldCharType="end"/>
        </w:r>
      </w:ins>
    </w:p>
    <w:p w14:paraId="76223761" w14:textId="2E379BEC" w:rsidR="001A25FA" w:rsidRPr="001A25FA" w:rsidRDefault="001A25FA">
      <w:pPr>
        <w:pStyle w:val="TOC2"/>
        <w:tabs>
          <w:tab w:val="left" w:pos="720"/>
          <w:tab w:val="right" w:pos="9016"/>
        </w:tabs>
        <w:rPr>
          <w:ins w:id="118" w:author="pranav baradkar" w:date="2021-09-16T23:47:00Z"/>
          <w:rFonts w:ascii="Times New Roman" w:eastAsiaTheme="minorEastAsia" w:hAnsi="Times New Roman" w:cs="Times New Roman"/>
          <w:smallCaps w:val="0"/>
          <w:noProof/>
          <w:sz w:val="22"/>
          <w:szCs w:val="22"/>
          <w:lang w:eastAsia="en-IN"/>
          <w:rPrChange w:id="119" w:author="pranav baradkar" w:date="2021-09-16T23:50:00Z">
            <w:rPr>
              <w:ins w:id="120" w:author="pranav baradkar" w:date="2021-09-16T23:47:00Z"/>
              <w:rFonts w:eastAsiaTheme="minorEastAsia" w:cstheme="minorBidi"/>
              <w:smallCaps w:val="0"/>
              <w:noProof/>
              <w:sz w:val="22"/>
              <w:szCs w:val="22"/>
              <w:lang w:eastAsia="en-IN"/>
            </w:rPr>
          </w:rPrChange>
        </w:rPr>
      </w:pPr>
      <w:ins w:id="121" w:author="pranav baradkar" w:date="2021-09-16T23:47:00Z">
        <w:r w:rsidRPr="001A25FA">
          <w:rPr>
            <w:rStyle w:val="Hyperlink"/>
            <w:rFonts w:ascii="Times New Roman" w:hAnsi="Times New Roman" w:cs="Times New Roman"/>
            <w:noProof/>
            <w:sz w:val="22"/>
            <w:szCs w:val="22"/>
            <w:rPrChange w:id="122"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123"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124" w:author="pranav baradkar" w:date="2021-09-16T23:50:00Z">
              <w:rPr>
                <w:noProof/>
              </w:rPr>
            </w:rPrChange>
          </w:rPr>
          <w:instrText>HYPERLINK \l "_Toc82728479"</w:instrText>
        </w:r>
        <w:r w:rsidRPr="001A25FA">
          <w:rPr>
            <w:rStyle w:val="Hyperlink"/>
            <w:rFonts w:ascii="Times New Roman" w:hAnsi="Times New Roman" w:cs="Times New Roman"/>
            <w:noProof/>
            <w:sz w:val="22"/>
            <w:szCs w:val="22"/>
            <w:rPrChange w:id="125"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126"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127" w:author="pranav baradkar" w:date="2021-09-16T23:50:00Z">
              <w:rPr>
                <w:rStyle w:val="Hyperlink"/>
                <w:noProof/>
              </w:rPr>
            </w:rPrChange>
          </w:rPr>
          <w:t>1.2</w:t>
        </w:r>
        <w:r w:rsidRPr="001A25FA">
          <w:rPr>
            <w:rFonts w:ascii="Times New Roman" w:eastAsiaTheme="minorEastAsia" w:hAnsi="Times New Roman" w:cs="Times New Roman"/>
            <w:smallCaps w:val="0"/>
            <w:noProof/>
            <w:sz w:val="22"/>
            <w:szCs w:val="22"/>
            <w:lang w:eastAsia="en-IN"/>
            <w:rPrChange w:id="128"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129" w:author="pranav baradkar" w:date="2021-09-16T23:50:00Z">
              <w:rPr>
                <w:rStyle w:val="Hyperlink"/>
                <w:noProof/>
              </w:rPr>
            </w:rPrChange>
          </w:rPr>
          <w:t>Pavement Management system</w:t>
        </w:r>
        <w:r w:rsidRPr="001A25FA">
          <w:rPr>
            <w:rFonts w:ascii="Times New Roman" w:hAnsi="Times New Roman" w:cs="Times New Roman"/>
            <w:noProof/>
            <w:webHidden/>
            <w:sz w:val="22"/>
            <w:szCs w:val="22"/>
            <w:rPrChange w:id="130" w:author="pranav baradkar" w:date="2021-09-16T23:50:00Z">
              <w:rPr>
                <w:noProof/>
                <w:webHidden/>
              </w:rPr>
            </w:rPrChange>
          </w:rPr>
          <w:tab/>
        </w:r>
        <w:r w:rsidRPr="001A25FA">
          <w:rPr>
            <w:rFonts w:ascii="Times New Roman" w:hAnsi="Times New Roman" w:cs="Times New Roman"/>
            <w:noProof/>
            <w:webHidden/>
            <w:sz w:val="22"/>
            <w:szCs w:val="22"/>
            <w:rPrChange w:id="131" w:author="pranav baradkar" w:date="2021-09-16T23:50:00Z">
              <w:rPr>
                <w:noProof/>
                <w:webHidden/>
              </w:rPr>
            </w:rPrChange>
          </w:rPr>
          <w:fldChar w:fldCharType="begin"/>
        </w:r>
        <w:r w:rsidRPr="001A25FA">
          <w:rPr>
            <w:rFonts w:ascii="Times New Roman" w:hAnsi="Times New Roman" w:cs="Times New Roman"/>
            <w:noProof/>
            <w:webHidden/>
            <w:sz w:val="22"/>
            <w:szCs w:val="22"/>
            <w:rPrChange w:id="132" w:author="pranav baradkar" w:date="2021-09-16T23:50:00Z">
              <w:rPr>
                <w:noProof/>
                <w:webHidden/>
              </w:rPr>
            </w:rPrChange>
          </w:rPr>
          <w:instrText xml:space="preserve"> PAGEREF _Toc82728479 \h </w:instrText>
        </w:r>
      </w:ins>
      <w:r w:rsidRPr="001A25FA">
        <w:rPr>
          <w:rFonts w:ascii="Times New Roman" w:hAnsi="Times New Roman" w:cs="Times New Roman"/>
          <w:noProof/>
          <w:webHidden/>
          <w:sz w:val="22"/>
          <w:szCs w:val="22"/>
          <w:rPrChange w:id="133"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134" w:author="pranav baradkar" w:date="2021-09-16T23:50:00Z">
            <w:rPr>
              <w:noProof/>
              <w:webHidden/>
            </w:rPr>
          </w:rPrChange>
        </w:rPr>
        <w:fldChar w:fldCharType="separate"/>
      </w:r>
      <w:ins w:id="135" w:author="pranav baradkar" w:date="2021-09-16T23:47:00Z">
        <w:r w:rsidRPr="001A25FA">
          <w:rPr>
            <w:rFonts w:ascii="Times New Roman" w:hAnsi="Times New Roman" w:cs="Times New Roman"/>
            <w:noProof/>
            <w:webHidden/>
            <w:sz w:val="22"/>
            <w:szCs w:val="22"/>
            <w:rPrChange w:id="136" w:author="pranav baradkar" w:date="2021-09-16T23:50:00Z">
              <w:rPr>
                <w:noProof/>
                <w:webHidden/>
              </w:rPr>
            </w:rPrChange>
          </w:rPr>
          <w:t>2</w:t>
        </w:r>
        <w:r w:rsidRPr="001A25FA">
          <w:rPr>
            <w:rFonts w:ascii="Times New Roman" w:hAnsi="Times New Roman" w:cs="Times New Roman"/>
            <w:noProof/>
            <w:webHidden/>
            <w:sz w:val="22"/>
            <w:szCs w:val="22"/>
            <w:rPrChange w:id="137"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138" w:author="pranav baradkar" w:date="2021-09-16T23:50:00Z">
              <w:rPr>
                <w:rStyle w:val="Hyperlink"/>
                <w:noProof/>
              </w:rPr>
            </w:rPrChange>
          </w:rPr>
          <w:fldChar w:fldCharType="end"/>
        </w:r>
      </w:ins>
    </w:p>
    <w:p w14:paraId="19B37E4D" w14:textId="502AEEC3" w:rsidR="001A25FA" w:rsidRPr="001A25FA" w:rsidRDefault="001A25FA">
      <w:pPr>
        <w:pStyle w:val="TOC2"/>
        <w:tabs>
          <w:tab w:val="left" w:pos="720"/>
          <w:tab w:val="right" w:pos="9016"/>
        </w:tabs>
        <w:rPr>
          <w:ins w:id="139" w:author="pranav baradkar" w:date="2021-09-16T23:47:00Z"/>
          <w:rFonts w:ascii="Times New Roman" w:eastAsiaTheme="minorEastAsia" w:hAnsi="Times New Roman" w:cs="Times New Roman"/>
          <w:smallCaps w:val="0"/>
          <w:noProof/>
          <w:sz w:val="22"/>
          <w:szCs w:val="22"/>
          <w:lang w:eastAsia="en-IN"/>
          <w:rPrChange w:id="140" w:author="pranav baradkar" w:date="2021-09-16T23:50:00Z">
            <w:rPr>
              <w:ins w:id="141" w:author="pranav baradkar" w:date="2021-09-16T23:47:00Z"/>
              <w:rFonts w:eastAsiaTheme="minorEastAsia" w:cstheme="minorBidi"/>
              <w:smallCaps w:val="0"/>
              <w:noProof/>
              <w:sz w:val="22"/>
              <w:szCs w:val="22"/>
              <w:lang w:eastAsia="en-IN"/>
            </w:rPr>
          </w:rPrChange>
        </w:rPr>
      </w:pPr>
      <w:ins w:id="142" w:author="pranav baradkar" w:date="2021-09-16T23:47:00Z">
        <w:r w:rsidRPr="001A25FA">
          <w:rPr>
            <w:rStyle w:val="Hyperlink"/>
            <w:rFonts w:ascii="Times New Roman" w:hAnsi="Times New Roman" w:cs="Times New Roman"/>
            <w:noProof/>
            <w:sz w:val="22"/>
            <w:szCs w:val="22"/>
            <w:rPrChange w:id="143"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144"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145" w:author="pranav baradkar" w:date="2021-09-16T23:50:00Z">
              <w:rPr>
                <w:noProof/>
              </w:rPr>
            </w:rPrChange>
          </w:rPr>
          <w:instrText>HYPERLINK \l "_Toc82728480"</w:instrText>
        </w:r>
        <w:r w:rsidRPr="001A25FA">
          <w:rPr>
            <w:rStyle w:val="Hyperlink"/>
            <w:rFonts w:ascii="Times New Roman" w:hAnsi="Times New Roman" w:cs="Times New Roman"/>
            <w:noProof/>
            <w:sz w:val="22"/>
            <w:szCs w:val="22"/>
            <w:rPrChange w:id="146"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147"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148" w:author="pranav baradkar" w:date="2021-09-16T23:50:00Z">
              <w:rPr>
                <w:rStyle w:val="Hyperlink"/>
                <w:noProof/>
              </w:rPr>
            </w:rPrChange>
          </w:rPr>
          <w:t>1.3</w:t>
        </w:r>
        <w:r w:rsidRPr="001A25FA">
          <w:rPr>
            <w:rFonts w:ascii="Times New Roman" w:eastAsiaTheme="minorEastAsia" w:hAnsi="Times New Roman" w:cs="Times New Roman"/>
            <w:smallCaps w:val="0"/>
            <w:noProof/>
            <w:sz w:val="22"/>
            <w:szCs w:val="22"/>
            <w:lang w:eastAsia="en-IN"/>
            <w:rPrChange w:id="149"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150" w:author="pranav baradkar" w:date="2021-09-16T23:50:00Z">
              <w:rPr>
                <w:rStyle w:val="Hyperlink"/>
                <w:noProof/>
              </w:rPr>
            </w:rPrChange>
          </w:rPr>
          <w:t>International Roughness Index.</w:t>
        </w:r>
        <w:r w:rsidRPr="001A25FA">
          <w:rPr>
            <w:rFonts w:ascii="Times New Roman" w:hAnsi="Times New Roman" w:cs="Times New Roman"/>
            <w:noProof/>
            <w:webHidden/>
            <w:sz w:val="22"/>
            <w:szCs w:val="22"/>
            <w:rPrChange w:id="151" w:author="pranav baradkar" w:date="2021-09-16T23:50:00Z">
              <w:rPr>
                <w:noProof/>
                <w:webHidden/>
              </w:rPr>
            </w:rPrChange>
          </w:rPr>
          <w:tab/>
        </w:r>
        <w:r w:rsidRPr="001A25FA">
          <w:rPr>
            <w:rFonts w:ascii="Times New Roman" w:hAnsi="Times New Roman" w:cs="Times New Roman"/>
            <w:noProof/>
            <w:webHidden/>
            <w:sz w:val="22"/>
            <w:szCs w:val="22"/>
            <w:rPrChange w:id="152" w:author="pranav baradkar" w:date="2021-09-16T23:50:00Z">
              <w:rPr>
                <w:noProof/>
                <w:webHidden/>
              </w:rPr>
            </w:rPrChange>
          </w:rPr>
          <w:fldChar w:fldCharType="begin"/>
        </w:r>
        <w:r w:rsidRPr="001A25FA">
          <w:rPr>
            <w:rFonts w:ascii="Times New Roman" w:hAnsi="Times New Roman" w:cs="Times New Roman"/>
            <w:noProof/>
            <w:webHidden/>
            <w:sz w:val="22"/>
            <w:szCs w:val="22"/>
            <w:rPrChange w:id="153" w:author="pranav baradkar" w:date="2021-09-16T23:50:00Z">
              <w:rPr>
                <w:noProof/>
                <w:webHidden/>
              </w:rPr>
            </w:rPrChange>
          </w:rPr>
          <w:instrText xml:space="preserve"> PAGEREF _Toc82728480 \h </w:instrText>
        </w:r>
      </w:ins>
      <w:r w:rsidRPr="001A25FA">
        <w:rPr>
          <w:rFonts w:ascii="Times New Roman" w:hAnsi="Times New Roman" w:cs="Times New Roman"/>
          <w:noProof/>
          <w:webHidden/>
          <w:sz w:val="22"/>
          <w:szCs w:val="22"/>
          <w:rPrChange w:id="154"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155" w:author="pranav baradkar" w:date="2021-09-16T23:50:00Z">
            <w:rPr>
              <w:noProof/>
              <w:webHidden/>
            </w:rPr>
          </w:rPrChange>
        </w:rPr>
        <w:fldChar w:fldCharType="separate"/>
      </w:r>
      <w:ins w:id="156" w:author="pranav baradkar" w:date="2021-09-16T23:47:00Z">
        <w:r w:rsidRPr="001A25FA">
          <w:rPr>
            <w:rFonts w:ascii="Times New Roman" w:hAnsi="Times New Roman" w:cs="Times New Roman"/>
            <w:noProof/>
            <w:webHidden/>
            <w:sz w:val="22"/>
            <w:szCs w:val="22"/>
            <w:rPrChange w:id="157" w:author="pranav baradkar" w:date="2021-09-16T23:50:00Z">
              <w:rPr>
                <w:noProof/>
                <w:webHidden/>
              </w:rPr>
            </w:rPrChange>
          </w:rPr>
          <w:t>3</w:t>
        </w:r>
        <w:r w:rsidRPr="001A25FA">
          <w:rPr>
            <w:rFonts w:ascii="Times New Roman" w:hAnsi="Times New Roman" w:cs="Times New Roman"/>
            <w:noProof/>
            <w:webHidden/>
            <w:sz w:val="22"/>
            <w:szCs w:val="22"/>
            <w:rPrChange w:id="158"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159" w:author="pranav baradkar" w:date="2021-09-16T23:50:00Z">
              <w:rPr>
                <w:rStyle w:val="Hyperlink"/>
                <w:noProof/>
              </w:rPr>
            </w:rPrChange>
          </w:rPr>
          <w:fldChar w:fldCharType="end"/>
        </w:r>
      </w:ins>
    </w:p>
    <w:p w14:paraId="1600FF68" w14:textId="4E8141C0" w:rsidR="001A25FA" w:rsidRPr="001A25FA" w:rsidRDefault="001A25FA">
      <w:pPr>
        <w:pStyle w:val="TOC2"/>
        <w:tabs>
          <w:tab w:val="left" w:pos="720"/>
          <w:tab w:val="right" w:pos="9016"/>
        </w:tabs>
        <w:rPr>
          <w:ins w:id="160" w:author="pranav baradkar" w:date="2021-09-16T23:47:00Z"/>
          <w:rFonts w:ascii="Times New Roman" w:eastAsiaTheme="minorEastAsia" w:hAnsi="Times New Roman" w:cs="Times New Roman"/>
          <w:smallCaps w:val="0"/>
          <w:noProof/>
          <w:sz w:val="22"/>
          <w:szCs w:val="22"/>
          <w:lang w:eastAsia="en-IN"/>
          <w:rPrChange w:id="161" w:author="pranav baradkar" w:date="2021-09-16T23:50:00Z">
            <w:rPr>
              <w:ins w:id="162" w:author="pranav baradkar" w:date="2021-09-16T23:47:00Z"/>
              <w:rFonts w:eastAsiaTheme="minorEastAsia" w:cstheme="minorBidi"/>
              <w:smallCaps w:val="0"/>
              <w:noProof/>
              <w:sz w:val="22"/>
              <w:szCs w:val="22"/>
              <w:lang w:eastAsia="en-IN"/>
            </w:rPr>
          </w:rPrChange>
        </w:rPr>
      </w:pPr>
      <w:ins w:id="163" w:author="pranav baradkar" w:date="2021-09-16T23:47:00Z">
        <w:r w:rsidRPr="001A25FA">
          <w:rPr>
            <w:rStyle w:val="Hyperlink"/>
            <w:rFonts w:ascii="Times New Roman" w:hAnsi="Times New Roman" w:cs="Times New Roman"/>
            <w:noProof/>
            <w:sz w:val="22"/>
            <w:szCs w:val="22"/>
            <w:rPrChange w:id="164"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165"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166" w:author="pranav baradkar" w:date="2021-09-16T23:50:00Z">
              <w:rPr>
                <w:noProof/>
              </w:rPr>
            </w:rPrChange>
          </w:rPr>
          <w:instrText>HYPERLINK \l "_Toc82728481"</w:instrText>
        </w:r>
        <w:r w:rsidRPr="001A25FA">
          <w:rPr>
            <w:rStyle w:val="Hyperlink"/>
            <w:rFonts w:ascii="Times New Roman" w:hAnsi="Times New Roman" w:cs="Times New Roman"/>
            <w:noProof/>
            <w:sz w:val="22"/>
            <w:szCs w:val="22"/>
            <w:rPrChange w:id="167"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168"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169" w:author="pranav baradkar" w:date="2021-09-16T23:50:00Z">
              <w:rPr>
                <w:rStyle w:val="Hyperlink"/>
                <w:noProof/>
              </w:rPr>
            </w:rPrChange>
          </w:rPr>
          <w:t>1.4</w:t>
        </w:r>
        <w:r w:rsidRPr="001A25FA">
          <w:rPr>
            <w:rFonts w:ascii="Times New Roman" w:eastAsiaTheme="minorEastAsia" w:hAnsi="Times New Roman" w:cs="Times New Roman"/>
            <w:smallCaps w:val="0"/>
            <w:noProof/>
            <w:sz w:val="22"/>
            <w:szCs w:val="22"/>
            <w:lang w:eastAsia="en-IN"/>
            <w:rPrChange w:id="170"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171" w:author="pranav baradkar" w:date="2021-09-16T23:50:00Z">
              <w:rPr>
                <w:rStyle w:val="Hyperlink"/>
                <w:noProof/>
              </w:rPr>
            </w:rPrChange>
          </w:rPr>
          <w:t>Problem statement</w:t>
        </w:r>
        <w:r w:rsidRPr="001A25FA">
          <w:rPr>
            <w:rFonts w:ascii="Times New Roman" w:hAnsi="Times New Roman" w:cs="Times New Roman"/>
            <w:noProof/>
            <w:webHidden/>
            <w:sz w:val="22"/>
            <w:szCs w:val="22"/>
            <w:rPrChange w:id="172" w:author="pranav baradkar" w:date="2021-09-16T23:50:00Z">
              <w:rPr>
                <w:noProof/>
                <w:webHidden/>
              </w:rPr>
            </w:rPrChange>
          </w:rPr>
          <w:tab/>
        </w:r>
        <w:r w:rsidRPr="001A25FA">
          <w:rPr>
            <w:rFonts w:ascii="Times New Roman" w:hAnsi="Times New Roman" w:cs="Times New Roman"/>
            <w:noProof/>
            <w:webHidden/>
            <w:sz w:val="22"/>
            <w:szCs w:val="22"/>
            <w:rPrChange w:id="173" w:author="pranav baradkar" w:date="2021-09-16T23:50:00Z">
              <w:rPr>
                <w:noProof/>
                <w:webHidden/>
              </w:rPr>
            </w:rPrChange>
          </w:rPr>
          <w:fldChar w:fldCharType="begin"/>
        </w:r>
        <w:r w:rsidRPr="001A25FA">
          <w:rPr>
            <w:rFonts w:ascii="Times New Roman" w:hAnsi="Times New Roman" w:cs="Times New Roman"/>
            <w:noProof/>
            <w:webHidden/>
            <w:sz w:val="22"/>
            <w:szCs w:val="22"/>
            <w:rPrChange w:id="174" w:author="pranav baradkar" w:date="2021-09-16T23:50:00Z">
              <w:rPr>
                <w:noProof/>
                <w:webHidden/>
              </w:rPr>
            </w:rPrChange>
          </w:rPr>
          <w:instrText xml:space="preserve"> PAGEREF _Toc82728481 \h </w:instrText>
        </w:r>
      </w:ins>
      <w:r w:rsidRPr="001A25FA">
        <w:rPr>
          <w:rFonts w:ascii="Times New Roman" w:hAnsi="Times New Roman" w:cs="Times New Roman"/>
          <w:noProof/>
          <w:webHidden/>
          <w:sz w:val="22"/>
          <w:szCs w:val="22"/>
          <w:rPrChange w:id="175"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176" w:author="pranav baradkar" w:date="2021-09-16T23:50:00Z">
            <w:rPr>
              <w:noProof/>
              <w:webHidden/>
            </w:rPr>
          </w:rPrChange>
        </w:rPr>
        <w:fldChar w:fldCharType="separate"/>
      </w:r>
      <w:ins w:id="177" w:author="pranav baradkar" w:date="2021-09-16T23:47:00Z">
        <w:r w:rsidRPr="001A25FA">
          <w:rPr>
            <w:rFonts w:ascii="Times New Roman" w:hAnsi="Times New Roman" w:cs="Times New Roman"/>
            <w:noProof/>
            <w:webHidden/>
            <w:sz w:val="22"/>
            <w:szCs w:val="22"/>
            <w:rPrChange w:id="178" w:author="pranav baradkar" w:date="2021-09-16T23:50:00Z">
              <w:rPr>
                <w:noProof/>
                <w:webHidden/>
              </w:rPr>
            </w:rPrChange>
          </w:rPr>
          <w:t>4</w:t>
        </w:r>
        <w:r w:rsidRPr="001A25FA">
          <w:rPr>
            <w:rFonts w:ascii="Times New Roman" w:hAnsi="Times New Roman" w:cs="Times New Roman"/>
            <w:noProof/>
            <w:webHidden/>
            <w:sz w:val="22"/>
            <w:szCs w:val="22"/>
            <w:rPrChange w:id="179"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180" w:author="pranav baradkar" w:date="2021-09-16T23:50:00Z">
              <w:rPr>
                <w:rStyle w:val="Hyperlink"/>
                <w:noProof/>
              </w:rPr>
            </w:rPrChange>
          </w:rPr>
          <w:fldChar w:fldCharType="end"/>
        </w:r>
      </w:ins>
    </w:p>
    <w:p w14:paraId="3F52EB6F" w14:textId="1B36561F" w:rsidR="001A25FA" w:rsidRPr="001A25FA" w:rsidRDefault="001A25FA">
      <w:pPr>
        <w:pStyle w:val="TOC2"/>
        <w:tabs>
          <w:tab w:val="left" w:pos="720"/>
          <w:tab w:val="right" w:pos="9016"/>
        </w:tabs>
        <w:rPr>
          <w:ins w:id="181" w:author="pranav baradkar" w:date="2021-09-16T23:47:00Z"/>
          <w:rFonts w:ascii="Times New Roman" w:eastAsiaTheme="minorEastAsia" w:hAnsi="Times New Roman" w:cs="Times New Roman"/>
          <w:smallCaps w:val="0"/>
          <w:noProof/>
          <w:sz w:val="22"/>
          <w:szCs w:val="22"/>
          <w:lang w:eastAsia="en-IN"/>
          <w:rPrChange w:id="182" w:author="pranav baradkar" w:date="2021-09-16T23:50:00Z">
            <w:rPr>
              <w:ins w:id="183" w:author="pranav baradkar" w:date="2021-09-16T23:47:00Z"/>
              <w:rFonts w:eastAsiaTheme="minorEastAsia" w:cstheme="minorBidi"/>
              <w:smallCaps w:val="0"/>
              <w:noProof/>
              <w:sz w:val="22"/>
              <w:szCs w:val="22"/>
              <w:lang w:eastAsia="en-IN"/>
            </w:rPr>
          </w:rPrChange>
        </w:rPr>
      </w:pPr>
      <w:ins w:id="184" w:author="pranav baradkar" w:date="2021-09-16T23:47:00Z">
        <w:r w:rsidRPr="001A25FA">
          <w:rPr>
            <w:rStyle w:val="Hyperlink"/>
            <w:rFonts w:ascii="Times New Roman" w:hAnsi="Times New Roman" w:cs="Times New Roman"/>
            <w:noProof/>
            <w:sz w:val="22"/>
            <w:szCs w:val="22"/>
            <w:rPrChange w:id="185"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186"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187" w:author="pranav baradkar" w:date="2021-09-16T23:50:00Z">
              <w:rPr>
                <w:noProof/>
              </w:rPr>
            </w:rPrChange>
          </w:rPr>
          <w:instrText>HYPERLINK \l "_Toc82728482"</w:instrText>
        </w:r>
        <w:r w:rsidRPr="001A25FA">
          <w:rPr>
            <w:rStyle w:val="Hyperlink"/>
            <w:rFonts w:ascii="Times New Roman" w:hAnsi="Times New Roman" w:cs="Times New Roman"/>
            <w:noProof/>
            <w:sz w:val="22"/>
            <w:szCs w:val="22"/>
            <w:rPrChange w:id="188"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189"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190" w:author="pranav baradkar" w:date="2021-09-16T23:50:00Z">
              <w:rPr>
                <w:rStyle w:val="Hyperlink"/>
                <w:noProof/>
              </w:rPr>
            </w:rPrChange>
          </w:rPr>
          <w:t>1.5</w:t>
        </w:r>
        <w:r w:rsidRPr="001A25FA">
          <w:rPr>
            <w:rFonts w:ascii="Times New Roman" w:eastAsiaTheme="minorEastAsia" w:hAnsi="Times New Roman" w:cs="Times New Roman"/>
            <w:smallCaps w:val="0"/>
            <w:noProof/>
            <w:sz w:val="22"/>
            <w:szCs w:val="22"/>
            <w:lang w:eastAsia="en-IN"/>
            <w:rPrChange w:id="191"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192" w:author="pranav baradkar" w:date="2021-09-16T23:50:00Z">
              <w:rPr>
                <w:rStyle w:val="Hyperlink"/>
                <w:noProof/>
              </w:rPr>
            </w:rPrChange>
          </w:rPr>
          <w:t>Objective and scope</w:t>
        </w:r>
        <w:r w:rsidRPr="001A25FA">
          <w:rPr>
            <w:rFonts w:ascii="Times New Roman" w:hAnsi="Times New Roman" w:cs="Times New Roman"/>
            <w:noProof/>
            <w:webHidden/>
            <w:sz w:val="22"/>
            <w:szCs w:val="22"/>
            <w:rPrChange w:id="193" w:author="pranav baradkar" w:date="2021-09-16T23:50:00Z">
              <w:rPr>
                <w:noProof/>
                <w:webHidden/>
              </w:rPr>
            </w:rPrChange>
          </w:rPr>
          <w:tab/>
        </w:r>
        <w:r w:rsidRPr="001A25FA">
          <w:rPr>
            <w:rFonts w:ascii="Times New Roman" w:hAnsi="Times New Roman" w:cs="Times New Roman"/>
            <w:noProof/>
            <w:webHidden/>
            <w:sz w:val="22"/>
            <w:szCs w:val="22"/>
            <w:rPrChange w:id="194" w:author="pranav baradkar" w:date="2021-09-16T23:50:00Z">
              <w:rPr>
                <w:noProof/>
                <w:webHidden/>
              </w:rPr>
            </w:rPrChange>
          </w:rPr>
          <w:fldChar w:fldCharType="begin"/>
        </w:r>
        <w:r w:rsidRPr="001A25FA">
          <w:rPr>
            <w:rFonts w:ascii="Times New Roman" w:hAnsi="Times New Roman" w:cs="Times New Roman"/>
            <w:noProof/>
            <w:webHidden/>
            <w:sz w:val="22"/>
            <w:szCs w:val="22"/>
            <w:rPrChange w:id="195" w:author="pranav baradkar" w:date="2021-09-16T23:50:00Z">
              <w:rPr>
                <w:noProof/>
                <w:webHidden/>
              </w:rPr>
            </w:rPrChange>
          </w:rPr>
          <w:instrText xml:space="preserve"> PAGEREF _Toc82728482 \h </w:instrText>
        </w:r>
      </w:ins>
      <w:r w:rsidRPr="001A25FA">
        <w:rPr>
          <w:rFonts w:ascii="Times New Roman" w:hAnsi="Times New Roman" w:cs="Times New Roman"/>
          <w:noProof/>
          <w:webHidden/>
          <w:sz w:val="22"/>
          <w:szCs w:val="22"/>
          <w:rPrChange w:id="196"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197" w:author="pranav baradkar" w:date="2021-09-16T23:50:00Z">
            <w:rPr>
              <w:noProof/>
              <w:webHidden/>
            </w:rPr>
          </w:rPrChange>
        </w:rPr>
        <w:fldChar w:fldCharType="separate"/>
      </w:r>
      <w:ins w:id="198" w:author="pranav baradkar" w:date="2021-09-16T23:47:00Z">
        <w:r w:rsidRPr="001A25FA">
          <w:rPr>
            <w:rFonts w:ascii="Times New Roman" w:hAnsi="Times New Roman" w:cs="Times New Roman"/>
            <w:noProof/>
            <w:webHidden/>
            <w:sz w:val="22"/>
            <w:szCs w:val="22"/>
            <w:rPrChange w:id="199" w:author="pranav baradkar" w:date="2021-09-16T23:50:00Z">
              <w:rPr>
                <w:noProof/>
                <w:webHidden/>
              </w:rPr>
            </w:rPrChange>
          </w:rPr>
          <w:t>5</w:t>
        </w:r>
        <w:r w:rsidRPr="001A25FA">
          <w:rPr>
            <w:rFonts w:ascii="Times New Roman" w:hAnsi="Times New Roman" w:cs="Times New Roman"/>
            <w:noProof/>
            <w:webHidden/>
            <w:sz w:val="22"/>
            <w:szCs w:val="22"/>
            <w:rPrChange w:id="200"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201" w:author="pranav baradkar" w:date="2021-09-16T23:50:00Z">
              <w:rPr>
                <w:rStyle w:val="Hyperlink"/>
                <w:noProof/>
              </w:rPr>
            </w:rPrChange>
          </w:rPr>
          <w:fldChar w:fldCharType="end"/>
        </w:r>
      </w:ins>
    </w:p>
    <w:p w14:paraId="6B1ED312" w14:textId="730B66FE" w:rsidR="001A25FA" w:rsidRPr="001A25FA" w:rsidRDefault="001A25FA">
      <w:pPr>
        <w:pStyle w:val="TOC2"/>
        <w:tabs>
          <w:tab w:val="left" w:pos="720"/>
          <w:tab w:val="right" w:pos="9016"/>
        </w:tabs>
        <w:rPr>
          <w:ins w:id="202" w:author="pranav baradkar" w:date="2021-09-16T23:47:00Z"/>
          <w:rFonts w:ascii="Times New Roman" w:eastAsiaTheme="minorEastAsia" w:hAnsi="Times New Roman" w:cs="Times New Roman"/>
          <w:smallCaps w:val="0"/>
          <w:noProof/>
          <w:sz w:val="22"/>
          <w:szCs w:val="22"/>
          <w:lang w:eastAsia="en-IN"/>
          <w:rPrChange w:id="203" w:author="pranav baradkar" w:date="2021-09-16T23:50:00Z">
            <w:rPr>
              <w:ins w:id="204" w:author="pranav baradkar" w:date="2021-09-16T23:47:00Z"/>
              <w:rFonts w:eastAsiaTheme="minorEastAsia" w:cstheme="minorBidi"/>
              <w:smallCaps w:val="0"/>
              <w:noProof/>
              <w:sz w:val="22"/>
              <w:szCs w:val="22"/>
              <w:lang w:eastAsia="en-IN"/>
            </w:rPr>
          </w:rPrChange>
        </w:rPr>
      </w:pPr>
      <w:ins w:id="205" w:author="pranav baradkar" w:date="2021-09-16T23:47:00Z">
        <w:r w:rsidRPr="001A25FA">
          <w:rPr>
            <w:rStyle w:val="Hyperlink"/>
            <w:rFonts w:ascii="Times New Roman" w:hAnsi="Times New Roman" w:cs="Times New Roman"/>
            <w:noProof/>
            <w:sz w:val="22"/>
            <w:szCs w:val="22"/>
            <w:rPrChange w:id="206"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207"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208" w:author="pranav baradkar" w:date="2021-09-16T23:50:00Z">
              <w:rPr>
                <w:noProof/>
              </w:rPr>
            </w:rPrChange>
          </w:rPr>
          <w:instrText>HYPERLINK \l "_Toc82728483"</w:instrText>
        </w:r>
        <w:r w:rsidRPr="001A25FA">
          <w:rPr>
            <w:rStyle w:val="Hyperlink"/>
            <w:rFonts w:ascii="Times New Roman" w:hAnsi="Times New Roman" w:cs="Times New Roman"/>
            <w:noProof/>
            <w:sz w:val="22"/>
            <w:szCs w:val="22"/>
            <w:rPrChange w:id="209"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210"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211" w:author="pranav baradkar" w:date="2021-09-16T23:50:00Z">
              <w:rPr>
                <w:rStyle w:val="Hyperlink"/>
                <w:noProof/>
              </w:rPr>
            </w:rPrChange>
          </w:rPr>
          <w:t>1.6</w:t>
        </w:r>
        <w:r w:rsidRPr="001A25FA">
          <w:rPr>
            <w:rFonts w:ascii="Times New Roman" w:eastAsiaTheme="minorEastAsia" w:hAnsi="Times New Roman" w:cs="Times New Roman"/>
            <w:smallCaps w:val="0"/>
            <w:noProof/>
            <w:sz w:val="22"/>
            <w:szCs w:val="22"/>
            <w:lang w:eastAsia="en-IN"/>
            <w:rPrChange w:id="212"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213" w:author="pranav baradkar" w:date="2021-09-16T23:50:00Z">
              <w:rPr>
                <w:rStyle w:val="Hyperlink"/>
                <w:noProof/>
              </w:rPr>
            </w:rPrChange>
          </w:rPr>
          <w:t>Methodology</w:t>
        </w:r>
        <w:r w:rsidRPr="001A25FA">
          <w:rPr>
            <w:rFonts w:ascii="Times New Roman" w:hAnsi="Times New Roman" w:cs="Times New Roman"/>
            <w:noProof/>
            <w:webHidden/>
            <w:sz w:val="22"/>
            <w:szCs w:val="22"/>
            <w:rPrChange w:id="214" w:author="pranav baradkar" w:date="2021-09-16T23:50:00Z">
              <w:rPr>
                <w:noProof/>
                <w:webHidden/>
              </w:rPr>
            </w:rPrChange>
          </w:rPr>
          <w:tab/>
        </w:r>
        <w:r w:rsidRPr="001A25FA">
          <w:rPr>
            <w:rFonts w:ascii="Times New Roman" w:hAnsi="Times New Roman" w:cs="Times New Roman"/>
            <w:noProof/>
            <w:webHidden/>
            <w:sz w:val="22"/>
            <w:szCs w:val="22"/>
            <w:rPrChange w:id="215" w:author="pranav baradkar" w:date="2021-09-16T23:50:00Z">
              <w:rPr>
                <w:noProof/>
                <w:webHidden/>
              </w:rPr>
            </w:rPrChange>
          </w:rPr>
          <w:fldChar w:fldCharType="begin"/>
        </w:r>
        <w:r w:rsidRPr="001A25FA">
          <w:rPr>
            <w:rFonts w:ascii="Times New Roman" w:hAnsi="Times New Roman" w:cs="Times New Roman"/>
            <w:noProof/>
            <w:webHidden/>
            <w:sz w:val="22"/>
            <w:szCs w:val="22"/>
            <w:rPrChange w:id="216" w:author="pranav baradkar" w:date="2021-09-16T23:50:00Z">
              <w:rPr>
                <w:noProof/>
                <w:webHidden/>
              </w:rPr>
            </w:rPrChange>
          </w:rPr>
          <w:instrText xml:space="preserve"> PAGEREF _Toc82728483 \h </w:instrText>
        </w:r>
      </w:ins>
      <w:r w:rsidRPr="001A25FA">
        <w:rPr>
          <w:rFonts w:ascii="Times New Roman" w:hAnsi="Times New Roman" w:cs="Times New Roman"/>
          <w:noProof/>
          <w:webHidden/>
          <w:sz w:val="22"/>
          <w:szCs w:val="22"/>
          <w:rPrChange w:id="217"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218" w:author="pranav baradkar" w:date="2021-09-16T23:50:00Z">
            <w:rPr>
              <w:noProof/>
              <w:webHidden/>
            </w:rPr>
          </w:rPrChange>
        </w:rPr>
        <w:fldChar w:fldCharType="separate"/>
      </w:r>
      <w:ins w:id="219" w:author="pranav baradkar" w:date="2021-09-16T23:47:00Z">
        <w:r w:rsidRPr="001A25FA">
          <w:rPr>
            <w:rFonts w:ascii="Times New Roman" w:hAnsi="Times New Roman" w:cs="Times New Roman"/>
            <w:noProof/>
            <w:webHidden/>
            <w:sz w:val="22"/>
            <w:szCs w:val="22"/>
            <w:rPrChange w:id="220" w:author="pranav baradkar" w:date="2021-09-16T23:50:00Z">
              <w:rPr>
                <w:noProof/>
                <w:webHidden/>
              </w:rPr>
            </w:rPrChange>
          </w:rPr>
          <w:t>6</w:t>
        </w:r>
        <w:r w:rsidRPr="001A25FA">
          <w:rPr>
            <w:rFonts w:ascii="Times New Roman" w:hAnsi="Times New Roman" w:cs="Times New Roman"/>
            <w:noProof/>
            <w:webHidden/>
            <w:sz w:val="22"/>
            <w:szCs w:val="22"/>
            <w:rPrChange w:id="221"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222" w:author="pranav baradkar" w:date="2021-09-16T23:50:00Z">
              <w:rPr>
                <w:rStyle w:val="Hyperlink"/>
                <w:noProof/>
              </w:rPr>
            </w:rPrChange>
          </w:rPr>
          <w:fldChar w:fldCharType="end"/>
        </w:r>
      </w:ins>
    </w:p>
    <w:p w14:paraId="189439E6" w14:textId="6B0AEBFF" w:rsidR="001A25FA" w:rsidRPr="001A25FA" w:rsidRDefault="001A25FA">
      <w:pPr>
        <w:pStyle w:val="TOC1"/>
        <w:tabs>
          <w:tab w:val="left" w:pos="480"/>
          <w:tab w:val="right" w:pos="9016"/>
        </w:tabs>
        <w:rPr>
          <w:ins w:id="223" w:author="pranav baradkar" w:date="2021-09-16T23:47:00Z"/>
          <w:rFonts w:ascii="Times New Roman" w:eastAsiaTheme="minorEastAsia" w:hAnsi="Times New Roman" w:cs="Times New Roman"/>
          <w:b w:val="0"/>
          <w:bCs w:val="0"/>
          <w:caps w:val="0"/>
          <w:noProof/>
          <w:sz w:val="22"/>
          <w:szCs w:val="22"/>
          <w:lang w:eastAsia="en-IN"/>
          <w:rPrChange w:id="224" w:author="pranav baradkar" w:date="2021-09-16T23:50:00Z">
            <w:rPr>
              <w:ins w:id="225" w:author="pranav baradkar" w:date="2021-09-16T23:47:00Z"/>
              <w:rFonts w:eastAsiaTheme="minorEastAsia" w:cstheme="minorBidi"/>
              <w:b w:val="0"/>
              <w:bCs w:val="0"/>
              <w:caps w:val="0"/>
              <w:noProof/>
              <w:sz w:val="22"/>
              <w:szCs w:val="22"/>
              <w:lang w:eastAsia="en-IN"/>
            </w:rPr>
          </w:rPrChange>
        </w:rPr>
      </w:pPr>
      <w:ins w:id="226" w:author="pranav baradkar" w:date="2021-09-16T23:47:00Z">
        <w:r w:rsidRPr="001A25FA">
          <w:rPr>
            <w:rStyle w:val="Hyperlink"/>
            <w:rFonts w:ascii="Times New Roman" w:hAnsi="Times New Roman" w:cs="Times New Roman"/>
            <w:noProof/>
            <w:sz w:val="22"/>
            <w:szCs w:val="22"/>
            <w:rPrChange w:id="227"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228"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229" w:author="pranav baradkar" w:date="2021-09-16T23:50:00Z">
              <w:rPr>
                <w:noProof/>
              </w:rPr>
            </w:rPrChange>
          </w:rPr>
          <w:instrText>HYPERLINK \l "_Toc82728484"</w:instrText>
        </w:r>
        <w:r w:rsidRPr="001A25FA">
          <w:rPr>
            <w:rStyle w:val="Hyperlink"/>
            <w:rFonts w:ascii="Times New Roman" w:hAnsi="Times New Roman" w:cs="Times New Roman"/>
            <w:noProof/>
            <w:sz w:val="22"/>
            <w:szCs w:val="22"/>
            <w:rPrChange w:id="230"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231"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232" w:author="pranav baradkar" w:date="2021-09-16T23:50:00Z">
              <w:rPr>
                <w:rStyle w:val="Hyperlink"/>
                <w:noProof/>
              </w:rPr>
            </w:rPrChange>
          </w:rPr>
          <w:t>2</w:t>
        </w:r>
        <w:r w:rsidRPr="001A25FA">
          <w:rPr>
            <w:rFonts w:ascii="Times New Roman" w:eastAsiaTheme="minorEastAsia" w:hAnsi="Times New Roman" w:cs="Times New Roman"/>
            <w:b w:val="0"/>
            <w:bCs w:val="0"/>
            <w:caps w:val="0"/>
            <w:noProof/>
            <w:sz w:val="22"/>
            <w:szCs w:val="22"/>
            <w:lang w:eastAsia="en-IN"/>
            <w:rPrChange w:id="233" w:author="pranav baradkar" w:date="2021-09-16T23:50:00Z">
              <w:rPr>
                <w:rFonts w:eastAsiaTheme="minorEastAsia" w:cstheme="minorBidi"/>
                <w:b w:val="0"/>
                <w:bCs w:val="0"/>
                <w:caps w:val="0"/>
                <w:noProof/>
                <w:sz w:val="22"/>
                <w:szCs w:val="22"/>
                <w:lang w:eastAsia="en-IN"/>
              </w:rPr>
            </w:rPrChange>
          </w:rPr>
          <w:tab/>
        </w:r>
        <w:r w:rsidRPr="001A25FA">
          <w:rPr>
            <w:rStyle w:val="Hyperlink"/>
            <w:rFonts w:ascii="Times New Roman" w:hAnsi="Times New Roman" w:cs="Times New Roman"/>
            <w:noProof/>
            <w:sz w:val="22"/>
            <w:szCs w:val="22"/>
            <w:rPrChange w:id="234" w:author="pranav baradkar" w:date="2021-09-16T23:50:00Z">
              <w:rPr>
                <w:rStyle w:val="Hyperlink"/>
                <w:noProof/>
              </w:rPr>
            </w:rPrChange>
          </w:rPr>
          <w:t>Literature Review</w:t>
        </w:r>
        <w:r w:rsidRPr="001A25FA">
          <w:rPr>
            <w:rFonts w:ascii="Times New Roman" w:hAnsi="Times New Roman" w:cs="Times New Roman"/>
            <w:noProof/>
            <w:webHidden/>
            <w:sz w:val="22"/>
            <w:szCs w:val="22"/>
            <w:rPrChange w:id="235" w:author="pranav baradkar" w:date="2021-09-16T23:50:00Z">
              <w:rPr>
                <w:noProof/>
                <w:webHidden/>
              </w:rPr>
            </w:rPrChange>
          </w:rPr>
          <w:tab/>
        </w:r>
        <w:r w:rsidRPr="001A25FA">
          <w:rPr>
            <w:rFonts w:ascii="Times New Roman" w:hAnsi="Times New Roman" w:cs="Times New Roman"/>
            <w:noProof/>
            <w:webHidden/>
            <w:sz w:val="22"/>
            <w:szCs w:val="22"/>
            <w:rPrChange w:id="236" w:author="pranav baradkar" w:date="2021-09-16T23:50:00Z">
              <w:rPr>
                <w:noProof/>
                <w:webHidden/>
              </w:rPr>
            </w:rPrChange>
          </w:rPr>
          <w:fldChar w:fldCharType="begin"/>
        </w:r>
        <w:r w:rsidRPr="001A25FA">
          <w:rPr>
            <w:rFonts w:ascii="Times New Roman" w:hAnsi="Times New Roman" w:cs="Times New Roman"/>
            <w:noProof/>
            <w:webHidden/>
            <w:sz w:val="22"/>
            <w:szCs w:val="22"/>
            <w:rPrChange w:id="237" w:author="pranav baradkar" w:date="2021-09-16T23:50:00Z">
              <w:rPr>
                <w:noProof/>
                <w:webHidden/>
              </w:rPr>
            </w:rPrChange>
          </w:rPr>
          <w:instrText xml:space="preserve"> PAGEREF _Toc82728484 \h </w:instrText>
        </w:r>
      </w:ins>
      <w:r w:rsidRPr="001A25FA">
        <w:rPr>
          <w:rFonts w:ascii="Times New Roman" w:hAnsi="Times New Roman" w:cs="Times New Roman"/>
          <w:noProof/>
          <w:webHidden/>
          <w:sz w:val="22"/>
          <w:szCs w:val="22"/>
          <w:rPrChange w:id="238"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239" w:author="pranav baradkar" w:date="2021-09-16T23:50:00Z">
            <w:rPr>
              <w:noProof/>
              <w:webHidden/>
            </w:rPr>
          </w:rPrChange>
        </w:rPr>
        <w:fldChar w:fldCharType="separate"/>
      </w:r>
      <w:ins w:id="240" w:author="pranav baradkar" w:date="2021-09-16T23:47:00Z">
        <w:r w:rsidRPr="001A25FA">
          <w:rPr>
            <w:rFonts w:ascii="Times New Roman" w:hAnsi="Times New Roman" w:cs="Times New Roman"/>
            <w:noProof/>
            <w:webHidden/>
            <w:sz w:val="22"/>
            <w:szCs w:val="22"/>
            <w:rPrChange w:id="241" w:author="pranav baradkar" w:date="2021-09-16T23:50:00Z">
              <w:rPr>
                <w:noProof/>
                <w:webHidden/>
              </w:rPr>
            </w:rPrChange>
          </w:rPr>
          <w:t>8</w:t>
        </w:r>
        <w:r w:rsidRPr="001A25FA">
          <w:rPr>
            <w:rFonts w:ascii="Times New Roman" w:hAnsi="Times New Roman" w:cs="Times New Roman"/>
            <w:noProof/>
            <w:webHidden/>
            <w:sz w:val="22"/>
            <w:szCs w:val="22"/>
            <w:rPrChange w:id="242"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243" w:author="pranav baradkar" w:date="2021-09-16T23:50:00Z">
              <w:rPr>
                <w:rStyle w:val="Hyperlink"/>
                <w:noProof/>
              </w:rPr>
            </w:rPrChange>
          </w:rPr>
          <w:fldChar w:fldCharType="end"/>
        </w:r>
      </w:ins>
    </w:p>
    <w:p w14:paraId="097DF6D0" w14:textId="11CB6838" w:rsidR="001A25FA" w:rsidRPr="001A25FA" w:rsidRDefault="001A25FA">
      <w:pPr>
        <w:pStyle w:val="TOC2"/>
        <w:tabs>
          <w:tab w:val="left" w:pos="720"/>
          <w:tab w:val="right" w:pos="9016"/>
        </w:tabs>
        <w:rPr>
          <w:ins w:id="244" w:author="pranav baradkar" w:date="2021-09-16T23:47:00Z"/>
          <w:rFonts w:ascii="Times New Roman" w:eastAsiaTheme="minorEastAsia" w:hAnsi="Times New Roman" w:cs="Times New Roman"/>
          <w:smallCaps w:val="0"/>
          <w:noProof/>
          <w:sz w:val="22"/>
          <w:szCs w:val="22"/>
          <w:lang w:eastAsia="en-IN"/>
          <w:rPrChange w:id="245" w:author="pranav baradkar" w:date="2021-09-16T23:50:00Z">
            <w:rPr>
              <w:ins w:id="246" w:author="pranav baradkar" w:date="2021-09-16T23:47:00Z"/>
              <w:rFonts w:eastAsiaTheme="minorEastAsia" w:cstheme="minorBidi"/>
              <w:smallCaps w:val="0"/>
              <w:noProof/>
              <w:sz w:val="22"/>
              <w:szCs w:val="22"/>
              <w:lang w:eastAsia="en-IN"/>
            </w:rPr>
          </w:rPrChange>
        </w:rPr>
      </w:pPr>
      <w:ins w:id="247" w:author="pranav baradkar" w:date="2021-09-16T23:47:00Z">
        <w:r w:rsidRPr="001A25FA">
          <w:rPr>
            <w:rStyle w:val="Hyperlink"/>
            <w:rFonts w:ascii="Times New Roman" w:hAnsi="Times New Roman" w:cs="Times New Roman"/>
            <w:noProof/>
            <w:sz w:val="22"/>
            <w:szCs w:val="22"/>
            <w:rPrChange w:id="248"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249"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250" w:author="pranav baradkar" w:date="2021-09-16T23:50:00Z">
              <w:rPr>
                <w:noProof/>
              </w:rPr>
            </w:rPrChange>
          </w:rPr>
          <w:instrText>HYPERLINK \l "_Toc82728485"</w:instrText>
        </w:r>
        <w:r w:rsidRPr="001A25FA">
          <w:rPr>
            <w:rStyle w:val="Hyperlink"/>
            <w:rFonts w:ascii="Times New Roman" w:hAnsi="Times New Roman" w:cs="Times New Roman"/>
            <w:noProof/>
            <w:sz w:val="22"/>
            <w:szCs w:val="22"/>
            <w:rPrChange w:id="251"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252"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253" w:author="pranav baradkar" w:date="2021-09-16T23:50:00Z">
              <w:rPr>
                <w:rStyle w:val="Hyperlink"/>
                <w:noProof/>
              </w:rPr>
            </w:rPrChange>
          </w:rPr>
          <w:t>2.1</w:t>
        </w:r>
        <w:r w:rsidRPr="001A25FA">
          <w:rPr>
            <w:rFonts w:ascii="Times New Roman" w:eastAsiaTheme="minorEastAsia" w:hAnsi="Times New Roman" w:cs="Times New Roman"/>
            <w:smallCaps w:val="0"/>
            <w:noProof/>
            <w:sz w:val="22"/>
            <w:szCs w:val="22"/>
            <w:lang w:eastAsia="en-IN"/>
            <w:rPrChange w:id="254"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255" w:author="pranav baradkar" w:date="2021-09-16T23:50:00Z">
              <w:rPr>
                <w:rStyle w:val="Hyperlink"/>
                <w:noProof/>
              </w:rPr>
            </w:rPrChange>
          </w:rPr>
          <w:t>General</w:t>
        </w:r>
        <w:r w:rsidRPr="001A25FA">
          <w:rPr>
            <w:rFonts w:ascii="Times New Roman" w:hAnsi="Times New Roman" w:cs="Times New Roman"/>
            <w:noProof/>
            <w:webHidden/>
            <w:sz w:val="22"/>
            <w:szCs w:val="22"/>
            <w:rPrChange w:id="256" w:author="pranav baradkar" w:date="2021-09-16T23:50:00Z">
              <w:rPr>
                <w:noProof/>
                <w:webHidden/>
              </w:rPr>
            </w:rPrChange>
          </w:rPr>
          <w:tab/>
        </w:r>
        <w:r w:rsidRPr="001A25FA">
          <w:rPr>
            <w:rFonts w:ascii="Times New Roman" w:hAnsi="Times New Roman" w:cs="Times New Roman"/>
            <w:noProof/>
            <w:webHidden/>
            <w:sz w:val="22"/>
            <w:szCs w:val="22"/>
            <w:rPrChange w:id="257" w:author="pranav baradkar" w:date="2021-09-16T23:50:00Z">
              <w:rPr>
                <w:noProof/>
                <w:webHidden/>
              </w:rPr>
            </w:rPrChange>
          </w:rPr>
          <w:fldChar w:fldCharType="begin"/>
        </w:r>
        <w:r w:rsidRPr="001A25FA">
          <w:rPr>
            <w:rFonts w:ascii="Times New Roman" w:hAnsi="Times New Roman" w:cs="Times New Roman"/>
            <w:noProof/>
            <w:webHidden/>
            <w:sz w:val="22"/>
            <w:szCs w:val="22"/>
            <w:rPrChange w:id="258" w:author="pranav baradkar" w:date="2021-09-16T23:50:00Z">
              <w:rPr>
                <w:noProof/>
                <w:webHidden/>
              </w:rPr>
            </w:rPrChange>
          </w:rPr>
          <w:instrText xml:space="preserve"> PAGEREF _Toc82728485 \h </w:instrText>
        </w:r>
      </w:ins>
      <w:r w:rsidRPr="001A25FA">
        <w:rPr>
          <w:rFonts w:ascii="Times New Roman" w:hAnsi="Times New Roman" w:cs="Times New Roman"/>
          <w:noProof/>
          <w:webHidden/>
          <w:sz w:val="22"/>
          <w:szCs w:val="22"/>
          <w:rPrChange w:id="259"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260" w:author="pranav baradkar" w:date="2021-09-16T23:50:00Z">
            <w:rPr>
              <w:noProof/>
              <w:webHidden/>
            </w:rPr>
          </w:rPrChange>
        </w:rPr>
        <w:fldChar w:fldCharType="separate"/>
      </w:r>
      <w:ins w:id="261" w:author="pranav baradkar" w:date="2021-09-16T23:47:00Z">
        <w:r w:rsidRPr="001A25FA">
          <w:rPr>
            <w:rFonts w:ascii="Times New Roman" w:hAnsi="Times New Roman" w:cs="Times New Roman"/>
            <w:noProof/>
            <w:webHidden/>
            <w:sz w:val="22"/>
            <w:szCs w:val="22"/>
            <w:rPrChange w:id="262" w:author="pranav baradkar" w:date="2021-09-16T23:50:00Z">
              <w:rPr>
                <w:noProof/>
                <w:webHidden/>
              </w:rPr>
            </w:rPrChange>
          </w:rPr>
          <w:t>8</w:t>
        </w:r>
        <w:r w:rsidRPr="001A25FA">
          <w:rPr>
            <w:rFonts w:ascii="Times New Roman" w:hAnsi="Times New Roman" w:cs="Times New Roman"/>
            <w:noProof/>
            <w:webHidden/>
            <w:sz w:val="22"/>
            <w:szCs w:val="22"/>
            <w:rPrChange w:id="263"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264" w:author="pranav baradkar" w:date="2021-09-16T23:50:00Z">
              <w:rPr>
                <w:rStyle w:val="Hyperlink"/>
                <w:noProof/>
              </w:rPr>
            </w:rPrChange>
          </w:rPr>
          <w:fldChar w:fldCharType="end"/>
        </w:r>
      </w:ins>
    </w:p>
    <w:p w14:paraId="40723D43" w14:textId="47EE419A" w:rsidR="001A25FA" w:rsidRPr="001A25FA" w:rsidRDefault="001A25FA">
      <w:pPr>
        <w:pStyle w:val="TOC2"/>
        <w:tabs>
          <w:tab w:val="left" w:pos="720"/>
          <w:tab w:val="right" w:pos="9016"/>
        </w:tabs>
        <w:rPr>
          <w:ins w:id="265" w:author="pranav baradkar" w:date="2021-09-16T23:47:00Z"/>
          <w:rFonts w:ascii="Times New Roman" w:eastAsiaTheme="minorEastAsia" w:hAnsi="Times New Roman" w:cs="Times New Roman"/>
          <w:smallCaps w:val="0"/>
          <w:noProof/>
          <w:sz w:val="22"/>
          <w:szCs w:val="22"/>
          <w:lang w:eastAsia="en-IN"/>
          <w:rPrChange w:id="266" w:author="pranav baradkar" w:date="2021-09-16T23:50:00Z">
            <w:rPr>
              <w:ins w:id="267" w:author="pranav baradkar" w:date="2021-09-16T23:47:00Z"/>
              <w:rFonts w:eastAsiaTheme="minorEastAsia" w:cstheme="minorBidi"/>
              <w:smallCaps w:val="0"/>
              <w:noProof/>
              <w:sz w:val="22"/>
              <w:szCs w:val="22"/>
              <w:lang w:eastAsia="en-IN"/>
            </w:rPr>
          </w:rPrChange>
        </w:rPr>
      </w:pPr>
      <w:ins w:id="268" w:author="pranav baradkar" w:date="2021-09-16T23:47:00Z">
        <w:r w:rsidRPr="001A25FA">
          <w:rPr>
            <w:rStyle w:val="Hyperlink"/>
            <w:rFonts w:ascii="Times New Roman" w:hAnsi="Times New Roman" w:cs="Times New Roman"/>
            <w:noProof/>
            <w:sz w:val="22"/>
            <w:szCs w:val="22"/>
            <w:rPrChange w:id="269"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270"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271" w:author="pranav baradkar" w:date="2021-09-16T23:50:00Z">
              <w:rPr>
                <w:noProof/>
              </w:rPr>
            </w:rPrChange>
          </w:rPr>
          <w:instrText>HYPERLINK \l "_Toc82728486"</w:instrText>
        </w:r>
        <w:r w:rsidRPr="001A25FA">
          <w:rPr>
            <w:rStyle w:val="Hyperlink"/>
            <w:rFonts w:ascii="Times New Roman" w:hAnsi="Times New Roman" w:cs="Times New Roman"/>
            <w:noProof/>
            <w:sz w:val="22"/>
            <w:szCs w:val="22"/>
            <w:rPrChange w:id="272"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273"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274" w:author="pranav baradkar" w:date="2021-09-16T23:50:00Z">
              <w:rPr>
                <w:rStyle w:val="Hyperlink"/>
                <w:noProof/>
              </w:rPr>
            </w:rPrChange>
          </w:rPr>
          <w:t>2.2</w:t>
        </w:r>
        <w:r w:rsidRPr="001A25FA">
          <w:rPr>
            <w:rFonts w:ascii="Times New Roman" w:eastAsiaTheme="minorEastAsia" w:hAnsi="Times New Roman" w:cs="Times New Roman"/>
            <w:smallCaps w:val="0"/>
            <w:noProof/>
            <w:sz w:val="22"/>
            <w:szCs w:val="22"/>
            <w:lang w:eastAsia="en-IN"/>
            <w:rPrChange w:id="275"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276" w:author="pranav baradkar" w:date="2021-09-16T23:50:00Z">
              <w:rPr>
                <w:rStyle w:val="Hyperlink"/>
                <w:noProof/>
              </w:rPr>
            </w:rPrChange>
          </w:rPr>
          <w:t>Road Roughness</w:t>
        </w:r>
        <w:r w:rsidRPr="001A25FA">
          <w:rPr>
            <w:rFonts w:ascii="Times New Roman" w:hAnsi="Times New Roman" w:cs="Times New Roman"/>
            <w:noProof/>
            <w:webHidden/>
            <w:sz w:val="22"/>
            <w:szCs w:val="22"/>
            <w:rPrChange w:id="277" w:author="pranav baradkar" w:date="2021-09-16T23:50:00Z">
              <w:rPr>
                <w:noProof/>
                <w:webHidden/>
              </w:rPr>
            </w:rPrChange>
          </w:rPr>
          <w:tab/>
        </w:r>
        <w:r w:rsidRPr="001A25FA">
          <w:rPr>
            <w:rFonts w:ascii="Times New Roman" w:hAnsi="Times New Roman" w:cs="Times New Roman"/>
            <w:noProof/>
            <w:webHidden/>
            <w:sz w:val="22"/>
            <w:szCs w:val="22"/>
            <w:rPrChange w:id="278" w:author="pranav baradkar" w:date="2021-09-16T23:50:00Z">
              <w:rPr>
                <w:noProof/>
                <w:webHidden/>
              </w:rPr>
            </w:rPrChange>
          </w:rPr>
          <w:fldChar w:fldCharType="begin"/>
        </w:r>
        <w:r w:rsidRPr="001A25FA">
          <w:rPr>
            <w:rFonts w:ascii="Times New Roman" w:hAnsi="Times New Roman" w:cs="Times New Roman"/>
            <w:noProof/>
            <w:webHidden/>
            <w:sz w:val="22"/>
            <w:szCs w:val="22"/>
            <w:rPrChange w:id="279" w:author="pranav baradkar" w:date="2021-09-16T23:50:00Z">
              <w:rPr>
                <w:noProof/>
                <w:webHidden/>
              </w:rPr>
            </w:rPrChange>
          </w:rPr>
          <w:instrText xml:space="preserve"> PAGEREF _Toc82728486 \h </w:instrText>
        </w:r>
      </w:ins>
      <w:r w:rsidRPr="001A25FA">
        <w:rPr>
          <w:rFonts w:ascii="Times New Roman" w:hAnsi="Times New Roman" w:cs="Times New Roman"/>
          <w:noProof/>
          <w:webHidden/>
          <w:sz w:val="22"/>
          <w:szCs w:val="22"/>
          <w:rPrChange w:id="280"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281" w:author="pranav baradkar" w:date="2021-09-16T23:50:00Z">
            <w:rPr>
              <w:noProof/>
              <w:webHidden/>
            </w:rPr>
          </w:rPrChange>
        </w:rPr>
        <w:fldChar w:fldCharType="separate"/>
      </w:r>
      <w:ins w:id="282" w:author="pranav baradkar" w:date="2021-09-16T23:47:00Z">
        <w:r w:rsidRPr="001A25FA">
          <w:rPr>
            <w:rFonts w:ascii="Times New Roman" w:hAnsi="Times New Roman" w:cs="Times New Roman"/>
            <w:noProof/>
            <w:webHidden/>
            <w:sz w:val="22"/>
            <w:szCs w:val="22"/>
            <w:rPrChange w:id="283" w:author="pranav baradkar" w:date="2021-09-16T23:50:00Z">
              <w:rPr>
                <w:noProof/>
                <w:webHidden/>
              </w:rPr>
            </w:rPrChange>
          </w:rPr>
          <w:t>8</w:t>
        </w:r>
        <w:r w:rsidRPr="001A25FA">
          <w:rPr>
            <w:rFonts w:ascii="Times New Roman" w:hAnsi="Times New Roman" w:cs="Times New Roman"/>
            <w:noProof/>
            <w:webHidden/>
            <w:sz w:val="22"/>
            <w:szCs w:val="22"/>
            <w:rPrChange w:id="284"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285" w:author="pranav baradkar" w:date="2021-09-16T23:50:00Z">
              <w:rPr>
                <w:rStyle w:val="Hyperlink"/>
                <w:noProof/>
              </w:rPr>
            </w:rPrChange>
          </w:rPr>
          <w:fldChar w:fldCharType="end"/>
        </w:r>
      </w:ins>
    </w:p>
    <w:p w14:paraId="79A519EA" w14:textId="2BEB0E31" w:rsidR="001A25FA" w:rsidRPr="001A25FA" w:rsidRDefault="001A25FA">
      <w:pPr>
        <w:pStyle w:val="TOC2"/>
        <w:tabs>
          <w:tab w:val="left" w:pos="720"/>
          <w:tab w:val="right" w:pos="9016"/>
        </w:tabs>
        <w:rPr>
          <w:ins w:id="286" w:author="pranav baradkar" w:date="2021-09-16T23:47:00Z"/>
          <w:rFonts w:ascii="Times New Roman" w:eastAsiaTheme="minorEastAsia" w:hAnsi="Times New Roman" w:cs="Times New Roman"/>
          <w:smallCaps w:val="0"/>
          <w:noProof/>
          <w:sz w:val="22"/>
          <w:szCs w:val="22"/>
          <w:lang w:eastAsia="en-IN"/>
          <w:rPrChange w:id="287" w:author="pranav baradkar" w:date="2021-09-16T23:50:00Z">
            <w:rPr>
              <w:ins w:id="288" w:author="pranav baradkar" w:date="2021-09-16T23:47:00Z"/>
              <w:rFonts w:eastAsiaTheme="minorEastAsia" w:cstheme="minorBidi"/>
              <w:smallCaps w:val="0"/>
              <w:noProof/>
              <w:sz w:val="22"/>
              <w:szCs w:val="22"/>
              <w:lang w:eastAsia="en-IN"/>
            </w:rPr>
          </w:rPrChange>
        </w:rPr>
      </w:pPr>
      <w:ins w:id="289" w:author="pranav baradkar" w:date="2021-09-16T23:47:00Z">
        <w:r w:rsidRPr="001A25FA">
          <w:rPr>
            <w:rStyle w:val="Hyperlink"/>
            <w:rFonts w:ascii="Times New Roman" w:hAnsi="Times New Roman" w:cs="Times New Roman"/>
            <w:noProof/>
            <w:sz w:val="22"/>
            <w:szCs w:val="22"/>
            <w:rPrChange w:id="290"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291"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292" w:author="pranav baradkar" w:date="2021-09-16T23:50:00Z">
              <w:rPr>
                <w:noProof/>
              </w:rPr>
            </w:rPrChange>
          </w:rPr>
          <w:instrText>HYPERLINK \l "_Toc82728487"</w:instrText>
        </w:r>
        <w:r w:rsidRPr="001A25FA">
          <w:rPr>
            <w:rStyle w:val="Hyperlink"/>
            <w:rFonts w:ascii="Times New Roman" w:hAnsi="Times New Roman" w:cs="Times New Roman"/>
            <w:noProof/>
            <w:sz w:val="22"/>
            <w:szCs w:val="22"/>
            <w:rPrChange w:id="293"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294"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295" w:author="pranav baradkar" w:date="2021-09-16T23:50:00Z">
              <w:rPr>
                <w:rStyle w:val="Hyperlink"/>
                <w:noProof/>
              </w:rPr>
            </w:rPrChange>
          </w:rPr>
          <w:t>2.3</w:t>
        </w:r>
        <w:r w:rsidRPr="001A25FA">
          <w:rPr>
            <w:rFonts w:ascii="Times New Roman" w:eastAsiaTheme="minorEastAsia" w:hAnsi="Times New Roman" w:cs="Times New Roman"/>
            <w:smallCaps w:val="0"/>
            <w:noProof/>
            <w:sz w:val="22"/>
            <w:szCs w:val="22"/>
            <w:lang w:eastAsia="en-IN"/>
            <w:rPrChange w:id="296"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297" w:author="pranav baradkar" w:date="2021-09-16T23:50:00Z">
              <w:rPr>
                <w:rStyle w:val="Hyperlink"/>
                <w:noProof/>
              </w:rPr>
            </w:rPrChange>
          </w:rPr>
          <w:t>Roughness Measurement Methods</w:t>
        </w:r>
        <w:r w:rsidRPr="001A25FA">
          <w:rPr>
            <w:rFonts w:ascii="Times New Roman" w:hAnsi="Times New Roman" w:cs="Times New Roman"/>
            <w:noProof/>
            <w:webHidden/>
            <w:sz w:val="22"/>
            <w:szCs w:val="22"/>
            <w:rPrChange w:id="298" w:author="pranav baradkar" w:date="2021-09-16T23:50:00Z">
              <w:rPr>
                <w:noProof/>
                <w:webHidden/>
              </w:rPr>
            </w:rPrChange>
          </w:rPr>
          <w:tab/>
        </w:r>
        <w:r w:rsidRPr="001A25FA">
          <w:rPr>
            <w:rFonts w:ascii="Times New Roman" w:hAnsi="Times New Roman" w:cs="Times New Roman"/>
            <w:noProof/>
            <w:webHidden/>
            <w:sz w:val="22"/>
            <w:szCs w:val="22"/>
            <w:rPrChange w:id="299" w:author="pranav baradkar" w:date="2021-09-16T23:50:00Z">
              <w:rPr>
                <w:noProof/>
                <w:webHidden/>
              </w:rPr>
            </w:rPrChange>
          </w:rPr>
          <w:fldChar w:fldCharType="begin"/>
        </w:r>
        <w:r w:rsidRPr="001A25FA">
          <w:rPr>
            <w:rFonts w:ascii="Times New Roman" w:hAnsi="Times New Roman" w:cs="Times New Roman"/>
            <w:noProof/>
            <w:webHidden/>
            <w:sz w:val="22"/>
            <w:szCs w:val="22"/>
            <w:rPrChange w:id="300" w:author="pranav baradkar" w:date="2021-09-16T23:50:00Z">
              <w:rPr>
                <w:noProof/>
                <w:webHidden/>
              </w:rPr>
            </w:rPrChange>
          </w:rPr>
          <w:instrText xml:space="preserve"> PAGEREF _Toc82728487 \h </w:instrText>
        </w:r>
      </w:ins>
      <w:r w:rsidRPr="001A25FA">
        <w:rPr>
          <w:rFonts w:ascii="Times New Roman" w:hAnsi="Times New Roman" w:cs="Times New Roman"/>
          <w:noProof/>
          <w:webHidden/>
          <w:sz w:val="22"/>
          <w:szCs w:val="22"/>
          <w:rPrChange w:id="301"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302" w:author="pranav baradkar" w:date="2021-09-16T23:50:00Z">
            <w:rPr>
              <w:noProof/>
              <w:webHidden/>
            </w:rPr>
          </w:rPrChange>
        </w:rPr>
        <w:fldChar w:fldCharType="separate"/>
      </w:r>
      <w:ins w:id="303" w:author="pranav baradkar" w:date="2021-09-16T23:47:00Z">
        <w:r w:rsidRPr="001A25FA">
          <w:rPr>
            <w:rFonts w:ascii="Times New Roman" w:hAnsi="Times New Roman" w:cs="Times New Roman"/>
            <w:noProof/>
            <w:webHidden/>
            <w:sz w:val="22"/>
            <w:szCs w:val="22"/>
            <w:rPrChange w:id="304" w:author="pranav baradkar" w:date="2021-09-16T23:50:00Z">
              <w:rPr>
                <w:noProof/>
                <w:webHidden/>
              </w:rPr>
            </w:rPrChange>
          </w:rPr>
          <w:t>9</w:t>
        </w:r>
        <w:r w:rsidRPr="001A25FA">
          <w:rPr>
            <w:rFonts w:ascii="Times New Roman" w:hAnsi="Times New Roman" w:cs="Times New Roman"/>
            <w:noProof/>
            <w:webHidden/>
            <w:sz w:val="22"/>
            <w:szCs w:val="22"/>
            <w:rPrChange w:id="305"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306" w:author="pranav baradkar" w:date="2021-09-16T23:50:00Z">
              <w:rPr>
                <w:rStyle w:val="Hyperlink"/>
                <w:noProof/>
              </w:rPr>
            </w:rPrChange>
          </w:rPr>
          <w:fldChar w:fldCharType="end"/>
        </w:r>
      </w:ins>
    </w:p>
    <w:p w14:paraId="4DE01966" w14:textId="4D0E4DE5" w:rsidR="001A25FA" w:rsidRPr="001A25FA" w:rsidRDefault="001A25FA">
      <w:pPr>
        <w:pStyle w:val="TOC3"/>
        <w:tabs>
          <w:tab w:val="left" w:pos="1200"/>
          <w:tab w:val="right" w:pos="9016"/>
        </w:tabs>
        <w:rPr>
          <w:ins w:id="307" w:author="pranav baradkar" w:date="2021-09-16T23:47:00Z"/>
          <w:rFonts w:ascii="Times New Roman" w:eastAsiaTheme="minorEastAsia" w:hAnsi="Times New Roman" w:cs="Times New Roman"/>
          <w:i w:val="0"/>
          <w:iCs w:val="0"/>
          <w:noProof/>
          <w:sz w:val="22"/>
          <w:szCs w:val="22"/>
          <w:lang w:eastAsia="en-IN"/>
          <w:rPrChange w:id="308" w:author="pranav baradkar" w:date="2021-09-16T23:50:00Z">
            <w:rPr>
              <w:ins w:id="309" w:author="pranav baradkar" w:date="2021-09-16T23:47:00Z"/>
              <w:rFonts w:eastAsiaTheme="minorEastAsia" w:cstheme="minorBidi"/>
              <w:i w:val="0"/>
              <w:iCs w:val="0"/>
              <w:noProof/>
              <w:sz w:val="22"/>
              <w:szCs w:val="22"/>
              <w:lang w:eastAsia="en-IN"/>
            </w:rPr>
          </w:rPrChange>
        </w:rPr>
      </w:pPr>
      <w:ins w:id="310" w:author="pranav baradkar" w:date="2021-09-16T23:47:00Z">
        <w:r w:rsidRPr="001A25FA">
          <w:rPr>
            <w:rStyle w:val="Hyperlink"/>
            <w:rFonts w:ascii="Times New Roman" w:hAnsi="Times New Roman" w:cs="Times New Roman"/>
            <w:noProof/>
            <w:sz w:val="22"/>
            <w:szCs w:val="22"/>
            <w:rPrChange w:id="311"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312"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313" w:author="pranav baradkar" w:date="2021-09-16T23:50:00Z">
              <w:rPr>
                <w:noProof/>
              </w:rPr>
            </w:rPrChange>
          </w:rPr>
          <w:instrText>HYPERLINK \l "_Toc82728488"</w:instrText>
        </w:r>
        <w:r w:rsidRPr="001A25FA">
          <w:rPr>
            <w:rStyle w:val="Hyperlink"/>
            <w:rFonts w:ascii="Times New Roman" w:hAnsi="Times New Roman" w:cs="Times New Roman"/>
            <w:noProof/>
            <w:sz w:val="22"/>
            <w:szCs w:val="22"/>
            <w:rPrChange w:id="314"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315"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316" w:author="pranav baradkar" w:date="2021-09-16T23:50:00Z">
              <w:rPr>
                <w:rStyle w:val="Hyperlink"/>
                <w:noProof/>
              </w:rPr>
            </w:rPrChange>
          </w:rPr>
          <w:t>2.3.1</w:t>
        </w:r>
        <w:r w:rsidRPr="001A25FA">
          <w:rPr>
            <w:rFonts w:ascii="Times New Roman" w:eastAsiaTheme="minorEastAsia" w:hAnsi="Times New Roman" w:cs="Times New Roman"/>
            <w:i w:val="0"/>
            <w:iCs w:val="0"/>
            <w:noProof/>
            <w:sz w:val="22"/>
            <w:szCs w:val="22"/>
            <w:lang w:eastAsia="en-IN"/>
            <w:rPrChange w:id="317"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318" w:author="pranav baradkar" w:date="2021-09-16T23:50:00Z">
              <w:rPr>
                <w:rStyle w:val="Hyperlink"/>
                <w:noProof/>
              </w:rPr>
            </w:rPrChange>
          </w:rPr>
          <w:t>Profilometric systems</w:t>
        </w:r>
        <w:r w:rsidRPr="001A25FA">
          <w:rPr>
            <w:rFonts w:ascii="Times New Roman" w:hAnsi="Times New Roman" w:cs="Times New Roman"/>
            <w:noProof/>
            <w:webHidden/>
            <w:sz w:val="22"/>
            <w:szCs w:val="22"/>
            <w:rPrChange w:id="319" w:author="pranav baradkar" w:date="2021-09-16T23:50:00Z">
              <w:rPr>
                <w:noProof/>
                <w:webHidden/>
              </w:rPr>
            </w:rPrChange>
          </w:rPr>
          <w:tab/>
        </w:r>
        <w:r w:rsidRPr="001A25FA">
          <w:rPr>
            <w:rFonts w:ascii="Times New Roman" w:hAnsi="Times New Roman" w:cs="Times New Roman"/>
            <w:noProof/>
            <w:webHidden/>
            <w:sz w:val="22"/>
            <w:szCs w:val="22"/>
            <w:rPrChange w:id="320" w:author="pranav baradkar" w:date="2021-09-16T23:50:00Z">
              <w:rPr>
                <w:noProof/>
                <w:webHidden/>
              </w:rPr>
            </w:rPrChange>
          </w:rPr>
          <w:fldChar w:fldCharType="begin"/>
        </w:r>
        <w:r w:rsidRPr="001A25FA">
          <w:rPr>
            <w:rFonts w:ascii="Times New Roman" w:hAnsi="Times New Roman" w:cs="Times New Roman"/>
            <w:noProof/>
            <w:webHidden/>
            <w:sz w:val="22"/>
            <w:szCs w:val="22"/>
            <w:rPrChange w:id="321" w:author="pranav baradkar" w:date="2021-09-16T23:50:00Z">
              <w:rPr>
                <w:noProof/>
                <w:webHidden/>
              </w:rPr>
            </w:rPrChange>
          </w:rPr>
          <w:instrText xml:space="preserve"> PAGEREF _Toc82728488 \h </w:instrText>
        </w:r>
      </w:ins>
      <w:r w:rsidRPr="001A25FA">
        <w:rPr>
          <w:rFonts w:ascii="Times New Roman" w:hAnsi="Times New Roman" w:cs="Times New Roman"/>
          <w:noProof/>
          <w:webHidden/>
          <w:sz w:val="22"/>
          <w:szCs w:val="22"/>
          <w:rPrChange w:id="322"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323" w:author="pranav baradkar" w:date="2021-09-16T23:50:00Z">
            <w:rPr>
              <w:noProof/>
              <w:webHidden/>
            </w:rPr>
          </w:rPrChange>
        </w:rPr>
        <w:fldChar w:fldCharType="separate"/>
      </w:r>
      <w:ins w:id="324" w:author="pranav baradkar" w:date="2021-09-16T23:47:00Z">
        <w:r w:rsidRPr="001A25FA">
          <w:rPr>
            <w:rFonts w:ascii="Times New Roman" w:hAnsi="Times New Roman" w:cs="Times New Roman"/>
            <w:noProof/>
            <w:webHidden/>
            <w:sz w:val="22"/>
            <w:szCs w:val="22"/>
            <w:rPrChange w:id="325" w:author="pranav baradkar" w:date="2021-09-16T23:50:00Z">
              <w:rPr>
                <w:noProof/>
                <w:webHidden/>
              </w:rPr>
            </w:rPrChange>
          </w:rPr>
          <w:t>9</w:t>
        </w:r>
        <w:r w:rsidRPr="001A25FA">
          <w:rPr>
            <w:rFonts w:ascii="Times New Roman" w:hAnsi="Times New Roman" w:cs="Times New Roman"/>
            <w:noProof/>
            <w:webHidden/>
            <w:sz w:val="22"/>
            <w:szCs w:val="22"/>
            <w:rPrChange w:id="326"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327" w:author="pranav baradkar" w:date="2021-09-16T23:50:00Z">
              <w:rPr>
                <w:rStyle w:val="Hyperlink"/>
                <w:noProof/>
              </w:rPr>
            </w:rPrChange>
          </w:rPr>
          <w:fldChar w:fldCharType="end"/>
        </w:r>
      </w:ins>
    </w:p>
    <w:p w14:paraId="293B2D68" w14:textId="0745852B" w:rsidR="001A25FA" w:rsidRPr="001A25FA" w:rsidRDefault="001A25FA">
      <w:pPr>
        <w:pStyle w:val="TOC3"/>
        <w:tabs>
          <w:tab w:val="left" w:pos="1200"/>
          <w:tab w:val="right" w:pos="9016"/>
        </w:tabs>
        <w:rPr>
          <w:ins w:id="328" w:author="pranav baradkar" w:date="2021-09-16T23:47:00Z"/>
          <w:rFonts w:ascii="Times New Roman" w:eastAsiaTheme="minorEastAsia" w:hAnsi="Times New Roman" w:cs="Times New Roman"/>
          <w:i w:val="0"/>
          <w:iCs w:val="0"/>
          <w:noProof/>
          <w:sz w:val="22"/>
          <w:szCs w:val="22"/>
          <w:lang w:eastAsia="en-IN"/>
          <w:rPrChange w:id="329" w:author="pranav baradkar" w:date="2021-09-16T23:50:00Z">
            <w:rPr>
              <w:ins w:id="330" w:author="pranav baradkar" w:date="2021-09-16T23:47:00Z"/>
              <w:rFonts w:eastAsiaTheme="minorEastAsia" w:cstheme="minorBidi"/>
              <w:i w:val="0"/>
              <w:iCs w:val="0"/>
              <w:noProof/>
              <w:sz w:val="22"/>
              <w:szCs w:val="22"/>
              <w:lang w:eastAsia="en-IN"/>
            </w:rPr>
          </w:rPrChange>
        </w:rPr>
      </w:pPr>
      <w:ins w:id="331" w:author="pranav baradkar" w:date="2021-09-16T23:47:00Z">
        <w:r w:rsidRPr="001A25FA">
          <w:rPr>
            <w:rStyle w:val="Hyperlink"/>
            <w:rFonts w:ascii="Times New Roman" w:hAnsi="Times New Roman" w:cs="Times New Roman"/>
            <w:noProof/>
            <w:sz w:val="22"/>
            <w:szCs w:val="22"/>
            <w:rPrChange w:id="332"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333"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334" w:author="pranav baradkar" w:date="2021-09-16T23:50:00Z">
              <w:rPr>
                <w:noProof/>
              </w:rPr>
            </w:rPrChange>
          </w:rPr>
          <w:instrText>HYPERLINK \l "_Toc82728489"</w:instrText>
        </w:r>
        <w:r w:rsidRPr="001A25FA">
          <w:rPr>
            <w:rStyle w:val="Hyperlink"/>
            <w:rFonts w:ascii="Times New Roman" w:hAnsi="Times New Roman" w:cs="Times New Roman"/>
            <w:noProof/>
            <w:sz w:val="22"/>
            <w:szCs w:val="22"/>
            <w:rPrChange w:id="335"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336"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337" w:author="pranav baradkar" w:date="2021-09-16T23:50:00Z">
              <w:rPr>
                <w:rStyle w:val="Hyperlink"/>
                <w:noProof/>
              </w:rPr>
            </w:rPrChange>
          </w:rPr>
          <w:t>2.3.2</w:t>
        </w:r>
        <w:r w:rsidRPr="001A25FA">
          <w:rPr>
            <w:rFonts w:ascii="Times New Roman" w:eastAsiaTheme="minorEastAsia" w:hAnsi="Times New Roman" w:cs="Times New Roman"/>
            <w:i w:val="0"/>
            <w:iCs w:val="0"/>
            <w:noProof/>
            <w:sz w:val="22"/>
            <w:szCs w:val="22"/>
            <w:lang w:eastAsia="en-IN"/>
            <w:rPrChange w:id="338"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339" w:author="pranav baradkar" w:date="2021-09-16T23:50:00Z">
              <w:rPr>
                <w:rStyle w:val="Hyperlink"/>
                <w:noProof/>
              </w:rPr>
            </w:rPrChange>
          </w:rPr>
          <w:t>Response Type Road Roughness Measuring System (RTRRMS)</w:t>
        </w:r>
        <w:r w:rsidRPr="001A25FA">
          <w:rPr>
            <w:rFonts w:ascii="Times New Roman" w:hAnsi="Times New Roman" w:cs="Times New Roman"/>
            <w:noProof/>
            <w:webHidden/>
            <w:sz w:val="22"/>
            <w:szCs w:val="22"/>
            <w:rPrChange w:id="340" w:author="pranav baradkar" w:date="2021-09-16T23:50:00Z">
              <w:rPr>
                <w:noProof/>
                <w:webHidden/>
              </w:rPr>
            </w:rPrChange>
          </w:rPr>
          <w:tab/>
        </w:r>
        <w:r w:rsidRPr="001A25FA">
          <w:rPr>
            <w:rFonts w:ascii="Times New Roman" w:hAnsi="Times New Roman" w:cs="Times New Roman"/>
            <w:noProof/>
            <w:webHidden/>
            <w:sz w:val="22"/>
            <w:szCs w:val="22"/>
            <w:rPrChange w:id="341" w:author="pranav baradkar" w:date="2021-09-16T23:50:00Z">
              <w:rPr>
                <w:noProof/>
                <w:webHidden/>
              </w:rPr>
            </w:rPrChange>
          </w:rPr>
          <w:fldChar w:fldCharType="begin"/>
        </w:r>
        <w:r w:rsidRPr="001A25FA">
          <w:rPr>
            <w:rFonts w:ascii="Times New Roman" w:hAnsi="Times New Roman" w:cs="Times New Roman"/>
            <w:noProof/>
            <w:webHidden/>
            <w:sz w:val="22"/>
            <w:szCs w:val="22"/>
            <w:rPrChange w:id="342" w:author="pranav baradkar" w:date="2021-09-16T23:50:00Z">
              <w:rPr>
                <w:noProof/>
                <w:webHidden/>
              </w:rPr>
            </w:rPrChange>
          </w:rPr>
          <w:instrText xml:space="preserve"> PAGEREF _Toc82728489 \h </w:instrText>
        </w:r>
      </w:ins>
      <w:r w:rsidRPr="001A25FA">
        <w:rPr>
          <w:rFonts w:ascii="Times New Roman" w:hAnsi="Times New Roman" w:cs="Times New Roman"/>
          <w:noProof/>
          <w:webHidden/>
          <w:sz w:val="22"/>
          <w:szCs w:val="22"/>
          <w:rPrChange w:id="343"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344" w:author="pranav baradkar" w:date="2021-09-16T23:50:00Z">
            <w:rPr>
              <w:noProof/>
              <w:webHidden/>
            </w:rPr>
          </w:rPrChange>
        </w:rPr>
        <w:fldChar w:fldCharType="separate"/>
      </w:r>
      <w:ins w:id="345" w:author="pranav baradkar" w:date="2021-09-16T23:47:00Z">
        <w:r w:rsidRPr="001A25FA">
          <w:rPr>
            <w:rFonts w:ascii="Times New Roman" w:hAnsi="Times New Roman" w:cs="Times New Roman"/>
            <w:noProof/>
            <w:webHidden/>
            <w:sz w:val="22"/>
            <w:szCs w:val="22"/>
            <w:rPrChange w:id="346" w:author="pranav baradkar" w:date="2021-09-16T23:50:00Z">
              <w:rPr>
                <w:noProof/>
                <w:webHidden/>
              </w:rPr>
            </w:rPrChange>
          </w:rPr>
          <w:t>14</w:t>
        </w:r>
        <w:r w:rsidRPr="001A25FA">
          <w:rPr>
            <w:rFonts w:ascii="Times New Roman" w:hAnsi="Times New Roman" w:cs="Times New Roman"/>
            <w:noProof/>
            <w:webHidden/>
            <w:sz w:val="22"/>
            <w:szCs w:val="22"/>
            <w:rPrChange w:id="347"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348" w:author="pranav baradkar" w:date="2021-09-16T23:50:00Z">
              <w:rPr>
                <w:rStyle w:val="Hyperlink"/>
                <w:noProof/>
              </w:rPr>
            </w:rPrChange>
          </w:rPr>
          <w:fldChar w:fldCharType="end"/>
        </w:r>
      </w:ins>
    </w:p>
    <w:p w14:paraId="5E49AFF8" w14:textId="48015F28" w:rsidR="001A25FA" w:rsidRPr="001A25FA" w:rsidRDefault="001A25FA">
      <w:pPr>
        <w:pStyle w:val="TOC3"/>
        <w:tabs>
          <w:tab w:val="left" w:pos="1200"/>
          <w:tab w:val="right" w:pos="9016"/>
        </w:tabs>
        <w:rPr>
          <w:ins w:id="349" w:author="pranav baradkar" w:date="2021-09-16T23:47:00Z"/>
          <w:rFonts w:ascii="Times New Roman" w:eastAsiaTheme="minorEastAsia" w:hAnsi="Times New Roman" w:cs="Times New Roman"/>
          <w:i w:val="0"/>
          <w:iCs w:val="0"/>
          <w:noProof/>
          <w:sz w:val="22"/>
          <w:szCs w:val="22"/>
          <w:lang w:eastAsia="en-IN"/>
          <w:rPrChange w:id="350" w:author="pranav baradkar" w:date="2021-09-16T23:50:00Z">
            <w:rPr>
              <w:ins w:id="351" w:author="pranav baradkar" w:date="2021-09-16T23:47:00Z"/>
              <w:rFonts w:eastAsiaTheme="minorEastAsia" w:cstheme="minorBidi"/>
              <w:i w:val="0"/>
              <w:iCs w:val="0"/>
              <w:noProof/>
              <w:sz w:val="22"/>
              <w:szCs w:val="22"/>
              <w:lang w:eastAsia="en-IN"/>
            </w:rPr>
          </w:rPrChange>
        </w:rPr>
      </w:pPr>
      <w:ins w:id="352" w:author="pranav baradkar" w:date="2021-09-16T23:47:00Z">
        <w:r w:rsidRPr="001A25FA">
          <w:rPr>
            <w:rStyle w:val="Hyperlink"/>
            <w:rFonts w:ascii="Times New Roman" w:hAnsi="Times New Roman" w:cs="Times New Roman"/>
            <w:noProof/>
            <w:sz w:val="22"/>
            <w:szCs w:val="22"/>
            <w:rPrChange w:id="353"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354"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355" w:author="pranav baradkar" w:date="2021-09-16T23:50:00Z">
              <w:rPr>
                <w:noProof/>
              </w:rPr>
            </w:rPrChange>
          </w:rPr>
          <w:instrText>HYPERLINK \l "_Toc82728490"</w:instrText>
        </w:r>
        <w:r w:rsidRPr="001A25FA">
          <w:rPr>
            <w:rStyle w:val="Hyperlink"/>
            <w:rFonts w:ascii="Times New Roman" w:hAnsi="Times New Roman" w:cs="Times New Roman"/>
            <w:noProof/>
            <w:sz w:val="22"/>
            <w:szCs w:val="22"/>
            <w:rPrChange w:id="356"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357"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358" w:author="pranav baradkar" w:date="2021-09-16T23:50:00Z">
              <w:rPr>
                <w:rStyle w:val="Hyperlink"/>
                <w:noProof/>
              </w:rPr>
            </w:rPrChange>
          </w:rPr>
          <w:t>2.3.3</w:t>
        </w:r>
        <w:r w:rsidRPr="001A25FA">
          <w:rPr>
            <w:rFonts w:ascii="Times New Roman" w:eastAsiaTheme="minorEastAsia" w:hAnsi="Times New Roman" w:cs="Times New Roman"/>
            <w:i w:val="0"/>
            <w:iCs w:val="0"/>
            <w:noProof/>
            <w:sz w:val="22"/>
            <w:szCs w:val="22"/>
            <w:lang w:eastAsia="en-IN"/>
            <w:rPrChange w:id="359"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360" w:author="pranav baradkar" w:date="2021-09-16T23:50:00Z">
              <w:rPr>
                <w:rStyle w:val="Hyperlink"/>
                <w:noProof/>
              </w:rPr>
            </w:rPrChange>
          </w:rPr>
          <w:t>Accelerometer Based Equipment</w:t>
        </w:r>
        <w:r w:rsidRPr="001A25FA">
          <w:rPr>
            <w:rFonts w:ascii="Times New Roman" w:hAnsi="Times New Roman" w:cs="Times New Roman"/>
            <w:noProof/>
            <w:webHidden/>
            <w:sz w:val="22"/>
            <w:szCs w:val="22"/>
            <w:rPrChange w:id="361" w:author="pranav baradkar" w:date="2021-09-16T23:50:00Z">
              <w:rPr>
                <w:noProof/>
                <w:webHidden/>
              </w:rPr>
            </w:rPrChange>
          </w:rPr>
          <w:tab/>
        </w:r>
        <w:r w:rsidRPr="001A25FA">
          <w:rPr>
            <w:rFonts w:ascii="Times New Roman" w:hAnsi="Times New Roman" w:cs="Times New Roman"/>
            <w:noProof/>
            <w:webHidden/>
            <w:sz w:val="22"/>
            <w:szCs w:val="22"/>
            <w:rPrChange w:id="362" w:author="pranav baradkar" w:date="2021-09-16T23:50:00Z">
              <w:rPr>
                <w:noProof/>
                <w:webHidden/>
              </w:rPr>
            </w:rPrChange>
          </w:rPr>
          <w:fldChar w:fldCharType="begin"/>
        </w:r>
        <w:r w:rsidRPr="001A25FA">
          <w:rPr>
            <w:rFonts w:ascii="Times New Roman" w:hAnsi="Times New Roman" w:cs="Times New Roman"/>
            <w:noProof/>
            <w:webHidden/>
            <w:sz w:val="22"/>
            <w:szCs w:val="22"/>
            <w:rPrChange w:id="363" w:author="pranav baradkar" w:date="2021-09-16T23:50:00Z">
              <w:rPr>
                <w:noProof/>
                <w:webHidden/>
              </w:rPr>
            </w:rPrChange>
          </w:rPr>
          <w:instrText xml:space="preserve"> PAGEREF _Toc82728490 \h </w:instrText>
        </w:r>
      </w:ins>
      <w:r w:rsidRPr="001A25FA">
        <w:rPr>
          <w:rFonts w:ascii="Times New Roman" w:hAnsi="Times New Roman" w:cs="Times New Roman"/>
          <w:noProof/>
          <w:webHidden/>
          <w:sz w:val="22"/>
          <w:szCs w:val="22"/>
          <w:rPrChange w:id="364"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365" w:author="pranav baradkar" w:date="2021-09-16T23:50:00Z">
            <w:rPr>
              <w:noProof/>
              <w:webHidden/>
            </w:rPr>
          </w:rPrChange>
        </w:rPr>
        <w:fldChar w:fldCharType="separate"/>
      </w:r>
      <w:ins w:id="366" w:author="pranav baradkar" w:date="2021-09-16T23:47:00Z">
        <w:r w:rsidRPr="001A25FA">
          <w:rPr>
            <w:rFonts w:ascii="Times New Roman" w:hAnsi="Times New Roman" w:cs="Times New Roman"/>
            <w:noProof/>
            <w:webHidden/>
            <w:sz w:val="22"/>
            <w:szCs w:val="22"/>
            <w:rPrChange w:id="367" w:author="pranav baradkar" w:date="2021-09-16T23:50:00Z">
              <w:rPr>
                <w:noProof/>
                <w:webHidden/>
              </w:rPr>
            </w:rPrChange>
          </w:rPr>
          <w:t>17</w:t>
        </w:r>
        <w:r w:rsidRPr="001A25FA">
          <w:rPr>
            <w:rFonts w:ascii="Times New Roman" w:hAnsi="Times New Roman" w:cs="Times New Roman"/>
            <w:noProof/>
            <w:webHidden/>
            <w:sz w:val="22"/>
            <w:szCs w:val="22"/>
            <w:rPrChange w:id="368"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369" w:author="pranav baradkar" w:date="2021-09-16T23:50:00Z">
              <w:rPr>
                <w:rStyle w:val="Hyperlink"/>
                <w:noProof/>
              </w:rPr>
            </w:rPrChange>
          </w:rPr>
          <w:fldChar w:fldCharType="end"/>
        </w:r>
      </w:ins>
    </w:p>
    <w:p w14:paraId="4BF097FB" w14:textId="43C3D022" w:rsidR="001A25FA" w:rsidRPr="001A25FA" w:rsidRDefault="001A25FA">
      <w:pPr>
        <w:pStyle w:val="TOC2"/>
        <w:tabs>
          <w:tab w:val="left" w:pos="720"/>
          <w:tab w:val="right" w:pos="9016"/>
        </w:tabs>
        <w:rPr>
          <w:ins w:id="370" w:author="pranav baradkar" w:date="2021-09-16T23:47:00Z"/>
          <w:rFonts w:ascii="Times New Roman" w:eastAsiaTheme="minorEastAsia" w:hAnsi="Times New Roman" w:cs="Times New Roman"/>
          <w:smallCaps w:val="0"/>
          <w:noProof/>
          <w:sz w:val="22"/>
          <w:szCs w:val="22"/>
          <w:lang w:eastAsia="en-IN"/>
          <w:rPrChange w:id="371" w:author="pranav baradkar" w:date="2021-09-16T23:50:00Z">
            <w:rPr>
              <w:ins w:id="372" w:author="pranav baradkar" w:date="2021-09-16T23:47:00Z"/>
              <w:rFonts w:eastAsiaTheme="minorEastAsia" w:cstheme="minorBidi"/>
              <w:smallCaps w:val="0"/>
              <w:noProof/>
              <w:sz w:val="22"/>
              <w:szCs w:val="22"/>
              <w:lang w:eastAsia="en-IN"/>
            </w:rPr>
          </w:rPrChange>
        </w:rPr>
      </w:pPr>
      <w:ins w:id="373" w:author="pranav baradkar" w:date="2021-09-16T23:47:00Z">
        <w:r w:rsidRPr="001A25FA">
          <w:rPr>
            <w:rStyle w:val="Hyperlink"/>
            <w:rFonts w:ascii="Times New Roman" w:hAnsi="Times New Roman" w:cs="Times New Roman"/>
            <w:noProof/>
            <w:sz w:val="22"/>
            <w:szCs w:val="22"/>
            <w:rPrChange w:id="374"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375"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376" w:author="pranav baradkar" w:date="2021-09-16T23:50:00Z">
              <w:rPr>
                <w:noProof/>
              </w:rPr>
            </w:rPrChange>
          </w:rPr>
          <w:instrText>HYPERLINK \l "_Toc82728491"</w:instrText>
        </w:r>
        <w:r w:rsidRPr="001A25FA">
          <w:rPr>
            <w:rStyle w:val="Hyperlink"/>
            <w:rFonts w:ascii="Times New Roman" w:hAnsi="Times New Roman" w:cs="Times New Roman"/>
            <w:noProof/>
            <w:sz w:val="22"/>
            <w:szCs w:val="22"/>
            <w:rPrChange w:id="377"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378"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379" w:author="pranav baradkar" w:date="2021-09-16T23:50:00Z">
              <w:rPr>
                <w:rStyle w:val="Hyperlink"/>
                <w:noProof/>
              </w:rPr>
            </w:rPrChange>
          </w:rPr>
          <w:t>2.4</w:t>
        </w:r>
        <w:r w:rsidRPr="001A25FA">
          <w:rPr>
            <w:rFonts w:ascii="Times New Roman" w:eastAsiaTheme="minorEastAsia" w:hAnsi="Times New Roman" w:cs="Times New Roman"/>
            <w:smallCaps w:val="0"/>
            <w:noProof/>
            <w:sz w:val="22"/>
            <w:szCs w:val="22"/>
            <w:lang w:eastAsia="en-IN"/>
            <w:rPrChange w:id="380"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381" w:author="pranav baradkar" w:date="2021-09-16T23:50:00Z">
              <w:rPr>
                <w:rStyle w:val="Hyperlink"/>
                <w:noProof/>
              </w:rPr>
            </w:rPrChange>
          </w:rPr>
          <w:t>Classification of Road Roughness Measuring System</w:t>
        </w:r>
        <w:r w:rsidRPr="001A25FA">
          <w:rPr>
            <w:rFonts w:ascii="Times New Roman" w:hAnsi="Times New Roman" w:cs="Times New Roman"/>
            <w:noProof/>
            <w:webHidden/>
            <w:sz w:val="22"/>
            <w:szCs w:val="22"/>
            <w:rPrChange w:id="382" w:author="pranav baradkar" w:date="2021-09-16T23:50:00Z">
              <w:rPr>
                <w:noProof/>
                <w:webHidden/>
              </w:rPr>
            </w:rPrChange>
          </w:rPr>
          <w:tab/>
        </w:r>
        <w:r w:rsidRPr="001A25FA">
          <w:rPr>
            <w:rFonts w:ascii="Times New Roman" w:hAnsi="Times New Roman" w:cs="Times New Roman"/>
            <w:noProof/>
            <w:webHidden/>
            <w:sz w:val="22"/>
            <w:szCs w:val="22"/>
            <w:rPrChange w:id="383" w:author="pranav baradkar" w:date="2021-09-16T23:50:00Z">
              <w:rPr>
                <w:noProof/>
                <w:webHidden/>
              </w:rPr>
            </w:rPrChange>
          </w:rPr>
          <w:fldChar w:fldCharType="begin"/>
        </w:r>
        <w:r w:rsidRPr="001A25FA">
          <w:rPr>
            <w:rFonts w:ascii="Times New Roman" w:hAnsi="Times New Roman" w:cs="Times New Roman"/>
            <w:noProof/>
            <w:webHidden/>
            <w:sz w:val="22"/>
            <w:szCs w:val="22"/>
            <w:rPrChange w:id="384" w:author="pranav baradkar" w:date="2021-09-16T23:50:00Z">
              <w:rPr>
                <w:noProof/>
                <w:webHidden/>
              </w:rPr>
            </w:rPrChange>
          </w:rPr>
          <w:instrText xml:space="preserve"> PAGEREF _Toc82728491 \h </w:instrText>
        </w:r>
      </w:ins>
      <w:r w:rsidRPr="001A25FA">
        <w:rPr>
          <w:rFonts w:ascii="Times New Roman" w:hAnsi="Times New Roman" w:cs="Times New Roman"/>
          <w:noProof/>
          <w:webHidden/>
          <w:sz w:val="22"/>
          <w:szCs w:val="22"/>
          <w:rPrChange w:id="385"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386" w:author="pranav baradkar" w:date="2021-09-16T23:50:00Z">
            <w:rPr>
              <w:noProof/>
              <w:webHidden/>
            </w:rPr>
          </w:rPrChange>
        </w:rPr>
        <w:fldChar w:fldCharType="separate"/>
      </w:r>
      <w:ins w:id="387" w:author="pranav baradkar" w:date="2021-09-16T23:47:00Z">
        <w:r w:rsidRPr="001A25FA">
          <w:rPr>
            <w:rFonts w:ascii="Times New Roman" w:hAnsi="Times New Roman" w:cs="Times New Roman"/>
            <w:noProof/>
            <w:webHidden/>
            <w:sz w:val="22"/>
            <w:szCs w:val="22"/>
            <w:rPrChange w:id="388" w:author="pranav baradkar" w:date="2021-09-16T23:50:00Z">
              <w:rPr>
                <w:noProof/>
                <w:webHidden/>
              </w:rPr>
            </w:rPrChange>
          </w:rPr>
          <w:t>18</w:t>
        </w:r>
        <w:r w:rsidRPr="001A25FA">
          <w:rPr>
            <w:rFonts w:ascii="Times New Roman" w:hAnsi="Times New Roman" w:cs="Times New Roman"/>
            <w:noProof/>
            <w:webHidden/>
            <w:sz w:val="22"/>
            <w:szCs w:val="22"/>
            <w:rPrChange w:id="389"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390" w:author="pranav baradkar" w:date="2021-09-16T23:50:00Z">
              <w:rPr>
                <w:rStyle w:val="Hyperlink"/>
                <w:noProof/>
              </w:rPr>
            </w:rPrChange>
          </w:rPr>
          <w:fldChar w:fldCharType="end"/>
        </w:r>
      </w:ins>
    </w:p>
    <w:p w14:paraId="68035EAF" w14:textId="33BDC0A1" w:rsidR="001A25FA" w:rsidRPr="001A25FA" w:rsidRDefault="001A25FA">
      <w:pPr>
        <w:pStyle w:val="TOC3"/>
        <w:tabs>
          <w:tab w:val="left" w:pos="1200"/>
          <w:tab w:val="right" w:pos="9016"/>
        </w:tabs>
        <w:rPr>
          <w:ins w:id="391" w:author="pranav baradkar" w:date="2021-09-16T23:47:00Z"/>
          <w:rFonts w:ascii="Times New Roman" w:eastAsiaTheme="minorEastAsia" w:hAnsi="Times New Roman" w:cs="Times New Roman"/>
          <w:i w:val="0"/>
          <w:iCs w:val="0"/>
          <w:noProof/>
          <w:sz w:val="22"/>
          <w:szCs w:val="22"/>
          <w:lang w:eastAsia="en-IN"/>
          <w:rPrChange w:id="392" w:author="pranav baradkar" w:date="2021-09-16T23:50:00Z">
            <w:rPr>
              <w:ins w:id="393" w:author="pranav baradkar" w:date="2021-09-16T23:47:00Z"/>
              <w:rFonts w:eastAsiaTheme="minorEastAsia" w:cstheme="minorBidi"/>
              <w:i w:val="0"/>
              <w:iCs w:val="0"/>
              <w:noProof/>
              <w:sz w:val="22"/>
              <w:szCs w:val="22"/>
              <w:lang w:eastAsia="en-IN"/>
            </w:rPr>
          </w:rPrChange>
        </w:rPr>
      </w:pPr>
      <w:ins w:id="394" w:author="pranav baradkar" w:date="2021-09-16T23:47:00Z">
        <w:r w:rsidRPr="001A25FA">
          <w:rPr>
            <w:rStyle w:val="Hyperlink"/>
            <w:rFonts w:ascii="Times New Roman" w:hAnsi="Times New Roman" w:cs="Times New Roman"/>
            <w:noProof/>
            <w:sz w:val="22"/>
            <w:szCs w:val="22"/>
            <w:rPrChange w:id="395"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396"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397" w:author="pranav baradkar" w:date="2021-09-16T23:50:00Z">
              <w:rPr>
                <w:noProof/>
              </w:rPr>
            </w:rPrChange>
          </w:rPr>
          <w:instrText>HYPERLINK \l "_Toc82728492"</w:instrText>
        </w:r>
        <w:r w:rsidRPr="001A25FA">
          <w:rPr>
            <w:rStyle w:val="Hyperlink"/>
            <w:rFonts w:ascii="Times New Roman" w:hAnsi="Times New Roman" w:cs="Times New Roman"/>
            <w:noProof/>
            <w:sz w:val="22"/>
            <w:szCs w:val="22"/>
            <w:rPrChange w:id="398"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399"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400" w:author="pranav baradkar" w:date="2021-09-16T23:50:00Z">
              <w:rPr>
                <w:rStyle w:val="Hyperlink"/>
                <w:noProof/>
              </w:rPr>
            </w:rPrChange>
          </w:rPr>
          <w:t>2.4.1</w:t>
        </w:r>
        <w:r w:rsidRPr="001A25FA">
          <w:rPr>
            <w:rFonts w:ascii="Times New Roman" w:eastAsiaTheme="minorEastAsia" w:hAnsi="Times New Roman" w:cs="Times New Roman"/>
            <w:i w:val="0"/>
            <w:iCs w:val="0"/>
            <w:noProof/>
            <w:sz w:val="22"/>
            <w:szCs w:val="22"/>
            <w:lang w:eastAsia="en-IN"/>
            <w:rPrChange w:id="401"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402" w:author="pranav baradkar" w:date="2021-09-16T23:50:00Z">
              <w:rPr>
                <w:rStyle w:val="Hyperlink"/>
                <w:noProof/>
              </w:rPr>
            </w:rPrChange>
          </w:rPr>
          <w:t>Class 1: precision profile</w:t>
        </w:r>
        <w:r w:rsidRPr="001A25FA">
          <w:rPr>
            <w:rFonts w:ascii="Times New Roman" w:hAnsi="Times New Roman" w:cs="Times New Roman"/>
            <w:noProof/>
            <w:webHidden/>
            <w:sz w:val="22"/>
            <w:szCs w:val="22"/>
            <w:rPrChange w:id="403" w:author="pranav baradkar" w:date="2021-09-16T23:50:00Z">
              <w:rPr>
                <w:noProof/>
                <w:webHidden/>
              </w:rPr>
            </w:rPrChange>
          </w:rPr>
          <w:tab/>
        </w:r>
        <w:r w:rsidRPr="001A25FA">
          <w:rPr>
            <w:rFonts w:ascii="Times New Roman" w:hAnsi="Times New Roman" w:cs="Times New Roman"/>
            <w:noProof/>
            <w:webHidden/>
            <w:sz w:val="22"/>
            <w:szCs w:val="22"/>
            <w:rPrChange w:id="404" w:author="pranav baradkar" w:date="2021-09-16T23:50:00Z">
              <w:rPr>
                <w:noProof/>
                <w:webHidden/>
              </w:rPr>
            </w:rPrChange>
          </w:rPr>
          <w:fldChar w:fldCharType="begin"/>
        </w:r>
        <w:r w:rsidRPr="001A25FA">
          <w:rPr>
            <w:rFonts w:ascii="Times New Roman" w:hAnsi="Times New Roman" w:cs="Times New Roman"/>
            <w:noProof/>
            <w:webHidden/>
            <w:sz w:val="22"/>
            <w:szCs w:val="22"/>
            <w:rPrChange w:id="405" w:author="pranav baradkar" w:date="2021-09-16T23:50:00Z">
              <w:rPr>
                <w:noProof/>
                <w:webHidden/>
              </w:rPr>
            </w:rPrChange>
          </w:rPr>
          <w:instrText xml:space="preserve"> PAGEREF _Toc82728492 \h </w:instrText>
        </w:r>
      </w:ins>
      <w:r w:rsidRPr="001A25FA">
        <w:rPr>
          <w:rFonts w:ascii="Times New Roman" w:hAnsi="Times New Roman" w:cs="Times New Roman"/>
          <w:noProof/>
          <w:webHidden/>
          <w:sz w:val="22"/>
          <w:szCs w:val="22"/>
          <w:rPrChange w:id="406"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407" w:author="pranav baradkar" w:date="2021-09-16T23:50:00Z">
            <w:rPr>
              <w:noProof/>
              <w:webHidden/>
            </w:rPr>
          </w:rPrChange>
        </w:rPr>
        <w:fldChar w:fldCharType="separate"/>
      </w:r>
      <w:ins w:id="408" w:author="pranav baradkar" w:date="2021-09-16T23:47:00Z">
        <w:r w:rsidRPr="001A25FA">
          <w:rPr>
            <w:rFonts w:ascii="Times New Roman" w:hAnsi="Times New Roman" w:cs="Times New Roman"/>
            <w:noProof/>
            <w:webHidden/>
            <w:sz w:val="22"/>
            <w:szCs w:val="22"/>
            <w:rPrChange w:id="409" w:author="pranav baradkar" w:date="2021-09-16T23:50:00Z">
              <w:rPr>
                <w:noProof/>
                <w:webHidden/>
              </w:rPr>
            </w:rPrChange>
          </w:rPr>
          <w:t>18</w:t>
        </w:r>
        <w:r w:rsidRPr="001A25FA">
          <w:rPr>
            <w:rFonts w:ascii="Times New Roman" w:hAnsi="Times New Roman" w:cs="Times New Roman"/>
            <w:noProof/>
            <w:webHidden/>
            <w:sz w:val="22"/>
            <w:szCs w:val="22"/>
            <w:rPrChange w:id="410"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411" w:author="pranav baradkar" w:date="2021-09-16T23:50:00Z">
              <w:rPr>
                <w:rStyle w:val="Hyperlink"/>
                <w:noProof/>
              </w:rPr>
            </w:rPrChange>
          </w:rPr>
          <w:fldChar w:fldCharType="end"/>
        </w:r>
      </w:ins>
    </w:p>
    <w:p w14:paraId="64544BFE" w14:textId="47FC8B4F" w:rsidR="001A25FA" w:rsidRPr="001A25FA" w:rsidRDefault="001A25FA">
      <w:pPr>
        <w:pStyle w:val="TOC3"/>
        <w:tabs>
          <w:tab w:val="left" w:pos="1200"/>
          <w:tab w:val="right" w:pos="9016"/>
        </w:tabs>
        <w:rPr>
          <w:ins w:id="412" w:author="pranav baradkar" w:date="2021-09-16T23:47:00Z"/>
          <w:rFonts w:ascii="Times New Roman" w:eastAsiaTheme="minorEastAsia" w:hAnsi="Times New Roman" w:cs="Times New Roman"/>
          <w:i w:val="0"/>
          <w:iCs w:val="0"/>
          <w:noProof/>
          <w:sz w:val="22"/>
          <w:szCs w:val="22"/>
          <w:lang w:eastAsia="en-IN"/>
          <w:rPrChange w:id="413" w:author="pranav baradkar" w:date="2021-09-16T23:50:00Z">
            <w:rPr>
              <w:ins w:id="414" w:author="pranav baradkar" w:date="2021-09-16T23:47:00Z"/>
              <w:rFonts w:eastAsiaTheme="minorEastAsia" w:cstheme="minorBidi"/>
              <w:i w:val="0"/>
              <w:iCs w:val="0"/>
              <w:noProof/>
              <w:sz w:val="22"/>
              <w:szCs w:val="22"/>
              <w:lang w:eastAsia="en-IN"/>
            </w:rPr>
          </w:rPrChange>
        </w:rPr>
      </w:pPr>
      <w:ins w:id="415" w:author="pranav baradkar" w:date="2021-09-16T23:47:00Z">
        <w:r w:rsidRPr="001A25FA">
          <w:rPr>
            <w:rStyle w:val="Hyperlink"/>
            <w:rFonts w:ascii="Times New Roman" w:hAnsi="Times New Roman" w:cs="Times New Roman"/>
            <w:noProof/>
            <w:sz w:val="22"/>
            <w:szCs w:val="22"/>
            <w:rPrChange w:id="416"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417"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418" w:author="pranav baradkar" w:date="2021-09-16T23:50:00Z">
              <w:rPr>
                <w:noProof/>
              </w:rPr>
            </w:rPrChange>
          </w:rPr>
          <w:instrText>HYPERLINK \l "_Toc82728493"</w:instrText>
        </w:r>
        <w:r w:rsidRPr="001A25FA">
          <w:rPr>
            <w:rStyle w:val="Hyperlink"/>
            <w:rFonts w:ascii="Times New Roman" w:hAnsi="Times New Roman" w:cs="Times New Roman"/>
            <w:noProof/>
            <w:sz w:val="22"/>
            <w:szCs w:val="22"/>
            <w:rPrChange w:id="419"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420"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421" w:author="pranav baradkar" w:date="2021-09-16T23:50:00Z">
              <w:rPr>
                <w:rStyle w:val="Hyperlink"/>
                <w:noProof/>
              </w:rPr>
            </w:rPrChange>
          </w:rPr>
          <w:t>2.4.2</w:t>
        </w:r>
        <w:r w:rsidRPr="001A25FA">
          <w:rPr>
            <w:rFonts w:ascii="Times New Roman" w:eastAsiaTheme="minorEastAsia" w:hAnsi="Times New Roman" w:cs="Times New Roman"/>
            <w:i w:val="0"/>
            <w:iCs w:val="0"/>
            <w:noProof/>
            <w:sz w:val="22"/>
            <w:szCs w:val="22"/>
            <w:lang w:eastAsia="en-IN"/>
            <w:rPrChange w:id="422"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423" w:author="pranav baradkar" w:date="2021-09-16T23:50:00Z">
              <w:rPr>
                <w:rStyle w:val="Hyperlink"/>
                <w:noProof/>
              </w:rPr>
            </w:rPrChange>
          </w:rPr>
          <w:t>Class 2: Other profilometer Methods</w:t>
        </w:r>
        <w:r w:rsidRPr="001A25FA">
          <w:rPr>
            <w:rFonts w:ascii="Times New Roman" w:hAnsi="Times New Roman" w:cs="Times New Roman"/>
            <w:noProof/>
            <w:webHidden/>
            <w:sz w:val="22"/>
            <w:szCs w:val="22"/>
            <w:rPrChange w:id="424" w:author="pranav baradkar" w:date="2021-09-16T23:50:00Z">
              <w:rPr>
                <w:noProof/>
                <w:webHidden/>
              </w:rPr>
            </w:rPrChange>
          </w:rPr>
          <w:tab/>
        </w:r>
        <w:r w:rsidRPr="001A25FA">
          <w:rPr>
            <w:rFonts w:ascii="Times New Roman" w:hAnsi="Times New Roman" w:cs="Times New Roman"/>
            <w:noProof/>
            <w:webHidden/>
            <w:sz w:val="22"/>
            <w:szCs w:val="22"/>
            <w:rPrChange w:id="425" w:author="pranav baradkar" w:date="2021-09-16T23:50:00Z">
              <w:rPr>
                <w:noProof/>
                <w:webHidden/>
              </w:rPr>
            </w:rPrChange>
          </w:rPr>
          <w:fldChar w:fldCharType="begin"/>
        </w:r>
        <w:r w:rsidRPr="001A25FA">
          <w:rPr>
            <w:rFonts w:ascii="Times New Roman" w:hAnsi="Times New Roman" w:cs="Times New Roman"/>
            <w:noProof/>
            <w:webHidden/>
            <w:sz w:val="22"/>
            <w:szCs w:val="22"/>
            <w:rPrChange w:id="426" w:author="pranav baradkar" w:date="2021-09-16T23:50:00Z">
              <w:rPr>
                <w:noProof/>
                <w:webHidden/>
              </w:rPr>
            </w:rPrChange>
          </w:rPr>
          <w:instrText xml:space="preserve"> PAGEREF _Toc82728493 \h </w:instrText>
        </w:r>
      </w:ins>
      <w:r w:rsidRPr="001A25FA">
        <w:rPr>
          <w:rFonts w:ascii="Times New Roman" w:hAnsi="Times New Roman" w:cs="Times New Roman"/>
          <w:noProof/>
          <w:webHidden/>
          <w:sz w:val="22"/>
          <w:szCs w:val="22"/>
          <w:rPrChange w:id="427"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428" w:author="pranav baradkar" w:date="2021-09-16T23:50:00Z">
            <w:rPr>
              <w:noProof/>
              <w:webHidden/>
            </w:rPr>
          </w:rPrChange>
        </w:rPr>
        <w:fldChar w:fldCharType="separate"/>
      </w:r>
      <w:ins w:id="429" w:author="pranav baradkar" w:date="2021-09-16T23:47:00Z">
        <w:r w:rsidRPr="001A25FA">
          <w:rPr>
            <w:rFonts w:ascii="Times New Roman" w:hAnsi="Times New Roman" w:cs="Times New Roman"/>
            <w:noProof/>
            <w:webHidden/>
            <w:sz w:val="22"/>
            <w:szCs w:val="22"/>
            <w:rPrChange w:id="430" w:author="pranav baradkar" w:date="2021-09-16T23:50:00Z">
              <w:rPr>
                <w:noProof/>
                <w:webHidden/>
              </w:rPr>
            </w:rPrChange>
          </w:rPr>
          <w:t>19</w:t>
        </w:r>
        <w:r w:rsidRPr="001A25FA">
          <w:rPr>
            <w:rFonts w:ascii="Times New Roman" w:hAnsi="Times New Roman" w:cs="Times New Roman"/>
            <w:noProof/>
            <w:webHidden/>
            <w:sz w:val="22"/>
            <w:szCs w:val="22"/>
            <w:rPrChange w:id="431"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432" w:author="pranav baradkar" w:date="2021-09-16T23:50:00Z">
              <w:rPr>
                <w:rStyle w:val="Hyperlink"/>
                <w:noProof/>
              </w:rPr>
            </w:rPrChange>
          </w:rPr>
          <w:fldChar w:fldCharType="end"/>
        </w:r>
      </w:ins>
    </w:p>
    <w:p w14:paraId="10F4491C" w14:textId="23B73670" w:rsidR="001A25FA" w:rsidRPr="001A25FA" w:rsidRDefault="001A25FA">
      <w:pPr>
        <w:pStyle w:val="TOC3"/>
        <w:tabs>
          <w:tab w:val="left" w:pos="1200"/>
          <w:tab w:val="right" w:pos="9016"/>
        </w:tabs>
        <w:rPr>
          <w:ins w:id="433" w:author="pranav baradkar" w:date="2021-09-16T23:47:00Z"/>
          <w:rFonts w:ascii="Times New Roman" w:eastAsiaTheme="minorEastAsia" w:hAnsi="Times New Roman" w:cs="Times New Roman"/>
          <w:i w:val="0"/>
          <w:iCs w:val="0"/>
          <w:noProof/>
          <w:sz w:val="22"/>
          <w:szCs w:val="22"/>
          <w:lang w:eastAsia="en-IN"/>
          <w:rPrChange w:id="434" w:author="pranav baradkar" w:date="2021-09-16T23:50:00Z">
            <w:rPr>
              <w:ins w:id="435" w:author="pranav baradkar" w:date="2021-09-16T23:47:00Z"/>
              <w:rFonts w:eastAsiaTheme="minorEastAsia" w:cstheme="minorBidi"/>
              <w:i w:val="0"/>
              <w:iCs w:val="0"/>
              <w:noProof/>
              <w:sz w:val="22"/>
              <w:szCs w:val="22"/>
              <w:lang w:eastAsia="en-IN"/>
            </w:rPr>
          </w:rPrChange>
        </w:rPr>
      </w:pPr>
      <w:ins w:id="436" w:author="pranav baradkar" w:date="2021-09-16T23:47:00Z">
        <w:r w:rsidRPr="001A25FA">
          <w:rPr>
            <w:rStyle w:val="Hyperlink"/>
            <w:rFonts w:ascii="Times New Roman" w:hAnsi="Times New Roman" w:cs="Times New Roman"/>
            <w:noProof/>
            <w:sz w:val="22"/>
            <w:szCs w:val="22"/>
            <w:rPrChange w:id="437"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438"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439" w:author="pranav baradkar" w:date="2021-09-16T23:50:00Z">
              <w:rPr>
                <w:noProof/>
              </w:rPr>
            </w:rPrChange>
          </w:rPr>
          <w:instrText>HYPERLINK \l "_Toc82728494"</w:instrText>
        </w:r>
        <w:r w:rsidRPr="001A25FA">
          <w:rPr>
            <w:rStyle w:val="Hyperlink"/>
            <w:rFonts w:ascii="Times New Roman" w:hAnsi="Times New Roman" w:cs="Times New Roman"/>
            <w:noProof/>
            <w:sz w:val="22"/>
            <w:szCs w:val="22"/>
            <w:rPrChange w:id="440"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441"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442" w:author="pranav baradkar" w:date="2021-09-16T23:50:00Z">
              <w:rPr>
                <w:rStyle w:val="Hyperlink"/>
                <w:noProof/>
              </w:rPr>
            </w:rPrChange>
          </w:rPr>
          <w:t>2.4.3</w:t>
        </w:r>
        <w:r w:rsidRPr="001A25FA">
          <w:rPr>
            <w:rFonts w:ascii="Times New Roman" w:eastAsiaTheme="minorEastAsia" w:hAnsi="Times New Roman" w:cs="Times New Roman"/>
            <w:i w:val="0"/>
            <w:iCs w:val="0"/>
            <w:noProof/>
            <w:sz w:val="22"/>
            <w:szCs w:val="22"/>
            <w:lang w:eastAsia="en-IN"/>
            <w:rPrChange w:id="443"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444" w:author="pranav baradkar" w:date="2021-09-16T23:50:00Z">
              <w:rPr>
                <w:rStyle w:val="Hyperlink"/>
                <w:noProof/>
              </w:rPr>
            </w:rPrChange>
          </w:rPr>
          <w:t>Class 3: Response type Measurements:</w:t>
        </w:r>
        <w:r w:rsidRPr="001A25FA">
          <w:rPr>
            <w:rFonts w:ascii="Times New Roman" w:hAnsi="Times New Roman" w:cs="Times New Roman"/>
            <w:noProof/>
            <w:webHidden/>
            <w:sz w:val="22"/>
            <w:szCs w:val="22"/>
            <w:rPrChange w:id="445" w:author="pranav baradkar" w:date="2021-09-16T23:50:00Z">
              <w:rPr>
                <w:noProof/>
                <w:webHidden/>
              </w:rPr>
            </w:rPrChange>
          </w:rPr>
          <w:tab/>
        </w:r>
        <w:r w:rsidRPr="001A25FA">
          <w:rPr>
            <w:rFonts w:ascii="Times New Roman" w:hAnsi="Times New Roman" w:cs="Times New Roman"/>
            <w:noProof/>
            <w:webHidden/>
            <w:sz w:val="22"/>
            <w:szCs w:val="22"/>
            <w:rPrChange w:id="446" w:author="pranav baradkar" w:date="2021-09-16T23:50:00Z">
              <w:rPr>
                <w:noProof/>
                <w:webHidden/>
              </w:rPr>
            </w:rPrChange>
          </w:rPr>
          <w:fldChar w:fldCharType="begin"/>
        </w:r>
        <w:r w:rsidRPr="001A25FA">
          <w:rPr>
            <w:rFonts w:ascii="Times New Roman" w:hAnsi="Times New Roman" w:cs="Times New Roman"/>
            <w:noProof/>
            <w:webHidden/>
            <w:sz w:val="22"/>
            <w:szCs w:val="22"/>
            <w:rPrChange w:id="447" w:author="pranav baradkar" w:date="2021-09-16T23:50:00Z">
              <w:rPr>
                <w:noProof/>
                <w:webHidden/>
              </w:rPr>
            </w:rPrChange>
          </w:rPr>
          <w:instrText xml:space="preserve"> PAGEREF _Toc82728494 \h </w:instrText>
        </w:r>
      </w:ins>
      <w:r w:rsidRPr="001A25FA">
        <w:rPr>
          <w:rFonts w:ascii="Times New Roman" w:hAnsi="Times New Roman" w:cs="Times New Roman"/>
          <w:noProof/>
          <w:webHidden/>
          <w:sz w:val="22"/>
          <w:szCs w:val="22"/>
          <w:rPrChange w:id="448"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449" w:author="pranav baradkar" w:date="2021-09-16T23:50:00Z">
            <w:rPr>
              <w:noProof/>
              <w:webHidden/>
            </w:rPr>
          </w:rPrChange>
        </w:rPr>
        <w:fldChar w:fldCharType="separate"/>
      </w:r>
      <w:ins w:id="450" w:author="pranav baradkar" w:date="2021-09-16T23:47:00Z">
        <w:r w:rsidRPr="001A25FA">
          <w:rPr>
            <w:rFonts w:ascii="Times New Roman" w:hAnsi="Times New Roman" w:cs="Times New Roman"/>
            <w:noProof/>
            <w:webHidden/>
            <w:sz w:val="22"/>
            <w:szCs w:val="22"/>
            <w:rPrChange w:id="451" w:author="pranav baradkar" w:date="2021-09-16T23:50:00Z">
              <w:rPr>
                <w:noProof/>
                <w:webHidden/>
              </w:rPr>
            </w:rPrChange>
          </w:rPr>
          <w:t>19</w:t>
        </w:r>
        <w:r w:rsidRPr="001A25FA">
          <w:rPr>
            <w:rFonts w:ascii="Times New Roman" w:hAnsi="Times New Roman" w:cs="Times New Roman"/>
            <w:noProof/>
            <w:webHidden/>
            <w:sz w:val="22"/>
            <w:szCs w:val="22"/>
            <w:rPrChange w:id="452"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453" w:author="pranav baradkar" w:date="2021-09-16T23:50:00Z">
              <w:rPr>
                <w:rStyle w:val="Hyperlink"/>
                <w:noProof/>
              </w:rPr>
            </w:rPrChange>
          </w:rPr>
          <w:fldChar w:fldCharType="end"/>
        </w:r>
      </w:ins>
    </w:p>
    <w:p w14:paraId="06A577FD" w14:textId="7F9B1920" w:rsidR="001A25FA" w:rsidRPr="001A25FA" w:rsidRDefault="001A25FA">
      <w:pPr>
        <w:pStyle w:val="TOC3"/>
        <w:tabs>
          <w:tab w:val="left" w:pos="1200"/>
          <w:tab w:val="right" w:pos="9016"/>
        </w:tabs>
        <w:rPr>
          <w:ins w:id="454" w:author="pranav baradkar" w:date="2021-09-16T23:47:00Z"/>
          <w:rFonts w:ascii="Times New Roman" w:eastAsiaTheme="minorEastAsia" w:hAnsi="Times New Roman" w:cs="Times New Roman"/>
          <w:i w:val="0"/>
          <w:iCs w:val="0"/>
          <w:noProof/>
          <w:sz w:val="22"/>
          <w:szCs w:val="22"/>
          <w:lang w:eastAsia="en-IN"/>
          <w:rPrChange w:id="455" w:author="pranav baradkar" w:date="2021-09-16T23:50:00Z">
            <w:rPr>
              <w:ins w:id="456" w:author="pranav baradkar" w:date="2021-09-16T23:47:00Z"/>
              <w:rFonts w:eastAsiaTheme="minorEastAsia" w:cstheme="minorBidi"/>
              <w:i w:val="0"/>
              <w:iCs w:val="0"/>
              <w:noProof/>
              <w:sz w:val="22"/>
              <w:szCs w:val="22"/>
              <w:lang w:eastAsia="en-IN"/>
            </w:rPr>
          </w:rPrChange>
        </w:rPr>
      </w:pPr>
      <w:ins w:id="457" w:author="pranav baradkar" w:date="2021-09-16T23:47:00Z">
        <w:r w:rsidRPr="001A25FA">
          <w:rPr>
            <w:rStyle w:val="Hyperlink"/>
            <w:rFonts w:ascii="Times New Roman" w:hAnsi="Times New Roman" w:cs="Times New Roman"/>
            <w:noProof/>
            <w:sz w:val="22"/>
            <w:szCs w:val="22"/>
            <w:rPrChange w:id="458"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459"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460" w:author="pranav baradkar" w:date="2021-09-16T23:50:00Z">
              <w:rPr>
                <w:noProof/>
              </w:rPr>
            </w:rPrChange>
          </w:rPr>
          <w:instrText>HYPERLINK \l "_Toc82728495"</w:instrText>
        </w:r>
        <w:r w:rsidRPr="001A25FA">
          <w:rPr>
            <w:rStyle w:val="Hyperlink"/>
            <w:rFonts w:ascii="Times New Roman" w:hAnsi="Times New Roman" w:cs="Times New Roman"/>
            <w:noProof/>
            <w:sz w:val="22"/>
            <w:szCs w:val="22"/>
            <w:rPrChange w:id="461"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462"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463" w:author="pranav baradkar" w:date="2021-09-16T23:50:00Z">
              <w:rPr>
                <w:rStyle w:val="Hyperlink"/>
                <w:noProof/>
              </w:rPr>
            </w:rPrChange>
          </w:rPr>
          <w:t>2.4.4</w:t>
        </w:r>
        <w:r w:rsidRPr="001A25FA">
          <w:rPr>
            <w:rFonts w:ascii="Times New Roman" w:eastAsiaTheme="minorEastAsia" w:hAnsi="Times New Roman" w:cs="Times New Roman"/>
            <w:i w:val="0"/>
            <w:iCs w:val="0"/>
            <w:noProof/>
            <w:sz w:val="22"/>
            <w:szCs w:val="22"/>
            <w:lang w:eastAsia="en-IN"/>
            <w:rPrChange w:id="464"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465" w:author="pranav baradkar" w:date="2021-09-16T23:50:00Z">
              <w:rPr>
                <w:rStyle w:val="Hyperlink"/>
                <w:noProof/>
              </w:rPr>
            </w:rPrChange>
          </w:rPr>
          <w:t>Class 4: Subjective Rating</w:t>
        </w:r>
        <w:r w:rsidRPr="001A25FA">
          <w:rPr>
            <w:rFonts w:ascii="Times New Roman" w:hAnsi="Times New Roman" w:cs="Times New Roman"/>
            <w:noProof/>
            <w:webHidden/>
            <w:sz w:val="22"/>
            <w:szCs w:val="22"/>
            <w:rPrChange w:id="466" w:author="pranav baradkar" w:date="2021-09-16T23:50:00Z">
              <w:rPr>
                <w:noProof/>
                <w:webHidden/>
              </w:rPr>
            </w:rPrChange>
          </w:rPr>
          <w:tab/>
        </w:r>
        <w:r w:rsidRPr="001A25FA">
          <w:rPr>
            <w:rFonts w:ascii="Times New Roman" w:hAnsi="Times New Roman" w:cs="Times New Roman"/>
            <w:noProof/>
            <w:webHidden/>
            <w:sz w:val="22"/>
            <w:szCs w:val="22"/>
            <w:rPrChange w:id="467" w:author="pranav baradkar" w:date="2021-09-16T23:50:00Z">
              <w:rPr>
                <w:noProof/>
                <w:webHidden/>
              </w:rPr>
            </w:rPrChange>
          </w:rPr>
          <w:fldChar w:fldCharType="begin"/>
        </w:r>
        <w:r w:rsidRPr="001A25FA">
          <w:rPr>
            <w:rFonts w:ascii="Times New Roman" w:hAnsi="Times New Roman" w:cs="Times New Roman"/>
            <w:noProof/>
            <w:webHidden/>
            <w:sz w:val="22"/>
            <w:szCs w:val="22"/>
            <w:rPrChange w:id="468" w:author="pranav baradkar" w:date="2021-09-16T23:50:00Z">
              <w:rPr>
                <w:noProof/>
                <w:webHidden/>
              </w:rPr>
            </w:rPrChange>
          </w:rPr>
          <w:instrText xml:space="preserve"> PAGEREF _Toc82728495 \h </w:instrText>
        </w:r>
      </w:ins>
      <w:r w:rsidRPr="001A25FA">
        <w:rPr>
          <w:rFonts w:ascii="Times New Roman" w:hAnsi="Times New Roman" w:cs="Times New Roman"/>
          <w:noProof/>
          <w:webHidden/>
          <w:sz w:val="22"/>
          <w:szCs w:val="22"/>
          <w:rPrChange w:id="469"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470" w:author="pranav baradkar" w:date="2021-09-16T23:50:00Z">
            <w:rPr>
              <w:noProof/>
              <w:webHidden/>
            </w:rPr>
          </w:rPrChange>
        </w:rPr>
        <w:fldChar w:fldCharType="separate"/>
      </w:r>
      <w:ins w:id="471" w:author="pranav baradkar" w:date="2021-09-16T23:47:00Z">
        <w:r w:rsidRPr="001A25FA">
          <w:rPr>
            <w:rFonts w:ascii="Times New Roman" w:hAnsi="Times New Roman" w:cs="Times New Roman"/>
            <w:noProof/>
            <w:webHidden/>
            <w:sz w:val="22"/>
            <w:szCs w:val="22"/>
            <w:rPrChange w:id="472" w:author="pranav baradkar" w:date="2021-09-16T23:50:00Z">
              <w:rPr>
                <w:noProof/>
                <w:webHidden/>
              </w:rPr>
            </w:rPrChange>
          </w:rPr>
          <w:t>19</w:t>
        </w:r>
        <w:r w:rsidRPr="001A25FA">
          <w:rPr>
            <w:rFonts w:ascii="Times New Roman" w:hAnsi="Times New Roman" w:cs="Times New Roman"/>
            <w:noProof/>
            <w:webHidden/>
            <w:sz w:val="22"/>
            <w:szCs w:val="22"/>
            <w:rPrChange w:id="473"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474" w:author="pranav baradkar" w:date="2021-09-16T23:50:00Z">
              <w:rPr>
                <w:rStyle w:val="Hyperlink"/>
                <w:noProof/>
              </w:rPr>
            </w:rPrChange>
          </w:rPr>
          <w:fldChar w:fldCharType="end"/>
        </w:r>
      </w:ins>
    </w:p>
    <w:p w14:paraId="14F8DCF6" w14:textId="582AEDDE" w:rsidR="001A25FA" w:rsidRPr="001A25FA" w:rsidRDefault="001A25FA">
      <w:pPr>
        <w:pStyle w:val="TOC2"/>
        <w:tabs>
          <w:tab w:val="left" w:pos="720"/>
          <w:tab w:val="right" w:pos="9016"/>
        </w:tabs>
        <w:rPr>
          <w:ins w:id="475" w:author="pranav baradkar" w:date="2021-09-16T23:47:00Z"/>
          <w:rFonts w:ascii="Times New Roman" w:eastAsiaTheme="minorEastAsia" w:hAnsi="Times New Roman" w:cs="Times New Roman"/>
          <w:smallCaps w:val="0"/>
          <w:noProof/>
          <w:sz w:val="22"/>
          <w:szCs w:val="22"/>
          <w:lang w:eastAsia="en-IN"/>
          <w:rPrChange w:id="476" w:author="pranav baradkar" w:date="2021-09-16T23:50:00Z">
            <w:rPr>
              <w:ins w:id="477" w:author="pranav baradkar" w:date="2021-09-16T23:47:00Z"/>
              <w:rFonts w:eastAsiaTheme="minorEastAsia" w:cstheme="minorBidi"/>
              <w:smallCaps w:val="0"/>
              <w:noProof/>
              <w:sz w:val="22"/>
              <w:szCs w:val="22"/>
              <w:lang w:eastAsia="en-IN"/>
            </w:rPr>
          </w:rPrChange>
        </w:rPr>
      </w:pPr>
      <w:ins w:id="478" w:author="pranav baradkar" w:date="2021-09-16T23:47:00Z">
        <w:r w:rsidRPr="001A25FA">
          <w:rPr>
            <w:rStyle w:val="Hyperlink"/>
            <w:rFonts w:ascii="Times New Roman" w:hAnsi="Times New Roman" w:cs="Times New Roman"/>
            <w:noProof/>
            <w:sz w:val="22"/>
            <w:szCs w:val="22"/>
            <w:rPrChange w:id="479"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480"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481" w:author="pranav baradkar" w:date="2021-09-16T23:50:00Z">
              <w:rPr>
                <w:noProof/>
              </w:rPr>
            </w:rPrChange>
          </w:rPr>
          <w:instrText>HYPERLINK \l "_Toc82728496"</w:instrText>
        </w:r>
        <w:r w:rsidRPr="001A25FA">
          <w:rPr>
            <w:rStyle w:val="Hyperlink"/>
            <w:rFonts w:ascii="Times New Roman" w:hAnsi="Times New Roman" w:cs="Times New Roman"/>
            <w:noProof/>
            <w:sz w:val="22"/>
            <w:szCs w:val="22"/>
            <w:rPrChange w:id="482"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483"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484" w:author="pranav baradkar" w:date="2021-09-16T23:50:00Z">
              <w:rPr>
                <w:rStyle w:val="Hyperlink"/>
                <w:noProof/>
              </w:rPr>
            </w:rPrChange>
          </w:rPr>
          <w:t>2.5</w:t>
        </w:r>
        <w:r w:rsidRPr="001A25FA">
          <w:rPr>
            <w:rFonts w:ascii="Times New Roman" w:eastAsiaTheme="minorEastAsia" w:hAnsi="Times New Roman" w:cs="Times New Roman"/>
            <w:smallCaps w:val="0"/>
            <w:noProof/>
            <w:sz w:val="22"/>
            <w:szCs w:val="22"/>
            <w:lang w:eastAsia="en-IN"/>
            <w:rPrChange w:id="485"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486" w:author="pranav baradkar" w:date="2021-09-16T23:50:00Z">
              <w:rPr>
                <w:rStyle w:val="Hyperlink"/>
                <w:noProof/>
              </w:rPr>
            </w:rPrChange>
          </w:rPr>
          <w:t>International Road Roughness:</w:t>
        </w:r>
        <w:r w:rsidRPr="001A25FA">
          <w:rPr>
            <w:rFonts w:ascii="Times New Roman" w:hAnsi="Times New Roman" w:cs="Times New Roman"/>
            <w:noProof/>
            <w:webHidden/>
            <w:sz w:val="22"/>
            <w:szCs w:val="22"/>
            <w:rPrChange w:id="487" w:author="pranav baradkar" w:date="2021-09-16T23:50:00Z">
              <w:rPr>
                <w:noProof/>
                <w:webHidden/>
              </w:rPr>
            </w:rPrChange>
          </w:rPr>
          <w:tab/>
        </w:r>
        <w:r w:rsidRPr="001A25FA">
          <w:rPr>
            <w:rFonts w:ascii="Times New Roman" w:hAnsi="Times New Roman" w:cs="Times New Roman"/>
            <w:noProof/>
            <w:webHidden/>
            <w:sz w:val="22"/>
            <w:szCs w:val="22"/>
            <w:rPrChange w:id="488" w:author="pranav baradkar" w:date="2021-09-16T23:50:00Z">
              <w:rPr>
                <w:noProof/>
                <w:webHidden/>
              </w:rPr>
            </w:rPrChange>
          </w:rPr>
          <w:fldChar w:fldCharType="begin"/>
        </w:r>
        <w:r w:rsidRPr="001A25FA">
          <w:rPr>
            <w:rFonts w:ascii="Times New Roman" w:hAnsi="Times New Roman" w:cs="Times New Roman"/>
            <w:noProof/>
            <w:webHidden/>
            <w:sz w:val="22"/>
            <w:szCs w:val="22"/>
            <w:rPrChange w:id="489" w:author="pranav baradkar" w:date="2021-09-16T23:50:00Z">
              <w:rPr>
                <w:noProof/>
                <w:webHidden/>
              </w:rPr>
            </w:rPrChange>
          </w:rPr>
          <w:instrText xml:space="preserve"> PAGEREF _Toc82728496 \h </w:instrText>
        </w:r>
      </w:ins>
      <w:r w:rsidRPr="001A25FA">
        <w:rPr>
          <w:rFonts w:ascii="Times New Roman" w:hAnsi="Times New Roman" w:cs="Times New Roman"/>
          <w:noProof/>
          <w:webHidden/>
          <w:sz w:val="22"/>
          <w:szCs w:val="22"/>
          <w:rPrChange w:id="490"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491" w:author="pranav baradkar" w:date="2021-09-16T23:50:00Z">
            <w:rPr>
              <w:noProof/>
              <w:webHidden/>
            </w:rPr>
          </w:rPrChange>
        </w:rPr>
        <w:fldChar w:fldCharType="separate"/>
      </w:r>
      <w:ins w:id="492" w:author="pranav baradkar" w:date="2021-09-16T23:47:00Z">
        <w:r w:rsidRPr="001A25FA">
          <w:rPr>
            <w:rFonts w:ascii="Times New Roman" w:hAnsi="Times New Roman" w:cs="Times New Roman"/>
            <w:noProof/>
            <w:webHidden/>
            <w:sz w:val="22"/>
            <w:szCs w:val="22"/>
            <w:rPrChange w:id="493" w:author="pranav baradkar" w:date="2021-09-16T23:50:00Z">
              <w:rPr>
                <w:noProof/>
                <w:webHidden/>
              </w:rPr>
            </w:rPrChange>
          </w:rPr>
          <w:t>19</w:t>
        </w:r>
        <w:r w:rsidRPr="001A25FA">
          <w:rPr>
            <w:rFonts w:ascii="Times New Roman" w:hAnsi="Times New Roman" w:cs="Times New Roman"/>
            <w:noProof/>
            <w:webHidden/>
            <w:sz w:val="22"/>
            <w:szCs w:val="22"/>
            <w:rPrChange w:id="494"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495" w:author="pranav baradkar" w:date="2021-09-16T23:50:00Z">
              <w:rPr>
                <w:rStyle w:val="Hyperlink"/>
                <w:noProof/>
              </w:rPr>
            </w:rPrChange>
          </w:rPr>
          <w:fldChar w:fldCharType="end"/>
        </w:r>
      </w:ins>
    </w:p>
    <w:p w14:paraId="2A4177C0" w14:textId="21E229F5" w:rsidR="001A25FA" w:rsidRPr="001A25FA" w:rsidRDefault="001A25FA">
      <w:pPr>
        <w:pStyle w:val="TOC2"/>
        <w:tabs>
          <w:tab w:val="left" w:pos="720"/>
          <w:tab w:val="right" w:pos="9016"/>
        </w:tabs>
        <w:rPr>
          <w:ins w:id="496" w:author="pranav baradkar" w:date="2021-09-16T23:47:00Z"/>
          <w:rFonts w:ascii="Times New Roman" w:eastAsiaTheme="minorEastAsia" w:hAnsi="Times New Roman" w:cs="Times New Roman"/>
          <w:smallCaps w:val="0"/>
          <w:noProof/>
          <w:sz w:val="22"/>
          <w:szCs w:val="22"/>
          <w:lang w:eastAsia="en-IN"/>
          <w:rPrChange w:id="497" w:author="pranav baradkar" w:date="2021-09-16T23:50:00Z">
            <w:rPr>
              <w:ins w:id="498" w:author="pranav baradkar" w:date="2021-09-16T23:47:00Z"/>
              <w:rFonts w:eastAsiaTheme="minorEastAsia" w:cstheme="minorBidi"/>
              <w:smallCaps w:val="0"/>
              <w:noProof/>
              <w:sz w:val="22"/>
              <w:szCs w:val="22"/>
              <w:lang w:eastAsia="en-IN"/>
            </w:rPr>
          </w:rPrChange>
        </w:rPr>
      </w:pPr>
      <w:ins w:id="499" w:author="pranav baradkar" w:date="2021-09-16T23:47:00Z">
        <w:r w:rsidRPr="001A25FA">
          <w:rPr>
            <w:rStyle w:val="Hyperlink"/>
            <w:rFonts w:ascii="Times New Roman" w:hAnsi="Times New Roman" w:cs="Times New Roman"/>
            <w:noProof/>
            <w:sz w:val="22"/>
            <w:szCs w:val="22"/>
            <w:rPrChange w:id="500"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501"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502" w:author="pranav baradkar" w:date="2021-09-16T23:50:00Z">
              <w:rPr>
                <w:noProof/>
              </w:rPr>
            </w:rPrChange>
          </w:rPr>
          <w:instrText>HYPERLINK \l "_Toc82728497"</w:instrText>
        </w:r>
        <w:r w:rsidRPr="001A25FA">
          <w:rPr>
            <w:rStyle w:val="Hyperlink"/>
            <w:rFonts w:ascii="Times New Roman" w:hAnsi="Times New Roman" w:cs="Times New Roman"/>
            <w:noProof/>
            <w:sz w:val="22"/>
            <w:szCs w:val="22"/>
            <w:rPrChange w:id="503"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504"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505" w:author="pranav baradkar" w:date="2021-09-16T23:50:00Z">
              <w:rPr>
                <w:rStyle w:val="Hyperlink"/>
                <w:noProof/>
              </w:rPr>
            </w:rPrChange>
          </w:rPr>
          <w:t>2.6</w:t>
        </w:r>
        <w:r w:rsidRPr="001A25FA">
          <w:rPr>
            <w:rFonts w:ascii="Times New Roman" w:eastAsiaTheme="minorEastAsia" w:hAnsi="Times New Roman" w:cs="Times New Roman"/>
            <w:smallCaps w:val="0"/>
            <w:noProof/>
            <w:sz w:val="22"/>
            <w:szCs w:val="22"/>
            <w:lang w:eastAsia="en-IN"/>
            <w:rPrChange w:id="506"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507" w:author="pranav baradkar" w:date="2021-09-16T23:50:00Z">
              <w:rPr>
                <w:rStyle w:val="Hyperlink"/>
                <w:noProof/>
              </w:rPr>
            </w:rPrChange>
          </w:rPr>
          <w:t>Evaluating International roughness index.</w:t>
        </w:r>
        <w:r w:rsidRPr="001A25FA">
          <w:rPr>
            <w:rFonts w:ascii="Times New Roman" w:hAnsi="Times New Roman" w:cs="Times New Roman"/>
            <w:noProof/>
            <w:webHidden/>
            <w:sz w:val="22"/>
            <w:szCs w:val="22"/>
            <w:rPrChange w:id="508" w:author="pranav baradkar" w:date="2021-09-16T23:50:00Z">
              <w:rPr>
                <w:noProof/>
                <w:webHidden/>
              </w:rPr>
            </w:rPrChange>
          </w:rPr>
          <w:tab/>
        </w:r>
        <w:r w:rsidRPr="001A25FA">
          <w:rPr>
            <w:rFonts w:ascii="Times New Roman" w:hAnsi="Times New Roman" w:cs="Times New Roman"/>
            <w:noProof/>
            <w:webHidden/>
            <w:sz w:val="22"/>
            <w:szCs w:val="22"/>
            <w:rPrChange w:id="509" w:author="pranav baradkar" w:date="2021-09-16T23:50:00Z">
              <w:rPr>
                <w:noProof/>
                <w:webHidden/>
              </w:rPr>
            </w:rPrChange>
          </w:rPr>
          <w:fldChar w:fldCharType="begin"/>
        </w:r>
        <w:r w:rsidRPr="001A25FA">
          <w:rPr>
            <w:rFonts w:ascii="Times New Roman" w:hAnsi="Times New Roman" w:cs="Times New Roman"/>
            <w:noProof/>
            <w:webHidden/>
            <w:sz w:val="22"/>
            <w:szCs w:val="22"/>
            <w:rPrChange w:id="510" w:author="pranav baradkar" w:date="2021-09-16T23:50:00Z">
              <w:rPr>
                <w:noProof/>
                <w:webHidden/>
              </w:rPr>
            </w:rPrChange>
          </w:rPr>
          <w:instrText xml:space="preserve"> PAGEREF _Toc82728497 \h </w:instrText>
        </w:r>
      </w:ins>
      <w:r w:rsidRPr="001A25FA">
        <w:rPr>
          <w:rFonts w:ascii="Times New Roman" w:hAnsi="Times New Roman" w:cs="Times New Roman"/>
          <w:noProof/>
          <w:webHidden/>
          <w:sz w:val="22"/>
          <w:szCs w:val="22"/>
          <w:rPrChange w:id="511"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512" w:author="pranav baradkar" w:date="2021-09-16T23:50:00Z">
            <w:rPr>
              <w:noProof/>
              <w:webHidden/>
            </w:rPr>
          </w:rPrChange>
        </w:rPr>
        <w:fldChar w:fldCharType="separate"/>
      </w:r>
      <w:ins w:id="513" w:author="pranav baradkar" w:date="2021-09-16T23:47:00Z">
        <w:r w:rsidRPr="001A25FA">
          <w:rPr>
            <w:rFonts w:ascii="Times New Roman" w:hAnsi="Times New Roman" w:cs="Times New Roman"/>
            <w:noProof/>
            <w:webHidden/>
            <w:sz w:val="22"/>
            <w:szCs w:val="22"/>
            <w:rPrChange w:id="514" w:author="pranav baradkar" w:date="2021-09-16T23:50:00Z">
              <w:rPr>
                <w:noProof/>
                <w:webHidden/>
              </w:rPr>
            </w:rPrChange>
          </w:rPr>
          <w:t>20</w:t>
        </w:r>
        <w:r w:rsidRPr="001A25FA">
          <w:rPr>
            <w:rFonts w:ascii="Times New Roman" w:hAnsi="Times New Roman" w:cs="Times New Roman"/>
            <w:noProof/>
            <w:webHidden/>
            <w:sz w:val="22"/>
            <w:szCs w:val="22"/>
            <w:rPrChange w:id="515"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516" w:author="pranav baradkar" w:date="2021-09-16T23:50:00Z">
              <w:rPr>
                <w:rStyle w:val="Hyperlink"/>
                <w:noProof/>
              </w:rPr>
            </w:rPrChange>
          </w:rPr>
          <w:fldChar w:fldCharType="end"/>
        </w:r>
      </w:ins>
    </w:p>
    <w:p w14:paraId="2C9BC4F0" w14:textId="0BF1A3AD" w:rsidR="001A25FA" w:rsidRPr="001A25FA" w:rsidRDefault="001A25FA">
      <w:pPr>
        <w:pStyle w:val="TOC3"/>
        <w:tabs>
          <w:tab w:val="left" w:pos="1200"/>
          <w:tab w:val="right" w:pos="9016"/>
        </w:tabs>
        <w:rPr>
          <w:ins w:id="517" w:author="pranav baradkar" w:date="2021-09-16T23:47:00Z"/>
          <w:rFonts w:ascii="Times New Roman" w:eastAsiaTheme="minorEastAsia" w:hAnsi="Times New Roman" w:cs="Times New Roman"/>
          <w:i w:val="0"/>
          <w:iCs w:val="0"/>
          <w:noProof/>
          <w:sz w:val="22"/>
          <w:szCs w:val="22"/>
          <w:lang w:eastAsia="en-IN"/>
          <w:rPrChange w:id="518" w:author="pranav baradkar" w:date="2021-09-16T23:50:00Z">
            <w:rPr>
              <w:ins w:id="519" w:author="pranav baradkar" w:date="2021-09-16T23:47:00Z"/>
              <w:rFonts w:eastAsiaTheme="minorEastAsia" w:cstheme="minorBidi"/>
              <w:i w:val="0"/>
              <w:iCs w:val="0"/>
              <w:noProof/>
              <w:sz w:val="22"/>
              <w:szCs w:val="22"/>
              <w:lang w:eastAsia="en-IN"/>
            </w:rPr>
          </w:rPrChange>
        </w:rPr>
      </w:pPr>
      <w:ins w:id="520" w:author="pranav baradkar" w:date="2021-09-16T23:47:00Z">
        <w:r w:rsidRPr="001A25FA">
          <w:rPr>
            <w:rStyle w:val="Hyperlink"/>
            <w:rFonts w:ascii="Times New Roman" w:hAnsi="Times New Roman" w:cs="Times New Roman"/>
            <w:noProof/>
            <w:sz w:val="22"/>
            <w:szCs w:val="22"/>
            <w:rPrChange w:id="521"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522"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523" w:author="pranav baradkar" w:date="2021-09-16T23:50:00Z">
              <w:rPr>
                <w:noProof/>
              </w:rPr>
            </w:rPrChange>
          </w:rPr>
          <w:instrText>HYPERLINK \l "_Toc82728498"</w:instrText>
        </w:r>
        <w:r w:rsidRPr="001A25FA">
          <w:rPr>
            <w:rStyle w:val="Hyperlink"/>
            <w:rFonts w:ascii="Times New Roman" w:hAnsi="Times New Roman" w:cs="Times New Roman"/>
            <w:noProof/>
            <w:sz w:val="22"/>
            <w:szCs w:val="22"/>
            <w:rPrChange w:id="524"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525"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526" w:author="pranav baradkar" w:date="2021-09-16T23:50:00Z">
              <w:rPr>
                <w:rStyle w:val="Hyperlink"/>
                <w:noProof/>
              </w:rPr>
            </w:rPrChange>
          </w:rPr>
          <w:t>2.6.1</w:t>
        </w:r>
        <w:r w:rsidRPr="001A25FA">
          <w:rPr>
            <w:rFonts w:ascii="Times New Roman" w:eastAsiaTheme="minorEastAsia" w:hAnsi="Times New Roman" w:cs="Times New Roman"/>
            <w:i w:val="0"/>
            <w:iCs w:val="0"/>
            <w:noProof/>
            <w:sz w:val="22"/>
            <w:szCs w:val="22"/>
            <w:lang w:eastAsia="en-IN"/>
            <w:rPrChange w:id="527" w:author="pranav baradkar" w:date="2021-09-16T23:50:00Z">
              <w:rPr>
                <w:rFonts w:eastAsiaTheme="minorEastAsia" w:cstheme="minorBidi"/>
                <w:i w:val="0"/>
                <w:iCs w:val="0"/>
                <w:noProof/>
                <w:sz w:val="22"/>
                <w:szCs w:val="22"/>
                <w:lang w:eastAsia="en-IN"/>
              </w:rPr>
            </w:rPrChange>
          </w:rPr>
          <w:tab/>
        </w:r>
        <w:r w:rsidRPr="001A25FA">
          <w:rPr>
            <w:rStyle w:val="Hyperlink"/>
            <w:rFonts w:ascii="Times New Roman" w:hAnsi="Times New Roman" w:cs="Times New Roman"/>
            <w:noProof/>
            <w:sz w:val="22"/>
            <w:szCs w:val="22"/>
            <w:rPrChange w:id="528" w:author="pranav baradkar" w:date="2021-09-16T23:50:00Z">
              <w:rPr>
                <w:rStyle w:val="Hyperlink"/>
                <w:noProof/>
              </w:rPr>
            </w:rPrChange>
          </w:rPr>
          <w:t>Measuring Pavement roughness using Smartphone Application.</w:t>
        </w:r>
        <w:r w:rsidRPr="001A25FA">
          <w:rPr>
            <w:rFonts w:ascii="Times New Roman" w:hAnsi="Times New Roman" w:cs="Times New Roman"/>
            <w:noProof/>
            <w:webHidden/>
            <w:sz w:val="22"/>
            <w:szCs w:val="22"/>
            <w:rPrChange w:id="529" w:author="pranav baradkar" w:date="2021-09-16T23:50:00Z">
              <w:rPr>
                <w:noProof/>
                <w:webHidden/>
              </w:rPr>
            </w:rPrChange>
          </w:rPr>
          <w:tab/>
        </w:r>
        <w:r w:rsidRPr="001A25FA">
          <w:rPr>
            <w:rFonts w:ascii="Times New Roman" w:hAnsi="Times New Roman" w:cs="Times New Roman"/>
            <w:noProof/>
            <w:webHidden/>
            <w:sz w:val="22"/>
            <w:szCs w:val="22"/>
            <w:rPrChange w:id="530" w:author="pranav baradkar" w:date="2021-09-16T23:50:00Z">
              <w:rPr>
                <w:noProof/>
                <w:webHidden/>
              </w:rPr>
            </w:rPrChange>
          </w:rPr>
          <w:fldChar w:fldCharType="begin"/>
        </w:r>
        <w:r w:rsidRPr="001A25FA">
          <w:rPr>
            <w:rFonts w:ascii="Times New Roman" w:hAnsi="Times New Roman" w:cs="Times New Roman"/>
            <w:noProof/>
            <w:webHidden/>
            <w:sz w:val="22"/>
            <w:szCs w:val="22"/>
            <w:rPrChange w:id="531" w:author="pranav baradkar" w:date="2021-09-16T23:50:00Z">
              <w:rPr>
                <w:noProof/>
                <w:webHidden/>
              </w:rPr>
            </w:rPrChange>
          </w:rPr>
          <w:instrText xml:space="preserve"> PAGEREF _Toc82728498 \h </w:instrText>
        </w:r>
      </w:ins>
      <w:r w:rsidRPr="001A25FA">
        <w:rPr>
          <w:rFonts w:ascii="Times New Roman" w:hAnsi="Times New Roman" w:cs="Times New Roman"/>
          <w:noProof/>
          <w:webHidden/>
          <w:sz w:val="22"/>
          <w:szCs w:val="22"/>
          <w:rPrChange w:id="532"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533" w:author="pranav baradkar" w:date="2021-09-16T23:50:00Z">
            <w:rPr>
              <w:noProof/>
              <w:webHidden/>
            </w:rPr>
          </w:rPrChange>
        </w:rPr>
        <w:fldChar w:fldCharType="separate"/>
      </w:r>
      <w:ins w:id="534" w:author="pranav baradkar" w:date="2021-09-16T23:47:00Z">
        <w:r w:rsidRPr="001A25FA">
          <w:rPr>
            <w:rFonts w:ascii="Times New Roman" w:hAnsi="Times New Roman" w:cs="Times New Roman"/>
            <w:noProof/>
            <w:webHidden/>
            <w:sz w:val="22"/>
            <w:szCs w:val="22"/>
            <w:rPrChange w:id="535" w:author="pranav baradkar" w:date="2021-09-16T23:50:00Z">
              <w:rPr>
                <w:noProof/>
                <w:webHidden/>
              </w:rPr>
            </w:rPrChange>
          </w:rPr>
          <w:t>21</w:t>
        </w:r>
        <w:r w:rsidRPr="001A25FA">
          <w:rPr>
            <w:rFonts w:ascii="Times New Roman" w:hAnsi="Times New Roman" w:cs="Times New Roman"/>
            <w:noProof/>
            <w:webHidden/>
            <w:sz w:val="22"/>
            <w:szCs w:val="22"/>
            <w:rPrChange w:id="536"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537" w:author="pranav baradkar" w:date="2021-09-16T23:50:00Z">
              <w:rPr>
                <w:rStyle w:val="Hyperlink"/>
                <w:noProof/>
              </w:rPr>
            </w:rPrChange>
          </w:rPr>
          <w:fldChar w:fldCharType="end"/>
        </w:r>
      </w:ins>
    </w:p>
    <w:p w14:paraId="6EDEE9E6" w14:textId="3CBAAF51" w:rsidR="001A25FA" w:rsidRPr="001A25FA" w:rsidRDefault="001A25FA">
      <w:pPr>
        <w:pStyle w:val="TOC1"/>
        <w:tabs>
          <w:tab w:val="left" w:pos="480"/>
          <w:tab w:val="right" w:pos="9016"/>
        </w:tabs>
        <w:rPr>
          <w:ins w:id="538" w:author="pranav baradkar" w:date="2021-09-16T23:47:00Z"/>
          <w:rFonts w:ascii="Times New Roman" w:eastAsiaTheme="minorEastAsia" w:hAnsi="Times New Roman" w:cs="Times New Roman"/>
          <w:b w:val="0"/>
          <w:bCs w:val="0"/>
          <w:caps w:val="0"/>
          <w:noProof/>
          <w:sz w:val="22"/>
          <w:szCs w:val="22"/>
          <w:lang w:eastAsia="en-IN"/>
          <w:rPrChange w:id="539" w:author="pranav baradkar" w:date="2021-09-16T23:50:00Z">
            <w:rPr>
              <w:ins w:id="540" w:author="pranav baradkar" w:date="2021-09-16T23:47:00Z"/>
              <w:rFonts w:eastAsiaTheme="minorEastAsia" w:cstheme="minorBidi"/>
              <w:b w:val="0"/>
              <w:bCs w:val="0"/>
              <w:caps w:val="0"/>
              <w:noProof/>
              <w:sz w:val="22"/>
              <w:szCs w:val="22"/>
              <w:lang w:eastAsia="en-IN"/>
            </w:rPr>
          </w:rPrChange>
        </w:rPr>
      </w:pPr>
      <w:ins w:id="541" w:author="pranav baradkar" w:date="2021-09-16T23:47:00Z">
        <w:r w:rsidRPr="001A25FA">
          <w:rPr>
            <w:rStyle w:val="Hyperlink"/>
            <w:rFonts w:ascii="Times New Roman" w:hAnsi="Times New Roman" w:cs="Times New Roman"/>
            <w:noProof/>
            <w:sz w:val="22"/>
            <w:szCs w:val="22"/>
            <w:rPrChange w:id="542"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543"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544" w:author="pranav baradkar" w:date="2021-09-16T23:50:00Z">
              <w:rPr>
                <w:noProof/>
              </w:rPr>
            </w:rPrChange>
          </w:rPr>
          <w:instrText>HYPERLINK \l "_Toc82728499"</w:instrText>
        </w:r>
        <w:r w:rsidRPr="001A25FA">
          <w:rPr>
            <w:rStyle w:val="Hyperlink"/>
            <w:rFonts w:ascii="Times New Roman" w:hAnsi="Times New Roman" w:cs="Times New Roman"/>
            <w:noProof/>
            <w:sz w:val="22"/>
            <w:szCs w:val="22"/>
            <w:rPrChange w:id="545"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546"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547" w:author="pranav baradkar" w:date="2021-09-16T23:50:00Z">
              <w:rPr>
                <w:rStyle w:val="Hyperlink"/>
                <w:noProof/>
              </w:rPr>
            </w:rPrChange>
          </w:rPr>
          <w:t>3</w:t>
        </w:r>
        <w:r w:rsidRPr="001A25FA">
          <w:rPr>
            <w:rFonts w:ascii="Times New Roman" w:eastAsiaTheme="minorEastAsia" w:hAnsi="Times New Roman" w:cs="Times New Roman"/>
            <w:b w:val="0"/>
            <w:bCs w:val="0"/>
            <w:caps w:val="0"/>
            <w:noProof/>
            <w:sz w:val="22"/>
            <w:szCs w:val="22"/>
            <w:lang w:eastAsia="en-IN"/>
            <w:rPrChange w:id="548" w:author="pranav baradkar" w:date="2021-09-16T23:50:00Z">
              <w:rPr>
                <w:rFonts w:eastAsiaTheme="minorEastAsia" w:cstheme="minorBidi"/>
                <w:b w:val="0"/>
                <w:bCs w:val="0"/>
                <w:caps w:val="0"/>
                <w:noProof/>
                <w:sz w:val="22"/>
                <w:szCs w:val="22"/>
                <w:lang w:eastAsia="en-IN"/>
              </w:rPr>
            </w:rPrChange>
          </w:rPr>
          <w:tab/>
        </w:r>
        <w:r w:rsidRPr="001A25FA">
          <w:rPr>
            <w:rStyle w:val="Hyperlink"/>
            <w:rFonts w:ascii="Times New Roman" w:hAnsi="Times New Roman" w:cs="Times New Roman"/>
            <w:noProof/>
            <w:sz w:val="22"/>
            <w:szCs w:val="22"/>
            <w:rPrChange w:id="549" w:author="pranav baradkar" w:date="2021-09-16T23:50:00Z">
              <w:rPr>
                <w:rStyle w:val="Hyperlink"/>
                <w:noProof/>
              </w:rPr>
            </w:rPrChange>
          </w:rPr>
          <w:t>Methods</w:t>
        </w:r>
        <w:r w:rsidRPr="001A25FA">
          <w:rPr>
            <w:rFonts w:ascii="Times New Roman" w:hAnsi="Times New Roman" w:cs="Times New Roman"/>
            <w:noProof/>
            <w:webHidden/>
            <w:sz w:val="22"/>
            <w:szCs w:val="22"/>
            <w:rPrChange w:id="550" w:author="pranav baradkar" w:date="2021-09-16T23:50:00Z">
              <w:rPr>
                <w:noProof/>
                <w:webHidden/>
              </w:rPr>
            </w:rPrChange>
          </w:rPr>
          <w:tab/>
        </w:r>
        <w:r w:rsidRPr="001A25FA">
          <w:rPr>
            <w:rFonts w:ascii="Times New Roman" w:hAnsi="Times New Roman" w:cs="Times New Roman"/>
            <w:noProof/>
            <w:webHidden/>
            <w:sz w:val="22"/>
            <w:szCs w:val="22"/>
            <w:rPrChange w:id="551" w:author="pranav baradkar" w:date="2021-09-16T23:50:00Z">
              <w:rPr>
                <w:noProof/>
                <w:webHidden/>
              </w:rPr>
            </w:rPrChange>
          </w:rPr>
          <w:fldChar w:fldCharType="begin"/>
        </w:r>
        <w:r w:rsidRPr="001A25FA">
          <w:rPr>
            <w:rFonts w:ascii="Times New Roman" w:hAnsi="Times New Roman" w:cs="Times New Roman"/>
            <w:noProof/>
            <w:webHidden/>
            <w:sz w:val="22"/>
            <w:szCs w:val="22"/>
            <w:rPrChange w:id="552" w:author="pranav baradkar" w:date="2021-09-16T23:50:00Z">
              <w:rPr>
                <w:noProof/>
                <w:webHidden/>
              </w:rPr>
            </w:rPrChange>
          </w:rPr>
          <w:instrText xml:space="preserve"> PAGEREF _Toc82728499 \h </w:instrText>
        </w:r>
      </w:ins>
      <w:r w:rsidRPr="001A25FA">
        <w:rPr>
          <w:rFonts w:ascii="Times New Roman" w:hAnsi="Times New Roman" w:cs="Times New Roman"/>
          <w:noProof/>
          <w:webHidden/>
          <w:sz w:val="22"/>
          <w:szCs w:val="22"/>
          <w:rPrChange w:id="553"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554" w:author="pranav baradkar" w:date="2021-09-16T23:50:00Z">
            <w:rPr>
              <w:noProof/>
              <w:webHidden/>
            </w:rPr>
          </w:rPrChange>
        </w:rPr>
        <w:fldChar w:fldCharType="separate"/>
      </w:r>
      <w:ins w:id="555" w:author="pranav baradkar" w:date="2021-09-16T23:47:00Z">
        <w:r w:rsidRPr="001A25FA">
          <w:rPr>
            <w:rFonts w:ascii="Times New Roman" w:hAnsi="Times New Roman" w:cs="Times New Roman"/>
            <w:noProof/>
            <w:webHidden/>
            <w:sz w:val="22"/>
            <w:szCs w:val="22"/>
            <w:rPrChange w:id="556" w:author="pranav baradkar" w:date="2021-09-16T23:50:00Z">
              <w:rPr>
                <w:noProof/>
                <w:webHidden/>
              </w:rPr>
            </w:rPrChange>
          </w:rPr>
          <w:t>25</w:t>
        </w:r>
        <w:r w:rsidRPr="001A25FA">
          <w:rPr>
            <w:rFonts w:ascii="Times New Roman" w:hAnsi="Times New Roman" w:cs="Times New Roman"/>
            <w:noProof/>
            <w:webHidden/>
            <w:sz w:val="22"/>
            <w:szCs w:val="22"/>
            <w:rPrChange w:id="557"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558" w:author="pranav baradkar" w:date="2021-09-16T23:50:00Z">
              <w:rPr>
                <w:rStyle w:val="Hyperlink"/>
                <w:noProof/>
              </w:rPr>
            </w:rPrChange>
          </w:rPr>
          <w:fldChar w:fldCharType="end"/>
        </w:r>
      </w:ins>
    </w:p>
    <w:p w14:paraId="78C01E07" w14:textId="646CEB9C" w:rsidR="001A25FA" w:rsidRPr="001A25FA" w:rsidRDefault="001A25FA">
      <w:pPr>
        <w:pStyle w:val="TOC2"/>
        <w:tabs>
          <w:tab w:val="left" w:pos="720"/>
          <w:tab w:val="right" w:pos="9016"/>
        </w:tabs>
        <w:rPr>
          <w:ins w:id="559" w:author="pranav baradkar" w:date="2021-09-16T23:47:00Z"/>
          <w:rFonts w:ascii="Times New Roman" w:eastAsiaTheme="minorEastAsia" w:hAnsi="Times New Roman" w:cs="Times New Roman"/>
          <w:smallCaps w:val="0"/>
          <w:noProof/>
          <w:sz w:val="22"/>
          <w:szCs w:val="22"/>
          <w:lang w:eastAsia="en-IN"/>
          <w:rPrChange w:id="560" w:author="pranav baradkar" w:date="2021-09-16T23:50:00Z">
            <w:rPr>
              <w:ins w:id="561" w:author="pranav baradkar" w:date="2021-09-16T23:47:00Z"/>
              <w:rFonts w:eastAsiaTheme="minorEastAsia" w:cstheme="minorBidi"/>
              <w:smallCaps w:val="0"/>
              <w:noProof/>
              <w:sz w:val="22"/>
              <w:szCs w:val="22"/>
              <w:lang w:eastAsia="en-IN"/>
            </w:rPr>
          </w:rPrChange>
        </w:rPr>
      </w:pPr>
      <w:ins w:id="562" w:author="pranav baradkar" w:date="2021-09-16T23:47:00Z">
        <w:r w:rsidRPr="001A25FA">
          <w:rPr>
            <w:rStyle w:val="Hyperlink"/>
            <w:rFonts w:ascii="Times New Roman" w:hAnsi="Times New Roman" w:cs="Times New Roman"/>
            <w:noProof/>
            <w:sz w:val="22"/>
            <w:szCs w:val="22"/>
            <w:rPrChange w:id="563"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564"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565" w:author="pranav baradkar" w:date="2021-09-16T23:50:00Z">
              <w:rPr>
                <w:noProof/>
              </w:rPr>
            </w:rPrChange>
          </w:rPr>
          <w:instrText>HYPERLINK \l "_Toc82728500"</w:instrText>
        </w:r>
        <w:r w:rsidRPr="001A25FA">
          <w:rPr>
            <w:rStyle w:val="Hyperlink"/>
            <w:rFonts w:ascii="Times New Roman" w:hAnsi="Times New Roman" w:cs="Times New Roman"/>
            <w:noProof/>
            <w:sz w:val="22"/>
            <w:szCs w:val="22"/>
            <w:rPrChange w:id="566"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567"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568" w:author="pranav baradkar" w:date="2021-09-16T23:50:00Z">
              <w:rPr>
                <w:rStyle w:val="Hyperlink"/>
                <w:noProof/>
              </w:rPr>
            </w:rPrChange>
          </w:rPr>
          <w:t>3.1</w:t>
        </w:r>
        <w:r w:rsidRPr="001A25FA">
          <w:rPr>
            <w:rFonts w:ascii="Times New Roman" w:eastAsiaTheme="minorEastAsia" w:hAnsi="Times New Roman" w:cs="Times New Roman"/>
            <w:smallCaps w:val="0"/>
            <w:noProof/>
            <w:sz w:val="22"/>
            <w:szCs w:val="22"/>
            <w:lang w:eastAsia="en-IN"/>
            <w:rPrChange w:id="569"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570" w:author="pranav baradkar" w:date="2021-09-16T23:50:00Z">
              <w:rPr>
                <w:rStyle w:val="Hyperlink"/>
                <w:noProof/>
              </w:rPr>
            </w:rPrChange>
          </w:rPr>
          <w:t>General</w:t>
        </w:r>
        <w:r w:rsidRPr="001A25FA">
          <w:rPr>
            <w:rFonts w:ascii="Times New Roman" w:hAnsi="Times New Roman" w:cs="Times New Roman"/>
            <w:noProof/>
            <w:webHidden/>
            <w:sz w:val="22"/>
            <w:szCs w:val="22"/>
            <w:rPrChange w:id="571" w:author="pranav baradkar" w:date="2021-09-16T23:50:00Z">
              <w:rPr>
                <w:noProof/>
                <w:webHidden/>
              </w:rPr>
            </w:rPrChange>
          </w:rPr>
          <w:tab/>
        </w:r>
        <w:r w:rsidRPr="001A25FA">
          <w:rPr>
            <w:rFonts w:ascii="Times New Roman" w:hAnsi="Times New Roman" w:cs="Times New Roman"/>
            <w:noProof/>
            <w:webHidden/>
            <w:sz w:val="22"/>
            <w:szCs w:val="22"/>
            <w:rPrChange w:id="572" w:author="pranav baradkar" w:date="2021-09-16T23:50:00Z">
              <w:rPr>
                <w:noProof/>
                <w:webHidden/>
              </w:rPr>
            </w:rPrChange>
          </w:rPr>
          <w:fldChar w:fldCharType="begin"/>
        </w:r>
        <w:r w:rsidRPr="001A25FA">
          <w:rPr>
            <w:rFonts w:ascii="Times New Roman" w:hAnsi="Times New Roman" w:cs="Times New Roman"/>
            <w:noProof/>
            <w:webHidden/>
            <w:sz w:val="22"/>
            <w:szCs w:val="22"/>
            <w:rPrChange w:id="573" w:author="pranav baradkar" w:date="2021-09-16T23:50:00Z">
              <w:rPr>
                <w:noProof/>
                <w:webHidden/>
              </w:rPr>
            </w:rPrChange>
          </w:rPr>
          <w:instrText xml:space="preserve"> PAGEREF _Toc82728500 \h </w:instrText>
        </w:r>
      </w:ins>
      <w:r w:rsidRPr="001A25FA">
        <w:rPr>
          <w:rFonts w:ascii="Times New Roman" w:hAnsi="Times New Roman" w:cs="Times New Roman"/>
          <w:noProof/>
          <w:webHidden/>
          <w:sz w:val="22"/>
          <w:szCs w:val="22"/>
          <w:rPrChange w:id="574"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575" w:author="pranav baradkar" w:date="2021-09-16T23:50:00Z">
            <w:rPr>
              <w:noProof/>
              <w:webHidden/>
            </w:rPr>
          </w:rPrChange>
        </w:rPr>
        <w:fldChar w:fldCharType="separate"/>
      </w:r>
      <w:ins w:id="576" w:author="pranav baradkar" w:date="2021-09-16T23:47:00Z">
        <w:r w:rsidRPr="001A25FA">
          <w:rPr>
            <w:rFonts w:ascii="Times New Roman" w:hAnsi="Times New Roman" w:cs="Times New Roman"/>
            <w:noProof/>
            <w:webHidden/>
            <w:sz w:val="22"/>
            <w:szCs w:val="22"/>
            <w:rPrChange w:id="577" w:author="pranav baradkar" w:date="2021-09-16T23:50:00Z">
              <w:rPr>
                <w:noProof/>
                <w:webHidden/>
              </w:rPr>
            </w:rPrChange>
          </w:rPr>
          <w:t>25</w:t>
        </w:r>
        <w:r w:rsidRPr="001A25FA">
          <w:rPr>
            <w:rFonts w:ascii="Times New Roman" w:hAnsi="Times New Roman" w:cs="Times New Roman"/>
            <w:noProof/>
            <w:webHidden/>
            <w:sz w:val="22"/>
            <w:szCs w:val="22"/>
            <w:rPrChange w:id="578"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579" w:author="pranav baradkar" w:date="2021-09-16T23:50:00Z">
              <w:rPr>
                <w:rStyle w:val="Hyperlink"/>
                <w:noProof/>
              </w:rPr>
            </w:rPrChange>
          </w:rPr>
          <w:fldChar w:fldCharType="end"/>
        </w:r>
      </w:ins>
    </w:p>
    <w:p w14:paraId="7D4CEDF2" w14:textId="2B8DFC6C" w:rsidR="001A25FA" w:rsidRPr="001A25FA" w:rsidRDefault="001A25FA">
      <w:pPr>
        <w:pStyle w:val="TOC2"/>
        <w:tabs>
          <w:tab w:val="left" w:pos="720"/>
          <w:tab w:val="right" w:pos="9016"/>
        </w:tabs>
        <w:rPr>
          <w:ins w:id="580" w:author="pranav baradkar" w:date="2021-09-16T23:47:00Z"/>
          <w:rFonts w:ascii="Times New Roman" w:eastAsiaTheme="minorEastAsia" w:hAnsi="Times New Roman" w:cs="Times New Roman"/>
          <w:smallCaps w:val="0"/>
          <w:noProof/>
          <w:sz w:val="22"/>
          <w:szCs w:val="22"/>
          <w:lang w:eastAsia="en-IN"/>
          <w:rPrChange w:id="581" w:author="pranav baradkar" w:date="2021-09-16T23:50:00Z">
            <w:rPr>
              <w:ins w:id="582" w:author="pranav baradkar" w:date="2021-09-16T23:47:00Z"/>
              <w:rFonts w:eastAsiaTheme="minorEastAsia" w:cstheme="minorBidi"/>
              <w:smallCaps w:val="0"/>
              <w:noProof/>
              <w:sz w:val="22"/>
              <w:szCs w:val="22"/>
              <w:lang w:eastAsia="en-IN"/>
            </w:rPr>
          </w:rPrChange>
        </w:rPr>
      </w:pPr>
      <w:ins w:id="583" w:author="pranav baradkar" w:date="2021-09-16T23:47:00Z">
        <w:r w:rsidRPr="001A25FA">
          <w:rPr>
            <w:rStyle w:val="Hyperlink"/>
            <w:rFonts w:ascii="Times New Roman" w:hAnsi="Times New Roman" w:cs="Times New Roman"/>
            <w:noProof/>
            <w:sz w:val="22"/>
            <w:szCs w:val="22"/>
            <w:rPrChange w:id="584"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585"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586" w:author="pranav baradkar" w:date="2021-09-16T23:50:00Z">
              <w:rPr>
                <w:noProof/>
              </w:rPr>
            </w:rPrChange>
          </w:rPr>
          <w:instrText>HYPERLINK \l "_Toc82728501"</w:instrText>
        </w:r>
        <w:r w:rsidRPr="001A25FA">
          <w:rPr>
            <w:rStyle w:val="Hyperlink"/>
            <w:rFonts w:ascii="Times New Roman" w:hAnsi="Times New Roman" w:cs="Times New Roman"/>
            <w:noProof/>
            <w:sz w:val="22"/>
            <w:szCs w:val="22"/>
            <w:rPrChange w:id="587"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588"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589" w:author="pranav baradkar" w:date="2021-09-16T23:50:00Z">
              <w:rPr>
                <w:rStyle w:val="Hyperlink"/>
                <w:noProof/>
              </w:rPr>
            </w:rPrChange>
          </w:rPr>
          <w:t>3.2</w:t>
        </w:r>
        <w:r w:rsidRPr="001A25FA">
          <w:rPr>
            <w:rFonts w:ascii="Times New Roman" w:eastAsiaTheme="minorEastAsia" w:hAnsi="Times New Roman" w:cs="Times New Roman"/>
            <w:smallCaps w:val="0"/>
            <w:noProof/>
            <w:sz w:val="22"/>
            <w:szCs w:val="22"/>
            <w:lang w:eastAsia="en-IN"/>
            <w:rPrChange w:id="590"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591" w:author="pranav baradkar" w:date="2021-09-16T23:50:00Z">
              <w:rPr>
                <w:rStyle w:val="Hyperlink"/>
                <w:noProof/>
              </w:rPr>
            </w:rPrChange>
          </w:rPr>
          <w:t>Calculation of reference IRI</w:t>
        </w:r>
        <w:r w:rsidRPr="001A25FA">
          <w:rPr>
            <w:rFonts w:ascii="Times New Roman" w:hAnsi="Times New Roman" w:cs="Times New Roman"/>
            <w:noProof/>
            <w:webHidden/>
            <w:sz w:val="22"/>
            <w:szCs w:val="22"/>
            <w:rPrChange w:id="592" w:author="pranav baradkar" w:date="2021-09-16T23:50:00Z">
              <w:rPr>
                <w:noProof/>
                <w:webHidden/>
              </w:rPr>
            </w:rPrChange>
          </w:rPr>
          <w:tab/>
        </w:r>
        <w:r w:rsidRPr="001A25FA">
          <w:rPr>
            <w:rFonts w:ascii="Times New Roman" w:hAnsi="Times New Roman" w:cs="Times New Roman"/>
            <w:noProof/>
            <w:webHidden/>
            <w:sz w:val="22"/>
            <w:szCs w:val="22"/>
            <w:rPrChange w:id="593" w:author="pranav baradkar" w:date="2021-09-16T23:50:00Z">
              <w:rPr>
                <w:noProof/>
                <w:webHidden/>
              </w:rPr>
            </w:rPrChange>
          </w:rPr>
          <w:fldChar w:fldCharType="begin"/>
        </w:r>
        <w:r w:rsidRPr="001A25FA">
          <w:rPr>
            <w:rFonts w:ascii="Times New Roman" w:hAnsi="Times New Roman" w:cs="Times New Roman"/>
            <w:noProof/>
            <w:webHidden/>
            <w:sz w:val="22"/>
            <w:szCs w:val="22"/>
            <w:rPrChange w:id="594" w:author="pranav baradkar" w:date="2021-09-16T23:50:00Z">
              <w:rPr>
                <w:noProof/>
                <w:webHidden/>
              </w:rPr>
            </w:rPrChange>
          </w:rPr>
          <w:instrText xml:space="preserve"> PAGEREF _Toc82728501 \h </w:instrText>
        </w:r>
      </w:ins>
      <w:r w:rsidRPr="001A25FA">
        <w:rPr>
          <w:rFonts w:ascii="Times New Roman" w:hAnsi="Times New Roman" w:cs="Times New Roman"/>
          <w:noProof/>
          <w:webHidden/>
          <w:sz w:val="22"/>
          <w:szCs w:val="22"/>
          <w:rPrChange w:id="595"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596" w:author="pranav baradkar" w:date="2021-09-16T23:50:00Z">
            <w:rPr>
              <w:noProof/>
              <w:webHidden/>
            </w:rPr>
          </w:rPrChange>
        </w:rPr>
        <w:fldChar w:fldCharType="separate"/>
      </w:r>
      <w:ins w:id="597" w:author="pranav baradkar" w:date="2021-09-16T23:47:00Z">
        <w:r w:rsidRPr="001A25FA">
          <w:rPr>
            <w:rFonts w:ascii="Times New Roman" w:hAnsi="Times New Roman" w:cs="Times New Roman"/>
            <w:noProof/>
            <w:webHidden/>
            <w:sz w:val="22"/>
            <w:szCs w:val="22"/>
            <w:rPrChange w:id="598" w:author="pranav baradkar" w:date="2021-09-16T23:50:00Z">
              <w:rPr>
                <w:noProof/>
                <w:webHidden/>
              </w:rPr>
            </w:rPrChange>
          </w:rPr>
          <w:t>25</w:t>
        </w:r>
        <w:r w:rsidRPr="001A25FA">
          <w:rPr>
            <w:rFonts w:ascii="Times New Roman" w:hAnsi="Times New Roman" w:cs="Times New Roman"/>
            <w:noProof/>
            <w:webHidden/>
            <w:sz w:val="22"/>
            <w:szCs w:val="22"/>
            <w:rPrChange w:id="599"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600" w:author="pranav baradkar" w:date="2021-09-16T23:50:00Z">
              <w:rPr>
                <w:rStyle w:val="Hyperlink"/>
                <w:noProof/>
              </w:rPr>
            </w:rPrChange>
          </w:rPr>
          <w:fldChar w:fldCharType="end"/>
        </w:r>
      </w:ins>
    </w:p>
    <w:p w14:paraId="4C5F8EC8" w14:textId="5F09F6E9" w:rsidR="001A25FA" w:rsidRPr="001A25FA" w:rsidRDefault="001A25FA">
      <w:pPr>
        <w:pStyle w:val="TOC2"/>
        <w:tabs>
          <w:tab w:val="left" w:pos="720"/>
          <w:tab w:val="right" w:pos="9016"/>
        </w:tabs>
        <w:rPr>
          <w:ins w:id="601" w:author="pranav baradkar" w:date="2021-09-16T23:47:00Z"/>
          <w:rFonts w:ascii="Times New Roman" w:eastAsiaTheme="minorEastAsia" w:hAnsi="Times New Roman" w:cs="Times New Roman"/>
          <w:smallCaps w:val="0"/>
          <w:noProof/>
          <w:sz w:val="22"/>
          <w:szCs w:val="22"/>
          <w:lang w:eastAsia="en-IN"/>
          <w:rPrChange w:id="602" w:author="pranav baradkar" w:date="2021-09-16T23:50:00Z">
            <w:rPr>
              <w:ins w:id="603" w:author="pranav baradkar" w:date="2021-09-16T23:47:00Z"/>
              <w:rFonts w:eastAsiaTheme="minorEastAsia" w:cstheme="minorBidi"/>
              <w:smallCaps w:val="0"/>
              <w:noProof/>
              <w:sz w:val="22"/>
              <w:szCs w:val="22"/>
              <w:lang w:eastAsia="en-IN"/>
            </w:rPr>
          </w:rPrChange>
        </w:rPr>
        <w:pPrChange w:id="604" w:author="pranav baradkar" w:date="2021-09-16T23:48:00Z">
          <w:pPr>
            <w:pStyle w:val="TOC2"/>
            <w:tabs>
              <w:tab w:val="left" w:pos="480"/>
              <w:tab w:val="right" w:pos="9016"/>
            </w:tabs>
          </w:pPr>
        </w:pPrChange>
      </w:pPr>
      <w:ins w:id="605" w:author="pranav baradkar" w:date="2021-09-16T23:47:00Z">
        <w:r w:rsidRPr="001A25FA">
          <w:rPr>
            <w:rStyle w:val="Hyperlink"/>
            <w:rFonts w:ascii="Times New Roman" w:hAnsi="Times New Roman" w:cs="Times New Roman"/>
            <w:noProof/>
            <w:sz w:val="22"/>
            <w:szCs w:val="22"/>
            <w:rPrChange w:id="606"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607"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608" w:author="pranav baradkar" w:date="2021-09-16T23:50:00Z">
              <w:rPr>
                <w:noProof/>
              </w:rPr>
            </w:rPrChange>
          </w:rPr>
          <w:instrText>HYPERLINK \l "_Toc82728502"</w:instrText>
        </w:r>
        <w:r w:rsidRPr="001A25FA">
          <w:rPr>
            <w:rStyle w:val="Hyperlink"/>
            <w:rFonts w:ascii="Times New Roman" w:hAnsi="Times New Roman" w:cs="Times New Roman"/>
            <w:noProof/>
            <w:sz w:val="22"/>
            <w:szCs w:val="22"/>
            <w:rPrChange w:id="609"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610"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611" w:author="pranav baradkar" w:date="2021-09-16T23:50:00Z">
              <w:rPr>
                <w:rStyle w:val="Hyperlink"/>
                <w:noProof/>
              </w:rPr>
            </w:rPrChange>
          </w:rPr>
          <w:t>3.3</w:t>
        </w:r>
        <w:r w:rsidRPr="001A25FA">
          <w:rPr>
            <w:rFonts w:ascii="Times New Roman" w:eastAsiaTheme="minorEastAsia" w:hAnsi="Times New Roman" w:cs="Times New Roman"/>
            <w:smallCaps w:val="0"/>
            <w:noProof/>
            <w:sz w:val="22"/>
            <w:szCs w:val="22"/>
            <w:lang w:eastAsia="en-IN"/>
            <w:rPrChange w:id="612"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613" w:author="pranav baradkar" w:date="2021-09-16T23:50:00Z">
              <w:rPr>
                <w:rStyle w:val="Hyperlink"/>
                <w:noProof/>
              </w:rPr>
            </w:rPrChange>
          </w:rPr>
          <w:t>Selection of Mobile application.</w:t>
        </w:r>
        <w:r w:rsidRPr="001A25FA">
          <w:rPr>
            <w:rFonts w:ascii="Times New Roman" w:hAnsi="Times New Roman" w:cs="Times New Roman"/>
            <w:noProof/>
            <w:webHidden/>
            <w:sz w:val="22"/>
            <w:szCs w:val="22"/>
            <w:rPrChange w:id="614" w:author="pranav baradkar" w:date="2021-09-16T23:50:00Z">
              <w:rPr>
                <w:noProof/>
                <w:webHidden/>
              </w:rPr>
            </w:rPrChange>
          </w:rPr>
          <w:tab/>
        </w:r>
        <w:r w:rsidRPr="001A25FA">
          <w:rPr>
            <w:rFonts w:ascii="Times New Roman" w:hAnsi="Times New Roman" w:cs="Times New Roman"/>
            <w:noProof/>
            <w:webHidden/>
            <w:sz w:val="22"/>
            <w:szCs w:val="22"/>
            <w:rPrChange w:id="615" w:author="pranav baradkar" w:date="2021-09-16T23:50:00Z">
              <w:rPr>
                <w:noProof/>
                <w:webHidden/>
              </w:rPr>
            </w:rPrChange>
          </w:rPr>
          <w:fldChar w:fldCharType="begin"/>
        </w:r>
        <w:r w:rsidRPr="001A25FA">
          <w:rPr>
            <w:rFonts w:ascii="Times New Roman" w:hAnsi="Times New Roman" w:cs="Times New Roman"/>
            <w:noProof/>
            <w:webHidden/>
            <w:sz w:val="22"/>
            <w:szCs w:val="22"/>
            <w:rPrChange w:id="616" w:author="pranav baradkar" w:date="2021-09-16T23:50:00Z">
              <w:rPr>
                <w:noProof/>
                <w:webHidden/>
              </w:rPr>
            </w:rPrChange>
          </w:rPr>
          <w:instrText xml:space="preserve"> PAGEREF _Toc82728502 \h </w:instrText>
        </w:r>
      </w:ins>
      <w:r w:rsidRPr="001A25FA">
        <w:rPr>
          <w:rFonts w:ascii="Times New Roman" w:hAnsi="Times New Roman" w:cs="Times New Roman"/>
          <w:noProof/>
          <w:webHidden/>
          <w:sz w:val="22"/>
          <w:szCs w:val="22"/>
          <w:rPrChange w:id="617"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618" w:author="pranav baradkar" w:date="2021-09-16T23:50:00Z">
            <w:rPr>
              <w:noProof/>
              <w:webHidden/>
            </w:rPr>
          </w:rPrChange>
        </w:rPr>
        <w:fldChar w:fldCharType="separate"/>
      </w:r>
      <w:ins w:id="619" w:author="pranav baradkar" w:date="2021-09-16T23:47:00Z">
        <w:r w:rsidRPr="001A25FA">
          <w:rPr>
            <w:rFonts w:ascii="Times New Roman" w:hAnsi="Times New Roman" w:cs="Times New Roman"/>
            <w:noProof/>
            <w:webHidden/>
            <w:sz w:val="22"/>
            <w:szCs w:val="22"/>
            <w:rPrChange w:id="620" w:author="pranav baradkar" w:date="2021-09-16T23:50:00Z">
              <w:rPr>
                <w:noProof/>
                <w:webHidden/>
              </w:rPr>
            </w:rPrChange>
          </w:rPr>
          <w:t>26</w:t>
        </w:r>
        <w:r w:rsidRPr="001A25FA">
          <w:rPr>
            <w:rFonts w:ascii="Times New Roman" w:hAnsi="Times New Roman" w:cs="Times New Roman"/>
            <w:noProof/>
            <w:webHidden/>
            <w:sz w:val="22"/>
            <w:szCs w:val="22"/>
            <w:rPrChange w:id="621"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622" w:author="pranav baradkar" w:date="2021-09-16T23:50:00Z">
              <w:rPr>
                <w:rStyle w:val="Hyperlink"/>
                <w:noProof/>
              </w:rPr>
            </w:rPrChange>
          </w:rPr>
          <w:fldChar w:fldCharType="end"/>
        </w:r>
      </w:ins>
    </w:p>
    <w:p w14:paraId="08F56E1E" w14:textId="34E19FDE" w:rsidR="001A25FA" w:rsidRPr="001A25FA" w:rsidRDefault="001A25FA">
      <w:pPr>
        <w:pStyle w:val="TOC2"/>
        <w:tabs>
          <w:tab w:val="right" w:pos="9016"/>
        </w:tabs>
        <w:rPr>
          <w:ins w:id="623" w:author="pranav baradkar" w:date="2021-09-16T23:47:00Z"/>
          <w:rFonts w:ascii="Times New Roman" w:eastAsiaTheme="minorEastAsia" w:hAnsi="Times New Roman" w:cs="Times New Roman"/>
          <w:smallCaps w:val="0"/>
          <w:noProof/>
          <w:sz w:val="22"/>
          <w:szCs w:val="22"/>
          <w:lang w:eastAsia="en-IN"/>
          <w:rPrChange w:id="624" w:author="pranav baradkar" w:date="2021-09-16T23:50:00Z">
            <w:rPr>
              <w:ins w:id="625" w:author="pranav baradkar" w:date="2021-09-16T23:47:00Z"/>
              <w:rFonts w:eastAsiaTheme="minorEastAsia" w:cstheme="minorBidi"/>
              <w:smallCaps w:val="0"/>
              <w:noProof/>
              <w:sz w:val="22"/>
              <w:szCs w:val="22"/>
              <w:lang w:eastAsia="en-IN"/>
            </w:rPr>
          </w:rPrChange>
        </w:rPr>
      </w:pPr>
      <w:ins w:id="626" w:author="pranav baradkar" w:date="2021-09-16T23:47:00Z">
        <w:r w:rsidRPr="001A25FA">
          <w:rPr>
            <w:rStyle w:val="Hyperlink"/>
            <w:rFonts w:ascii="Times New Roman" w:hAnsi="Times New Roman" w:cs="Times New Roman"/>
            <w:noProof/>
            <w:sz w:val="22"/>
            <w:szCs w:val="22"/>
            <w:rPrChange w:id="627"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628"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629" w:author="pranav baradkar" w:date="2021-09-16T23:50:00Z">
              <w:rPr>
                <w:noProof/>
              </w:rPr>
            </w:rPrChange>
          </w:rPr>
          <w:instrText>HYPERLINK \l "_Toc82728507"</w:instrText>
        </w:r>
        <w:r w:rsidRPr="001A25FA">
          <w:rPr>
            <w:rStyle w:val="Hyperlink"/>
            <w:rFonts w:ascii="Times New Roman" w:hAnsi="Times New Roman" w:cs="Times New Roman"/>
            <w:noProof/>
            <w:sz w:val="22"/>
            <w:szCs w:val="22"/>
            <w:rPrChange w:id="630"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631"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632" w:author="pranav baradkar" w:date="2021-09-16T23:50:00Z">
              <w:rPr>
                <w:rStyle w:val="Hyperlink"/>
                <w:noProof/>
              </w:rPr>
            </w:rPrChange>
          </w:rPr>
          <w:t>3.4</w:t>
        </w:r>
      </w:ins>
      <w:ins w:id="633" w:author="pranav baradkar" w:date="2021-09-16T23:48:00Z">
        <w:r w:rsidRPr="001A25FA">
          <w:rPr>
            <w:rStyle w:val="Hyperlink"/>
            <w:rFonts w:ascii="Times New Roman" w:hAnsi="Times New Roman" w:cs="Times New Roman"/>
            <w:noProof/>
            <w:sz w:val="22"/>
            <w:szCs w:val="22"/>
            <w:rPrChange w:id="634" w:author="pranav baradkar" w:date="2021-09-16T23:50:00Z">
              <w:rPr>
                <w:rStyle w:val="Hyperlink"/>
                <w:noProof/>
              </w:rPr>
            </w:rPrChange>
          </w:rPr>
          <w:t xml:space="preserve">      Estimation of road profile.</w:t>
        </w:r>
      </w:ins>
      <w:ins w:id="635" w:author="pranav baradkar" w:date="2021-09-16T23:47:00Z">
        <w:r w:rsidRPr="001A25FA">
          <w:rPr>
            <w:rFonts w:ascii="Times New Roman" w:hAnsi="Times New Roman" w:cs="Times New Roman"/>
            <w:noProof/>
            <w:webHidden/>
            <w:sz w:val="22"/>
            <w:szCs w:val="22"/>
            <w:rPrChange w:id="636" w:author="pranav baradkar" w:date="2021-09-16T23:50:00Z">
              <w:rPr>
                <w:noProof/>
                <w:webHidden/>
              </w:rPr>
            </w:rPrChange>
          </w:rPr>
          <w:tab/>
        </w:r>
        <w:r w:rsidRPr="001A25FA">
          <w:rPr>
            <w:rFonts w:ascii="Times New Roman" w:hAnsi="Times New Roman" w:cs="Times New Roman"/>
            <w:noProof/>
            <w:webHidden/>
            <w:sz w:val="22"/>
            <w:szCs w:val="22"/>
            <w:rPrChange w:id="637" w:author="pranav baradkar" w:date="2021-09-16T23:50:00Z">
              <w:rPr>
                <w:noProof/>
                <w:webHidden/>
              </w:rPr>
            </w:rPrChange>
          </w:rPr>
          <w:fldChar w:fldCharType="begin"/>
        </w:r>
        <w:r w:rsidRPr="001A25FA">
          <w:rPr>
            <w:rFonts w:ascii="Times New Roman" w:hAnsi="Times New Roman" w:cs="Times New Roman"/>
            <w:noProof/>
            <w:webHidden/>
            <w:sz w:val="22"/>
            <w:szCs w:val="22"/>
            <w:rPrChange w:id="638" w:author="pranav baradkar" w:date="2021-09-16T23:50:00Z">
              <w:rPr>
                <w:noProof/>
                <w:webHidden/>
              </w:rPr>
            </w:rPrChange>
          </w:rPr>
          <w:instrText xml:space="preserve"> PAGEREF _Toc82728507 \h </w:instrText>
        </w:r>
      </w:ins>
      <w:r w:rsidRPr="001A25FA">
        <w:rPr>
          <w:rFonts w:ascii="Times New Roman" w:hAnsi="Times New Roman" w:cs="Times New Roman"/>
          <w:noProof/>
          <w:webHidden/>
          <w:sz w:val="22"/>
          <w:szCs w:val="22"/>
          <w:rPrChange w:id="639"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640" w:author="pranav baradkar" w:date="2021-09-16T23:50:00Z">
            <w:rPr>
              <w:noProof/>
              <w:webHidden/>
            </w:rPr>
          </w:rPrChange>
        </w:rPr>
        <w:fldChar w:fldCharType="separate"/>
      </w:r>
      <w:ins w:id="641" w:author="pranav baradkar" w:date="2021-09-16T23:47:00Z">
        <w:r w:rsidRPr="001A25FA">
          <w:rPr>
            <w:rFonts w:ascii="Times New Roman" w:hAnsi="Times New Roman" w:cs="Times New Roman"/>
            <w:noProof/>
            <w:webHidden/>
            <w:sz w:val="22"/>
            <w:szCs w:val="22"/>
            <w:rPrChange w:id="642" w:author="pranav baradkar" w:date="2021-09-16T23:50:00Z">
              <w:rPr>
                <w:noProof/>
                <w:webHidden/>
              </w:rPr>
            </w:rPrChange>
          </w:rPr>
          <w:t>28</w:t>
        </w:r>
        <w:r w:rsidRPr="001A25FA">
          <w:rPr>
            <w:rFonts w:ascii="Times New Roman" w:hAnsi="Times New Roman" w:cs="Times New Roman"/>
            <w:noProof/>
            <w:webHidden/>
            <w:sz w:val="22"/>
            <w:szCs w:val="22"/>
            <w:rPrChange w:id="643"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644" w:author="pranav baradkar" w:date="2021-09-16T23:50:00Z">
              <w:rPr>
                <w:rStyle w:val="Hyperlink"/>
                <w:noProof/>
              </w:rPr>
            </w:rPrChange>
          </w:rPr>
          <w:fldChar w:fldCharType="end"/>
        </w:r>
      </w:ins>
    </w:p>
    <w:p w14:paraId="4A8E381C" w14:textId="4598F5E1" w:rsidR="001A25FA" w:rsidRPr="001A25FA" w:rsidRDefault="001A25FA">
      <w:pPr>
        <w:pStyle w:val="TOC2"/>
        <w:tabs>
          <w:tab w:val="left" w:pos="720"/>
          <w:tab w:val="right" w:pos="9016"/>
        </w:tabs>
        <w:rPr>
          <w:ins w:id="645" w:author="pranav baradkar" w:date="2021-09-16T23:47:00Z"/>
          <w:rFonts w:ascii="Times New Roman" w:eastAsiaTheme="minorEastAsia" w:hAnsi="Times New Roman" w:cs="Times New Roman"/>
          <w:smallCaps w:val="0"/>
          <w:noProof/>
          <w:sz w:val="22"/>
          <w:szCs w:val="22"/>
          <w:lang w:eastAsia="en-IN"/>
          <w:rPrChange w:id="646" w:author="pranav baradkar" w:date="2021-09-16T23:50:00Z">
            <w:rPr>
              <w:ins w:id="647" w:author="pranav baradkar" w:date="2021-09-16T23:47:00Z"/>
              <w:rFonts w:eastAsiaTheme="minorEastAsia" w:cstheme="minorBidi"/>
              <w:smallCaps w:val="0"/>
              <w:noProof/>
              <w:sz w:val="22"/>
              <w:szCs w:val="22"/>
              <w:lang w:eastAsia="en-IN"/>
            </w:rPr>
          </w:rPrChange>
        </w:rPr>
      </w:pPr>
      <w:ins w:id="648" w:author="pranav baradkar" w:date="2021-09-16T23:47:00Z">
        <w:r w:rsidRPr="001A25FA">
          <w:rPr>
            <w:rStyle w:val="Hyperlink"/>
            <w:rFonts w:ascii="Times New Roman" w:hAnsi="Times New Roman" w:cs="Times New Roman"/>
            <w:noProof/>
            <w:sz w:val="22"/>
            <w:szCs w:val="22"/>
            <w:rPrChange w:id="649"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650"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651" w:author="pranav baradkar" w:date="2021-09-16T23:50:00Z">
              <w:rPr>
                <w:noProof/>
              </w:rPr>
            </w:rPrChange>
          </w:rPr>
          <w:instrText>HYPERLINK \l "_Toc82728508"</w:instrText>
        </w:r>
        <w:r w:rsidRPr="001A25FA">
          <w:rPr>
            <w:rStyle w:val="Hyperlink"/>
            <w:rFonts w:ascii="Times New Roman" w:hAnsi="Times New Roman" w:cs="Times New Roman"/>
            <w:noProof/>
            <w:sz w:val="22"/>
            <w:szCs w:val="22"/>
            <w:rPrChange w:id="652"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653"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654" w:author="pranav baradkar" w:date="2021-09-16T23:50:00Z">
              <w:rPr>
                <w:rStyle w:val="Hyperlink"/>
                <w:noProof/>
              </w:rPr>
            </w:rPrChange>
          </w:rPr>
          <w:t>3.5</w:t>
        </w:r>
        <w:r w:rsidRPr="001A25FA">
          <w:rPr>
            <w:rFonts w:ascii="Times New Roman" w:eastAsiaTheme="minorEastAsia" w:hAnsi="Times New Roman" w:cs="Times New Roman"/>
            <w:smallCaps w:val="0"/>
            <w:noProof/>
            <w:sz w:val="22"/>
            <w:szCs w:val="22"/>
            <w:lang w:eastAsia="en-IN"/>
            <w:rPrChange w:id="655" w:author="pranav baradkar" w:date="2021-09-16T23:50:00Z">
              <w:rPr>
                <w:rFonts w:eastAsiaTheme="minorEastAsia" w:cstheme="minorBidi"/>
                <w:smallCaps w:val="0"/>
                <w:noProof/>
                <w:sz w:val="22"/>
                <w:szCs w:val="22"/>
                <w:lang w:eastAsia="en-IN"/>
              </w:rPr>
            </w:rPrChange>
          </w:rPr>
          <w:tab/>
        </w:r>
        <w:r w:rsidRPr="001A25FA">
          <w:rPr>
            <w:rStyle w:val="Hyperlink"/>
            <w:rFonts w:ascii="Times New Roman" w:hAnsi="Times New Roman" w:cs="Times New Roman"/>
            <w:noProof/>
            <w:sz w:val="22"/>
            <w:szCs w:val="22"/>
            <w:rPrChange w:id="656" w:author="pranav baradkar" w:date="2021-09-16T23:50:00Z">
              <w:rPr>
                <w:rStyle w:val="Hyperlink"/>
                <w:noProof/>
              </w:rPr>
            </w:rPrChange>
          </w:rPr>
          <w:t>Work Plan</w:t>
        </w:r>
        <w:r w:rsidRPr="001A25FA">
          <w:rPr>
            <w:rFonts w:ascii="Times New Roman" w:hAnsi="Times New Roman" w:cs="Times New Roman"/>
            <w:noProof/>
            <w:webHidden/>
            <w:sz w:val="22"/>
            <w:szCs w:val="22"/>
            <w:rPrChange w:id="657" w:author="pranav baradkar" w:date="2021-09-16T23:50:00Z">
              <w:rPr>
                <w:noProof/>
                <w:webHidden/>
              </w:rPr>
            </w:rPrChange>
          </w:rPr>
          <w:tab/>
        </w:r>
        <w:r w:rsidRPr="001A25FA">
          <w:rPr>
            <w:rFonts w:ascii="Times New Roman" w:hAnsi="Times New Roman" w:cs="Times New Roman"/>
            <w:noProof/>
            <w:webHidden/>
            <w:sz w:val="22"/>
            <w:szCs w:val="22"/>
            <w:rPrChange w:id="658" w:author="pranav baradkar" w:date="2021-09-16T23:50:00Z">
              <w:rPr>
                <w:noProof/>
                <w:webHidden/>
              </w:rPr>
            </w:rPrChange>
          </w:rPr>
          <w:fldChar w:fldCharType="begin"/>
        </w:r>
        <w:r w:rsidRPr="001A25FA">
          <w:rPr>
            <w:rFonts w:ascii="Times New Roman" w:hAnsi="Times New Roman" w:cs="Times New Roman"/>
            <w:noProof/>
            <w:webHidden/>
            <w:sz w:val="22"/>
            <w:szCs w:val="22"/>
            <w:rPrChange w:id="659" w:author="pranav baradkar" w:date="2021-09-16T23:50:00Z">
              <w:rPr>
                <w:noProof/>
                <w:webHidden/>
              </w:rPr>
            </w:rPrChange>
          </w:rPr>
          <w:instrText xml:space="preserve"> PAGEREF _Toc82728508 \h </w:instrText>
        </w:r>
      </w:ins>
      <w:r w:rsidRPr="001A25FA">
        <w:rPr>
          <w:rFonts w:ascii="Times New Roman" w:hAnsi="Times New Roman" w:cs="Times New Roman"/>
          <w:noProof/>
          <w:webHidden/>
          <w:sz w:val="22"/>
          <w:szCs w:val="22"/>
          <w:rPrChange w:id="660"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661" w:author="pranav baradkar" w:date="2021-09-16T23:50:00Z">
            <w:rPr>
              <w:noProof/>
              <w:webHidden/>
            </w:rPr>
          </w:rPrChange>
        </w:rPr>
        <w:fldChar w:fldCharType="separate"/>
      </w:r>
      <w:ins w:id="662" w:author="pranav baradkar" w:date="2021-09-16T23:47:00Z">
        <w:r w:rsidRPr="001A25FA">
          <w:rPr>
            <w:rFonts w:ascii="Times New Roman" w:hAnsi="Times New Roman" w:cs="Times New Roman"/>
            <w:noProof/>
            <w:webHidden/>
            <w:sz w:val="22"/>
            <w:szCs w:val="22"/>
            <w:rPrChange w:id="663" w:author="pranav baradkar" w:date="2021-09-16T23:50:00Z">
              <w:rPr>
                <w:noProof/>
                <w:webHidden/>
              </w:rPr>
            </w:rPrChange>
          </w:rPr>
          <w:t>29</w:t>
        </w:r>
        <w:r w:rsidRPr="001A25FA">
          <w:rPr>
            <w:rFonts w:ascii="Times New Roman" w:hAnsi="Times New Roman" w:cs="Times New Roman"/>
            <w:noProof/>
            <w:webHidden/>
            <w:sz w:val="22"/>
            <w:szCs w:val="22"/>
            <w:rPrChange w:id="664"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665" w:author="pranav baradkar" w:date="2021-09-16T23:50:00Z">
              <w:rPr>
                <w:rStyle w:val="Hyperlink"/>
                <w:noProof/>
              </w:rPr>
            </w:rPrChange>
          </w:rPr>
          <w:fldChar w:fldCharType="end"/>
        </w:r>
      </w:ins>
    </w:p>
    <w:p w14:paraId="4D0B6163" w14:textId="49C6A66D" w:rsidR="001A25FA" w:rsidRPr="001A25FA" w:rsidRDefault="001A25FA">
      <w:pPr>
        <w:pStyle w:val="TOC1"/>
        <w:tabs>
          <w:tab w:val="left" w:pos="480"/>
          <w:tab w:val="right" w:pos="9016"/>
        </w:tabs>
        <w:rPr>
          <w:ins w:id="666" w:author="pranav baradkar" w:date="2021-09-16T23:47:00Z"/>
          <w:rFonts w:ascii="Times New Roman" w:eastAsiaTheme="minorEastAsia" w:hAnsi="Times New Roman" w:cs="Times New Roman"/>
          <w:b w:val="0"/>
          <w:bCs w:val="0"/>
          <w:caps w:val="0"/>
          <w:noProof/>
          <w:sz w:val="22"/>
          <w:szCs w:val="22"/>
          <w:lang w:eastAsia="en-IN"/>
          <w:rPrChange w:id="667" w:author="pranav baradkar" w:date="2021-09-16T23:50:00Z">
            <w:rPr>
              <w:ins w:id="668" w:author="pranav baradkar" w:date="2021-09-16T23:47:00Z"/>
              <w:rFonts w:eastAsiaTheme="minorEastAsia" w:cstheme="minorBidi"/>
              <w:b w:val="0"/>
              <w:bCs w:val="0"/>
              <w:caps w:val="0"/>
              <w:noProof/>
              <w:sz w:val="22"/>
              <w:szCs w:val="22"/>
              <w:lang w:eastAsia="en-IN"/>
            </w:rPr>
          </w:rPrChange>
        </w:rPr>
      </w:pPr>
      <w:ins w:id="669" w:author="pranav baradkar" w:date="2021-09-16T23:47:00Z">
        <w:r w:rsidRPr="001A25FA">
          <w:rPr>
            <w:rStyle w:val="Hyperlink"/>
            <w:rFonts w:ascii="Times New Roman" w:hAnsi="Times New Roman" w:cs="Times New Roman"/>
            <w:noProof/>
            <w:sz w:val="22"/>
            <w:szCs w:val="22"/>
            <w:rPrChange w:id="670" w:author="pranav baradkar" w:date="2021-09-16T23:50:00Z">
              <w:rPr>
                <w:rStyle w:val="Hyperlink"/>
                <w:noProof/>
              </w:rPr>
            </w:rPrChange>
          </w:rPr>
          <w:fldChar w:fldCharType="begin"/>
        </w:r>
        <w:r w:rsidRPr="001A25FA">
          <w:rPr>
            <w:rStyle w:val="Hyperlink"/>
            <w:rFonts w:ascii="Times New Roman" w:hAnsi="Times New Roman" w:cs="Times New Roman"/>
            <w:noProof/>
            <w:sz w:val="22"/>
            <w:szCs w:val="22"/>
            <w:rPrChange w:id="671" w:author="pranav baradkar" w:date="2021-09-16T23:50:00Z">
              <w:rPr>
                <w:rStyle w:val="Hyperlink"/>
                <w:noProof/>
              </w:rPr>
            </w:rPrChange>
          </w:rPr>
          <w:instrText xml:space="preserve"> </w:instrText>
        </w:r>
        <w:r w:rsidRPr="001A25FA">
          <w:rPr>
            <w:rFonts w:ascii="Times New Roman" w:hAnsi="Times New Roman" w:cs="Times New Roman"/>
            <w:noProof/>
            <w:sz w:val="22"/>
            <w:szCs w:val="22"/>
            <w:rPrChange w:id="672" w:author="pranav baradkar" w:date="2021-09-16T23:50:00Z">
              <w:rPr>
                <w:noProof/>
              </w:rPr>
            </w:rPrChange>
          </w:rPr>
          <w:instrText>HYPERLINK \l "_Toc82728509"</w:instrText>
        </w:r>
        <w:r w:rsidRPr="001A25FA">
          <w:rPr>
            <w:rStyle w:val="Hyperlink"/>
            <w:rFonts w:ascii="Times New Roman" w:hAnsi="Times New Roman" w:cs="Times New Roman"/>
            <w:noProof/>
            <w:sz w:val="22"/>
            <w:szCs w:val="22"/>
            <w:rPrChange w:id="673" w:author="pranav baradkar" w:date="2021-09-16T23:50:00Z">
              <w:rPr>
                <w:rStyle w:val="Hyperlink"/>
                <w:noProof/>
              </w:rPr>
            </w:rPrChange>
          </w:rPr>
          <w:instrText xml:space="preserve"> </w:instrText>
        </w:r>
        <w:r w:rsidRPr="001A25FA">
          <w:rPr>
            <w:rStyle w:val="Hyperlink"/>
            <w:rFonts w:ascii="Times New Roman" w:hAnsi="Times New Roman" w:cs="Times New Roman"/>
            <w:noProof/>
            <w:sz w:val="22"/>
            <w:szCs w:val="22"/>
            <w:rPrChange w:id="674" w:author="pranav baradkar" w:date="2021-09-16T23:50:00Z">
              <w:rPr>
                <w:rStyle w:val="Hyperlink"/>
                <w:noProof/>
              </w:rPr>
            </w:rPrChange>
          </w:rPr>
          <w:fldChar w:fldCharType="separate"/>
        </w:r>
        <w:r w:rsidRPr="001A25FA">
          <w:rPr>
            <w:rStyle w:val="Hyperlink"/>
            <w:rFonts w:ascii="Times New Roman" w:hAnsi="Times New Roman" w:cs="Times New Roman"/>
            <w:noProof/>
            <w:sz w:val="22"/>
            <w:szCs w:val="22"/>
            <w:rPrChange w:id="675" w:author="pranav baradkar" w:date="2021-09-16T23:50:00Z">
              <w:rPr>
                <w:rStyle w:val="Hyperlink"/>
                <w:noProof/>
              </w:rPr>
            </w:rPrChange>
          </w:rPr>
          <w:t>4</w:t>
        </w:r>
        <w:r w:rsidRPr="001A25FA">
          <w:rPr>
            <w:rFonts w:ascii="Times New Roman" w:eastAsiaTheme="minorEastAsia" w:hAnsi="Times New Roman" w:cs="Times New Roman"/>
            <w:b w:val="0"/>
            <w:bCs w:val="0"/>
            <w:caps w:val="0"/>
            <w:noProof/>
            <w:sz w:val="22"/>
            <w:szCs w:val="22"/>
            <w:lang w:eastAsia="en-IN"/>
            <w:rPrChange w:id="676" w:author="pranav baradkar" w:date="2021-09-16T23:50:00Z">
              <w:rPr>
                <w:rFonts w:eastAsiaTheme="minorEastAsia" w:cstheme="minorBidi"/>
                <w:b w:val="0"/>
                <w:bCs w:val="0"/>
                <w:caps w:val="0"/>
                <w:noProof/>
                <w:sz w:val="22"/>
                <w:szCs w:val="22"/>
                <w:lang w:eastAsia="en-IN"/>
              </w:rPr>
            </w:rPrChange>
          </w:rPr>
          <w:tab/>
        </w:r>
        <w:r w:rsidRPr="001A25FA">
          <w:rPr>
            <w:rStyle w:val="Hyperlink"/>
            <w:rFonts w:ascii="Times New Roman" w:hAnsi="Times New Roman" w:cs="Times New Roman"/>
            <w:noProof/>
            <w:sz w:val="22"/>
            <w:szCs w:val="22"/>
            <w:rPrChange w:id="677" w:author="pranav baradkar" w:date="2021-09-16T23:50:00Z">
              <w:rPr>
                <w:rStyle w:val="Hyperlink"/>
                <w:noProof/>
              </w:rPr>
            </w:rPrChange>
          </w:rPr>
          <w:t>References</w:t>
        </w:r>
        <w:r w:rsidRPr="001A25FA">
          <w:rPr>
            <w:rFonts w:ascii="Times New Roman" w:hAnsi="Times New Roman" w:cs="Times New Roman"/>
            <w:noProof/>
            <w:webHidden/>
            <w:sz w:val="22"/>
            <w:szCs w:val="22"/>
            <w:rPrChange w:id="678" w:author="pranav baradkar" w:date="2021-09-16T23:50:00Z">
              <w:rPr>
                <w:noProof/>
                <w:webHidden/>
              </w:rPr>
            </w:rPrChange>
          </w:rPr>
          <w:tab/>
        </w:r>
        <w:r w:rsidRPr="001A25FA">
          <w:rPr>
            <w:rFonts w:ascii="Times New Roman" w:hAnsi="Times New Roman" w:cs="Times New Roman"/>
            <w:noProof/>
            <w:webHidden/>
            <w:sz w:val="22"/>
            <w:szCs w:val="22"/>
            <w:rPrChange w:id="679" w:author="pranav baradkar" w:date="2021-09-16T23:50:00Z">
              <w:rPr>
                <w:noProof/>
                <w:webHidden/>
              </w:rPr>
            </w:rPrChange>
          </w:rPr>
          <w:fldChar w:fldCharType="begin"/>
        </w:r>
        <w:r w:rsidRPr="001A25FA">
          <w:rPr>
            <w:rFonts w:ascii="Times New Roman" w:hAnsi="Times New Roman" w:cs="Times New Roman"/>
            <w:noProof/>
            <w:webHidden/>
            <w:sz w:val="22"/>
            <w:szCs w:val="22"/>
            <w:rPrChange w:id="680" w:author="pranav baradkar" w:date="2021-09-16T23:50:00Z">
              <w:rPr>
                <w:noProof/>
                <w:webHidden/>
              </w:rPr>
            </w:rPrChange>
          </w:rPr>
          <w:instrText xml:space="preserve"> PAGEREF _Toc82728509 \h </w:instrText>
        </w:r>
      </w:ins>
      <w:r w:rsidRPr="001A25FA">
        <w:rPr>
          <w:rFonts w:ascii="Times New Roman" w:hAnsi="Times New Roman" w:cs="Times New Roman"/>
          <w:noProof/>
          <w:webHidden/>
          <w:sz w:val="22"/>
          <w:szCs w:val="22"/>
          <w:rPrChange w:id="681" w:author="pranav baradkar" w:date="2021-09-16T23:50:00Z">
            <w:rPr>
              <w:rFonts w:ascii="Times New Roman" w:hAnsi="Times New Roman" w:cs="Times New Roman"/>
              <w:noProof/>
              <w:webHidden/>
              <w:sz w:val="22"/>
              <w:szCs w:val="22"/>
            </w:rPr>
          </w:rPrChange>
        </w:rPr>
      </w:r>
      <w:r w:rsidRPr="001A25FA">
        <w:rPr>
          <w:rFonts w:ascii="Times New Roman" w:hAnsi="Times New Roman" w:cs="Times New Roman"/>
          <w:noProof/>
          <w:webHidden/>
          <w:sz w:val="22"/>
          <w:szCs w:val="22"/>
          <w:rPrChange w:id="682" w:author="pranav baradkar" w:date="2021-09-16T23:50:00Z">
            <w:rPr>
              <w:noProof/>
              <w:webHidden/>
            </w:rPr>
          </w:rPrChange>
        </w:rPr>
        <w:fldChar w:fldCharType="separate"/>
      </w:r>
      <w:ins w:id="683" w:author="pranav baradkar" w:date="2021-09-16T23:47:00Z">
        <w:r w:rsidRPr="001A25FA">
          <w:rPr>
            <w:rFonts w:ascii="Times New Roman" w:hAnsi="Times New Roman" w:cs="Times New Roman"/>
            <w:noProof/>
            <w:webHidden/>
            <w:sz w:val="22"/>
            <w:szCs w:val="22"/>
            <w:rPrChange w:id="684" w:author="pranav baradkar" w:date="2021-09-16T23:50:00Z">
              <w:rPr>
                <w:noProof/>
                <w:webHidden/>
              </w:rPr>
            </w:rPrChange>
          </w:rPr>
          <w:t>30</w:t>
        </w:r>
        <w:r w:rsidRPr="001A25FA">
          <w:rPr>
            <w:rFonts w:ascii="Times New Roman" w:hAnsi="Times New Roman" w:cs="Times New Roman"/>
            <w:noProof/>
            <w:webHidden/>
            <w:sz w:val="22"/>
            <w:szCs w:val="22"/>
            <w:rPrChange w:id="685" w:author="pranav baradkar" w:date="2021-09-16T23:50:00Z">
              <w:rPr>
                <w:noProof/>
                <w:webHidden/>
              </w:rPr>
            </w:rPrChange>
          </w:rPr>
          <w:fldChar w:fldCharType="end"/>
        </w:r>
        <w:r w:rsidRPr="001A25FA">
          <w:rPr>
            <w:rStyle w:val="Hyperlink"/>
            <w:rFonts w:ascii="Times New Roman" w:hAnsi="Times New Roman" w:cs="Times New Roman"/>
            <w:noProof/>
            <w:sz w:val="22"/>
            <w:szCs w:val="22"/>
            <w:rPrChange w:id="686" w:author="pranav baradkar" w:date="2021-09-16T23:50:00Z">
              <w:rPr>
                <w:rStyle w:val="Hyperlink"/>
                <w:noProof/>
              </w:rPr>
            </w:rPrChange>
          </w:rPr>
          <w:fldChar w:fldCharType="end"/>
        </w:r>
      </w:ins>
    </w:p>
    <w:p w14:paraId="16D0564A" w14:textId="48A3FD4A" w:rsidR="001A25FA" w:rsidRPr="001A25FA" w:rsidDel="001A25FA" w:rsidRDefault="001A25FA">
      <w:pPr>
        <w:pStyle w:val="TOC1"/>
        <w:tabs>
          <w:tab w:val="left" w:pos="480"/>
          <w:tab w:val="right" w:pos="9016"/>
        </w:tabs>
        <w:rPr>
          <w:del w:id="687" w:author="pranav baradkar" w:date="2021-09-16T23:47:00Z"/>
          <w:rFonts w:ascii="Times New Roman" w:hAnsi="Times New Roman" w:cs="Times New Roman"/>
          <w:noProof/>
          <w:sz w:val="22"/>
          <w:szCs w:val="22"/>
          <w:rPrChange w:id="688" w:author="pranav baradkar" w:date="2021-09-16T23:50:00Z">
            <w:rPr>
              <w:del w:id="689" w:author="pranav baradkar" w:date="2021-09-16T23:47:00Z"/>
              <w:noProof/>
            </w:rPr>
          </w:rPrChange>
        </w:rPr>
      </w:pPr>
    </w:p>
    <w:p w14:paraId="19A9B77D" w14:textId="284A90E0" w:rsidR="001A25FA" w:rsidRPr="001A25FA" w:rsidDel="001A25FA" w:rsidRDefault="001A25FA" w:rsidP="0095750D">
      <w:pPr>
        <w:pStyle w:val="Content"/>
        <w:rPr>
          <w:del w:id="690" w:author="pranav baradkar" w:date="2021-09-16T23:45:00Z"/>
        </w:rPr>
      </w:pPr>
    </w:p>
    <w:p w14:paraId="28042ED6" w14:textId="6E3F9E53" w:rsidR="00E002B9" w:rsidRPr="001A25FA" w:rsidDel="001A25FA" w:rsidRDefault="00E002B9" w:rsidP="0095750D">
      <w:pPr>
        <w:pStyle w:val="Content"/>
        <w:rPr>
          <w:del w:id="691" w:author="pranav baradkar" w:date="2021-09-16T23:45:00Z"/>
          <w:rPrChange w:id="692" w:author="pranav baradkar" w:date="2021-09-16T23:50:00Z">
            <w:rPr>
              <w:del w:id="693" w:author="pranav baradkar" w:date="2021-09-16T23:45:00Z"/>
              <w:sz w:val="24"/>
              <w:szCs w:val="24"/>
            </w:rPr>
          </w:rPrChange>
        </w:rPr>
      </w:pPr>
    </w:p>
    <w:p w14:paraId="394480CD" w14:textId="0464B9B1" w:rsidR="0095750D" w:rsidRPr="001A25FA" w:rsidDel="001A25FA" w:rsidRDefault="0095750D" w:rsidP="002474E9">
      <w:pPr>
        <w:pStyle w:val="TOC3"/>
        <w:tabs>
          <w:tab w:val="left" w:pos="1200"/>
          <w:tab w:val="right" w:leader="dot" w:pos="9016"/>
        </w:tabs>
        <w:spacing w:line="360" w:lineRule="auto"/>
        <w:ind w:left="0"/>
        <w:rPr>
          <w:del w:id="694" w:author="pranav baradkar" w:date="2021-09-16T23:45:00Z"/>
          <w:rFonts w:ascii="Times New Roman" w:hAnsi="Times New Roman" w:cs="Times New Roman"/>
          <w:noProof/>
          <w:sz w:val="22"/>
          <w:szCs w:val="22"/>
          <w:rPrChange w:id="695" w:author="pranav baradkar" w:date="2021-09-16T23:50:00Z">
            <w:rPr>
              <w:del w:id="696" w:author="pranav baradkar" w:date="2021-09-16T23:45:00Z"/>
              <w:noProof/>
            </w:rPr>
          </w:rPrChange>
        </w:rPr>
      </w:pPr>
    </w:p>
    <w:p w14:paraId="140DFC96" w14:textId="613EEB9D" w:rsidR="0095750D" w:rsidRPr="001A25FA" w:rsidDel="001A25FA" w:rsidRDefault="0095750D">
      <w:pPr>
        <w:pStyle w:val="TOC1"/>
        <w:tabs>
          <w:tab w:val="left" w:pos="480"/>
          <w:tab w:val="right" w:leader="dot" w:pos="9016"/>
        </w:tabs>
        <w:rPr>
          <w:del w:id="697" w:author="pranav baradkar" w:date="2021-09-16T23:45:00Z"/>
          <w:rFonts w:ascii="Times New Roman" w:eastAsiaTheme="minorEastAsia" w:hAnsi="Times New Roman" w:cs="Times New Roman"/>
          <w:b w:val="0"/>
          <w:bCs w:val="0"/>
          <w:caps w:val="0"/>
          <w:noProof/>
          <w:sz w:val="22"/>
          <w:szCs w:val="22"/>
          <w:lang w:eastAsia="en-IN"/>
          <w:rPrChange w:id="698" w:author="pranav baradkar" w:date="2021-09-16T23:50:00Z">
            <w:rPr>
              <w:del w:id="699" w:author="pranav baradkar" w:date="2021-09-16T23:45:00Z"/>
              <w:rFonts w:eastAsiaTheme="minorEastAsia" w:cstheme="minorBidi"/>
              <w:b w:val="0"/>
              <w:bCs w:val="0"/>
              <w:caps w:val="0"/>
              <w:noProof/>
              <w:sz w:val="22"/>
              <w:szCs w:val="22"/>
              <w:lang w:eastAsia="en-IN"/>
            </w:rPr>
          </w:rPrChange>
        </w:rPr>
      </w:pPr>
      <w:del w:id="700" w:author="pranav baradkar" w:date="2021-09-16T23:45:00Z">
        <w:r w:rsidRPr="001A25FA" w:rsidDel="001A25FA">
          <w:rPr>
            <w:rFonts w:ascii="Times New Roman" w:hAnsi="Times New Roman" w:cs="Times New Roman"/>
            <w:sz w:val="22"/>
            <w:szCs w:val="22"/>
            <w:rPrChange w:id="701" w:author="pranav baradkar" w:date="2021-09-16T23:50:00Z">
              <w:rPr>
                <w:rStyle w:val="Hyperlink"/>
                <w:b w:val="0"/>
                <w:bCs w:val="0"/>
                <w:caps w:val="0"/>
                <w:noProof/>
              </w:rPr>
            </w:rPrChange>
          </w:rPr>
          <w:delText>1</w:delText>
        </w:r>
        <w:r w:rsidRPr="001A25FA" w:rsidDel="001A25FA">
          <w:rPr>
            <w:rFonts w:ascii="Times New Roman" w:eastAsiaTheme="minorEastAsia" w:hAnsi="Times New Roman" w:cs="Times New Roman"/>
            <w:noProof/>
            <w:sz w:val="22"/>
            <w:szCs w:val="22"/>
            <w:lang w:eastAsia="en-IN"/>
            <w:rPrChange w:id="702"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03" w:author="pranav baradkar" w:date="2021-09-16T23:50:00Z">
              <w:rPr>
                <w:rStyle w:val="Hyperlink"/>
                <w:b w:val="0"/>
                <w:bCs w:val="0"/>
                <w:caps w:val="0"/>
                <w:noProof/>
              </w:rPr>
            </w:rPrChange>
          </w:rPr>
          <w:delText>Introduction</w:delText>
        </w:r>
        <w:r w:rsidRPr="001A25FA" w:rsidDel="001A25FA">
          <w:rPr>
            <w:rFonts w:ascii="Times New Roman" w:hAnsi="Times New Roman" w:cs="Times New Roman"/>
            <w:b w:val="0"/>
            <w:bCs w:val="0"/>
            <w:caps w:val="0"/>
            <w:noProof/>
            <w:webHidden/>
            <w:sz w:val="22"/>
            <w:szCs w:val="22"/>
            <w:rPrChange w:id="704" w:author="pranav baradkar" w:date="2021-09-16T23:50:00Z">
              <w:rPr>
                <w:b w:val="0"/>
                <w:bCs w:val="0"/>
                <w:caps w:val="0"/>
                <w:noProof/>
                <w:webHidden/>
              </w:rPr>
            </w:rPrChange>
          </w:rPr>
          <w:tab/>
          <w:delText>1</w:delText>
        </w:r>
      </w:del>
    </w:p>
    <w:p w14:paraId="779FBE3C" w14:textId="664F0798" w:rsidR="0095750D" w:rsidRPr="001A25FA" w:rsidDel="001A25FA" w:rsidRDefault="0095750D">
      <w:pPr>
        <w:pStyle w:val="TOC2"/>
        <w:tabs>
          <w:tab w:val="left" w:pos="720"/>
          <w:tab w:val="right" w:leader="dot" w:pos="9016"/>
        </w:tabs>
        <w:rPr>
          <w:del w:id="705" w:author="pranav baradkar" w:date="2021-09-16T23:45:00Z"/>
          <w:rFonts w:ascii="Times New Roman" w:eastAsiaTheme="minorEastAsia" w:hAnsi="Times New Roman" w:cs="Times New Roman"/>
          <w:smallCaps w:val="0"/>
          <w:noProof/>
          <w:sz w:val="22"/>
          <w:szCs w:val="22"/>
          <w:lang w:eastAsia="en-IN"/>
          <w:rPrChange w:id="706" w:author="pranav baradkar" w:date="2021-09-16T23:50:00Z">
            <w:rPr>
              <w:del w:id="707" w:author="pranav baradkar" w:date="2021-09-16T23:45:00Z"/>
              <w:rFonts w:eastAsiaTheme="minorEastAsia" w:cstheme="minorBidi"/>
              <w:smallCaps w:val="0"/>
              <w:noProof/>
              <w:sz w:val="22"/>
              <w:szCs w:val="22"/>
              <w:lang w:eastAsia="en-IN"/>
            </w:rPr>
          </w:rPrChange>
        </w:rPr>
      </w:pPr>
      <w:del w:id="708" w:author="pranav baradkar" w:date="2021-09-16T23:45:00Z">
        <w:r w:rsidRPr="001A25FA" w:rsidDel="001A25FA">
          <w:rPr>
            <w:rFonts w:ascii="Times New Roman" w:hAnsi="Times New Roman" w:cs="Times New Roman"/>
            <w:sz w:val="22"/>
            <w:szCs w:val="22"/>
            <w:rPrChange w:id="709" w:author="pranav baradkar" w:date="2021-09-16T23:50:00Z">
              <w:rPr>
                <w:rStyle w:val="Hyperlink"/>
                <w:smallCaps w:val="0"/>
                <w:noProof/>
              </w:rPr>
            </w:rPrChange>
          </w:rPr>
          <w:delText>1.1</w:delText>
        </w:r>
        <w:r w:rsidRPr="001A25FA" w:rsidDel="001A25FA">
          <w:rPr>
            <w:rFonts w:ascii="Times New Roman" w:eastAsiaTheme="minorEastAsia" w:hAnsi="Times New Roman" w:cs="Times New Roman"/>
            <w:noProof/>
            <w:sz w:val="22"/>
            <w:szCs w:val="22"/>
            <w:lang w:eastAsia="en-IN"/>
            <w:rPrChange w:id="710"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11" w:author="pranav baradkar" w:date="2021-09-16T23:50:00Z">
              <w:rPr>
                <w:rStyle w:val="Hyperlink"/>
                <w:smallCaps w:val="0"/>
                <w:noProof/>
              </w:rPr>
            </w:rPrChange>
          </w:rPr>
          <w:delText>General</w:delText>
        </w:r>
        <w:r w:rsidRPr="001A25FA" w:rsidDel="001A25FA">
          <w:rPr>
            <w:rFonts w:ascii="Times New Roman" w:hAnsi="Times New Roman" w:cs="Times New Roman"/>
            <w:smallCaps w:val="0"/>
            <w:noProof/>
            <w:webHidden/>
            <w:sz w:val="22"/>
            <w:szCs w:val="22"/>
            <w:rPrChange w:id="712" w:author="pranav baradkar" w:date="2021-09-16T23:50:00Z">
              <w:rPr>
                <w:smallCaps w:val="0"/>
                <w:noProof/>
                <w:webHidden/>
              </w:rPr>
            </w:rPrChange>
          </w:rPr>
          <w:tab/>
          <w:delText>1</w:delText>
        </w:r>
      </w:del>
    </w:p>
    <w:p w14:paraId="46520965" w14:textId="1A33105B" w:rsidR="0095750D" w:rsidRPr="001A25FA" w:rsidDel="001A25FA" w:rsidRDefault="0095750D">
      <w:pPr>
        <w:pStyle w:val="TOC2"/>
        <w:tabs>
          <w:tab w:val="left" w:pos="720"/>
          <w:tab w:val="right" w:leader="dot" w:pos="9016"/>
        </w:tabs>
        <w:rPr>
          <w:del w:id="713" w:author="pranav baradkar" w:date="2021-09-16T23:45:00Z"/>
          <w:rFonts w:ascii="Times New Roman" w:eastAsiaTheme="minorEastAsia" w:hAnsi="Times New Roman" w:cs="Times New Roman"/>
          <w:smallCaps w:val="0"/>
          <w:noProof/>
          <w:sz w:val="22"/>
          <w:szCs w:val="22"/>
          <w:lang w:eastAsia="en-IN"/>
          <w:rPrChange w:id="714" w:author="pranav baradkar" w:date="2021-09-16T23:50:00Z">
            <w:rPr>
              <w:del w:id="715" w:author="pranav baradkar" w:date="2021-09-16T23:45:00Z"/>
              <w:rFonts w:eastAsiaTheme="minorEastAsia" w:cstheme="minorBidi"/>
              <w:smallCaps w:val="0"/>
              <w:noProof/>
              <w:sz w:val="22"/>
              <w:szCs w:val="22"/>
              <w:lang w:eastAsia="en-IN"/>
            </w:rPr>
          </w:rPrChange>
        </w:rPr>
      </w:pPr>
      <w:del w:id="716" w:author="pranav baradkar" w:date="2021-09-16T23:45:00Z">
        <w:r w:rsidRPr="001A25FA" w:rsidDel="001A25FA">
          <w:rPr>
            <w:rFonts w:ascii="Times New Roman" w:hAnsi="Times New Roman" w:cs="Times New Roman"/>
            <w:sz w:val="22"/>
            <w:szCs w:val="22"/>
            <w:rPrChange w:id="717" w:author="pranav baradkar" w:date="2021-09-16T23:50:00Z">
              <w:rPr>
                <w:rStyle w:val="Hyperlink"/>
                <w:smallCaps w:val="0"/>
                <w:noProof/>
              </w:rPr>
            </w:rPrChange>
          </w:rPr>
          <w:delText>1.2</w:delText>
        </w:r>
        <w:r w:rsidRPr="001A25FA" w:rsidDel="001A25FA">
          <w:rPr>
            <w:rFonts w:ascii="Times New Roman" w:eastAsiaTheme="minorEastAsia" w:hAnsi="Times New Roman" w:cs="Times New Roman"/>
            <w:noProof/>
            <w:sz w:val="22"/>
            <w:szCs w:val="22"/>
            <w:lang w:eastAsia="en-IN"/>
            <w:rPrChange w:id="718"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19" w:author="pranav baradkar" w:date="2021-09-16T23:50:00Z">
              <w:rPr>
                <w:rStyle w:val="Hyperlink"/>
                <w:smallCaps w:val="0"/>
                <w:noProof/>
              </w:rPr>
            </w:rPrChange>
          </w:rPr>
          <w:delText>Pavement Management system</w:delText>
        </w:r>
        <w:r w:rsidRPr="001A25FA" w:rsidDel="001A25FA">
          <w:rPr>
            <w:rFonts w:ascii="Times New Roman" w:hAnsi="Times New Roman" w:cs="Times New Roman"/>
            <w:smallCaps w:val="0"/>
            <w:noProof/>
            <w:webHidden/>
            <w:sz w:val="22"/>
            <w:szCs w:val="22"/>
            <w:rPrChange w:id="720" w:author="pranav baradkar" w:date="2021-09-16T23:50:00Z">
              <w:rPr>
                <w:smallCaps w:val="0"/>
                <w:noProof/>
                <w:webHidden/>
              </w:rPr>
            </w:rPrChange>
          </w:rPr>
          <w:tab/>
          <w:delText>2</w:delText>
        </w:r>
      </w:del>
    </w:p>
    <w:p w14:paraId="543F3C6F" w14:textId="5A63C172" w:rsidR="0095750D" w:rsidRPr="001A25FA" w:rsidDel="001A25FA" w:rsidRDefault="0095750D">
      <w:pPr>
        <w:pStyle w:val="TOC2"/>
        <w:tabs>
          <w:tab w:val="left" w:pos="720"/>
          <w:tab w:val="right" w:leader="dot" w:pos="9016"/>
        </w:tabs>
        <w:rPr>
          <w:del w:id="721" w:author="pranav baradkar" w:date="2021-09-16T23:45:00Z"/>
          <w:rFonts w:ascii="Times New Roman" w:eastAsiaTheme="minorEastAsia" w:hAnsi="Times New Roman" w:cs="Times New Roman"/>
          <w:smallCaps w:val="0"/>
          <w:noProof/>
          <w:sz w:val="22"/>
          <w:szCs w:val="22"/>
          <w:lang w:eastAsia="en-IN"/>
          <w:rPrChange w:id="722" w:author="pranav baradkar" w:date="2021-09-16T23:50:00Z">
            <w:rPr>
              <w:del w:id="723" w:author="pranav baradkar" w:date="2021-09-16T23:45:00Z"/>
              <w:rFonts w:eastAsiaTheme="minorEastAsia" w:cstheme="minorBidi"/>
              <w:smallCaps w:val="0"/>
              <w:noProof/>
              <w:sz w:val="22"/>
              <w:szCs w:val="22"/>
              <w:lang w:eastAsia="en-IN"/>
            </w:rPr>
          </w:rPrChange>
        </w:rPr>
      </w:pPr>
      <w:del w:id="724" w:author="pranav baradkar" w:date="2021-09-16T23:45:00Z">
        <w:r w:rsidRPr="001A25FA" w:rsidDel="001A25FA">
          <w:rPr>
            <w:rFonts w:ascii="Times New Roman" w:hAnsi="Times New Roman" w:cs="Times New Roman"/>
            <w:sz w:val="22"/>
            <w:szCs w:val="22"/>
            <w:rPrChange w:id="725" w:author="pranav baradkar" w:date="2021-09-16T23:50:00Z">
              <w:rPr>
                <w:rStyle w:val="Hyperlink"/>
                <w:smallCaps w:val="0"/>
                <w:noProof/>
              </w:rPr>
            </w:rPrChange>
          </w:rPr>
          <w:delText>1.3</w:delText>
        </w:r>
        <w:r w:rsidRPr="001A25FA" w:rsidDel="001A25FA">
          <w:rPr>
            <w:rFonts w:ascii="Times New Roman" w:eastAsiaTheme="minorEastAsia" w:hAnsi="Times New Roman" w:cs="Times New Roman"/>
            <w:noProof/>
            <w:sz w:val="22"/>
            <w:szCs w:val="22"/>
            <w:lang w:eastAsia="en-IN"/>
            <w:rPrChange w:id="726"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27" w:author="pranav baradkar" w:date="2021-09-16T23:50:00Z">
              <w:rPr>
                <w:rStyle w:val="Hyperlink"/>
                <w:smallCaps w:val="0"/>
                <w:noProof/>
              </w:rPr>
            </w:rPrChange>
          </w:rPr>
          <w:delText>International Roughness Index.</w:delText>
        </w:r>
        <w:r w:rsidRPr="001A25FA" w:rsidDel="001A25FA">
          <w:rPr>
            <w:rFonts w:ascii="Times New Roman" w:hAnsi="Times New Roman" w:cs="Times New Roman"/>
            <w:smallCaps w:val="0"/>
            <w:noProof/>
            <w:webHidden/>
            <w:sz w:val="22"/>
            <w:szCs w:val="22"/>
            <w:rPrChange w:id="728" w:author="pranav baradkar" w:date="2021-09-16T23:50:00Z">
              <w:rPr>
                <w:smallCaps w:val="0"/>
                <w:noProof/>
                <w:webHidden/>
              </w:rPr>
            </w:rPrChange>
          </w:rPr>
          <w:tab/>
          <w:delText>2</w:delText>
        </w:r>
      </w:del>
    </w:p>
    <w:p w14:paraId="18FE58E0" w14:textId="2524A28F" w:rsidR="0095750D" w:rsidRPr="001A25FA" w:rsidDel="001A25FA" w:rsidRDefault="0095750D">
      <w:pPr>
        <w:pStyle w:val="TOC2"/>
        <w:tabs>
          <w:tab w:val="left" w:pos="720"/>
          <w:tab w:val="right" w:leader="dot" w:pos="9016"/>
        </w:tabs>
        <w:rPr>
          <w:del w:id="729" w:author="pranav baradkar" w:date="2021-09-16T23:45:00Z"/>
          <w:rFonts w:ascii="Times New Roman" w:eastAsiaTheme="minorEastAsia" w:hAnsi="Times New Roman" w:cs="Times New Roman"/>
          <w:smallCaps w:val="0"/>
          <w:noProof/>
          <w:sz w:val="22"/>
          <w:szCs w:val="22"/>
          <w:lang w:eastAsia="en-IN"/>
          <w:rPrChange w:id="730" w:author="pranav baradkar" w:date="2021-09-16T23:50:00Z">
            <w:rPr>
              <w:del w:id="731" w:author="pranav baradkar" w:date="2021-09-16T23:45:00Z"/>
              <w:rFonts w:eastAsiaTheme="minorEastAsia" w:cstheme="minorBidi"/>
              <w:smallCaps w:val="0"/>
              <w:noProof/>
              <w:sz w:val="22"/>
              <w:szCs w:val="22"/>
              <w:lang w:eastAsia="en-IN"/>
            </w:rPr>
          </w:rPrChange>
        </w:rPr>
      </w:pPr>
      <w:del w:id="732" w:author="pranav baradkar" w:date="2021-09-16T23:45:00Z">
        <w:r w:rsidRPr="001A25FA" w:rsidDel="001A25FA">
          <w:rPr>
            <w:rFonts w:ascii="Times New Roman" w:hAnsi="Times New Roman" w:cs="Times New Roman"/>
            <w:sz w:val="22"/>
            <w:szCs w:val="22"/>
            <w:rPrChange w:id="733" w:author="pranav baradkar" w:date="2021-09-16T23:50:00Z">
              <w:rPr>
                <w:rStyle w:val="Hyperlink"/>
                <w:smallCaps w:val="0"/>
                <w:noProof/>
              </w:rPr>
            </w:rPrChange>
          </w:rPr>
          <w:delText>1.4</w:delText>
        </w:r>
        <w:r w:rsidRPr="001A25FA" w:rsidDel="001A25FA">
          <w:rPr>
            <w:rFonts w:ascii="Times New Roman" w:eastAsiaTheme="minorEastAsia" w:hAnsi="Times New Roman" w:cs="Times New Roman"/>
            <w:noProof/>
            <w:sz w:val="22"/>
            <w:szCs w:val="22"/>
            <w:lang w:eastAsia="en-IN"/>
            <w:rPrChange w:id="734"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35" w:author="pranav baradkar" w:date="2021-09-16T23:50:00Z">
              <w:rPr>
                <w:rStyle w:val="Hyperlink"/>
                <w:smallCaps w:val="0"/>
                <w:noProof/>
              </w:rPr>
            </w:rPrChange>
          </w:rPr>
          <w:delText>Problem statement</w:delText>
        </w:r>
        <w:r w:rsidRPr="001A25FA" w:rsidDel="001A25FA">
          <w:rPr>
            <w:rFonts w:ascii="Times New Roman" w:hAnsi="Times New Roman" w:cs="Times New Roman"/>
            <w:smallCaps w:val="0"/>
            <w:noProof/>
            <w:webHidden/>
            <w:sz w:val="22"/>
            <w:szCs w:val="22"/>
            <w:rPrChange w:id="736" w:author="pranav baradkar" w:date="2021-09-16T23:50:00Z">
              <w:rPr>
                <w:smallCaps w:val="0"/>
                <w:noProof/>
                <w:webHidden/>
              </w:rPr>
            </w:rPrChange>
          </w:rPr>
          <w:tab/>
          <w:delText>3</w:delText>
        </w:r>
      </w:del>
    </w:p>
    <w:p w14:paraId="70A44816" w14:textId="5FFDF68E" w:rsidR="0095750D" w:rsidRPr="001A25FA" w:rsidDel="001A25FA" w:rsidRDefault="0095750D">
      <w:pPr>
        <w:pStyle w:val="TOC2"/>
        <w:tabs>
          <w:tab w:val="left" w:pos="720"/>
          <w:tab w:val="right" w:leader="dot" w:pos="9016"/>
        </w:tabs>
        <w:rPr>
          <w:del w:id="737" w:author="pranav baradkar" w:date="2021-09-16T23:45:00Z"/>
          <w:rFonts w:ascii="Times New Roman" w:eastAsiaTheme="minorEastAsia" w:hAnsi="Times New Roman" w:cs="Times New Roman"/>
          <w:smallCaps w:val="0"/>
          <w:noProof/>
          <w:sz w:val="22"/>
          <w:szCs w:val="22"/>
          <w:lang w:eastAsia="en-IN"/>
          <w:rPrChange w:id="738" w:author="pranav baradkar" w:date="2021-09-16T23:50:00Z">
            <w:rPr>
              <w:del w:id="739" w:author="pranav baradkar" w:date="2021-09-16T23:45:00Z"/>
              <w:rFonts w:eastAsiaTheme="minorEastAsia" w:cstheme="minorBidi"/>
              <w:smallCaps w:val="0"/>
              <w:noProof/>
              <w:sz w:val="22"/>
              <w:szCs w:val="22"/>
              <w:lang w:eastAsia="en-IN"/>
            </w:rPr>
          </w:rPrChange>
        </w:rPr>
      </w:pPr>
      <w:del w:id="740" w:author="pranav baradkar" w:date="2021-09-16T23:45:00Z">
        <w:r w:rsidRPr="001A25FA" w:rsidDel="001A25FA">
          <w:rPr>
            <w:rFonts w:ascii="Times New Roman" w:hAnsi="Times New Roman" w:cs="Times New Roman"/>
            <w:sz w:val="22"/>
            <w:szCs w:val="22"/>
            <w:rPrChange w:id="741" w:author="pranav baradkar" w:date="2021-09-16T23:50:00Z">
              <w:rPr>
                <w:rStyle w:val="Hyperlink"/>
                <w:smallCaps w:val="0"/>
                <w:noProof/>
              </w:rPr>
            </w:rPrChange>
          </w:rPr>
          <w:delText>1.5</w:delText>
        </w:r>
        <w:r w:rsidRPr="001A25FA" w:rsidDel="001A25FA">
          <w:rPr>
            <w:rFonts w:ascii="Times New Roman" w:eastAsiaTheme="minorEastAsia" w:hAnsi="Times New Roman" w:cs="Times New Roman"/>
            <w:noProof/>
            <w:sz w:val="22"/>
            <w:szCs w:val="22"/>
            <w:lang w:eastAsia="en-IN"/>
            <w:rPrChange w:id="742"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43" w:author="pranav baradkar" w:date="2021-09-16T23:50:00Z">
              <w:rPr>
                <w:rStyle w:val="Hyperlink"/>
                <w:smallCaps w:val="0"/>
                <w:noProof/>
              </w:rPr>
            </w:rPrChange>
          </w:rPr>
          <w:delText>Objective and scope</w:delText>
        </w:r>
        <w:r w:rsidRPr="001A25FA" w:rsidDel="001A25FA">
          <w:rPr>
            <w:rFonts w:ascii="Times New Roman" w:hAnsi="Times New Roman" w:cs="Times New Roman"/>
            <w:smallCaps w:val="0"/>
            <w:noProof/>
            <w:webHidden/>
            <w:sz w:val="22"/>
            <w:szCs w:val="22"/>
            <w:rPrChange w:id="744" w:author="pranav baradkar" w:date="2021-09-16T23:50:00Z">
              <w:rPr>
                <w:smallCaps w:val="0"/>
                <w:noProof/>
                <w:webHidden/>
              </w:rPr>
            </w:rPrChange>
          </w:rPr>
          <w:tab/>
          <w:delText>4</w:delText>
        </w:r>
      </w:del>
    </w:p>
    <w:p w14:paraId="696E7577" w14:textId="1732B759" w:rsidR="0095750D" w:rsidRPr="001A25FA" w:rsidDel="001A25FA" w:rsidRDefault="0095750D">
      <w:pPr>
        <w:pStyle w:val="TOC2"/>
        <w:tabs>
          <w:tab w:val="left" w:pos="720"/>
          <w:tab w:val="right" w:leader="dot" w:pos="9016"/>
        </w:tabs>
        <w:rPr>
          <w:del w:id="745" w:author="pranav baradkar" w:date="2021-09-16T23:45:00Z"/>
          <w:rFonts w:ascii="Times New Roman" w:eastAsiaTheme="minorEastAsia" w:hAnsi="Times New Roman" w:cs="Times New Roman"/>
          <w:smallCaps w:val="0"/>
          <w:noProof/>
          <w:sz w:val="22"/>
          <w:szCs w:val="22"/>
          <w:lang w:eastAsia="en-IN"/>
          <w:rPrChange w:id="746" w:author="pranav baradkar" w:date="2021-09-16T23:50:00Z">
            <w:rPr>
              <w:del w:id="747" w:author="pranav baradkar" w:date="2021-09-16T23:45:00Z"/>
              <w:rFonts w:eastAsiaTheme="minorEastAsia" w:cstheme="minorBidi"/>
              <w:smallCaps w:val="0"/>
              <w:noProof/>
              <w:sz w:val="22"/>
              <w:szCs w:val="22"/>
              <w:lang w:eastAsia="en-IN"/>
            </w:rPr>
          </w:rPrChange>
        </w:rPr>
      </w:pPr>
      <w:del w:id="748" w:author="pranav baradkar" w:date="2021-09-16T23:45:00Z">
        <w:r w:rsidRPr="001A25FA" w:rsidDel="001A25FA">
          <w:rPr>
            <w:rFonts w:ascii="Times New Roman" w:hAnsi="Times New Roman" w:cs="Times New Roman"/>
            <w:sz w:val="22"/>
            <w:szCs w:val="22"/>
            <w:rPrChange w:id="749" w:author="pranav baradkar" w:date="2021-09-16T23:50:00Z">
              <w:rPr>
                <w:rStyle w:val="Hyperlink"/>
                <w:smallCaps w:val="0"/>
                <w:noProof/>
              </w:rPr>
            </w:rPrChange>
          </w:rPr>
          <w:delText>1.6</w:delText>
        </w:r>
        <w:r w:rsidRPr="001A25FA" w:rsidDel="001A25FA">
          <w:rPr>
            <w:rFonts w:ascii="Times New Roman" w:eastAsiaTheme="minorEastAsia" w:hAnsi="Times New Roman" w:cs="Times New Roman"/>
            <w:noProof/>
            <w:sz w:val="22"/>
            <w:szCs w:val="22"/>
            <w:lang w:eastAsia="en-IN"/>
            <w:rPrChange w:id="750"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51" w:author="pranav baradkar" w:date="2021-09-16T23:50:00Z">
              <w:rPr>
                <w:rStyle w:val="Hyperlink"/>
                <w:smallCaps w:val="0"/>
                <w:noProof/>
              </w:rPr>
            </w:rPrChange>
          </w:rPr>
          <w:delText>Methodology</w:delText>
        </w:r>
        <w:r w:rsidRPr="001A25FA" w:rsidDel="001A25FA">
          <w:rPr>
            <w:rFonts w:ascii="Times New Roman" w:hAnsi="Times New Roman" w:cs="Times New Roman"/>
            <w:smallCaps w:val="0"/>
            <w:noProof/>
            <w:webHidden/>
            <w:sz w:val="22"/>
            <w:szCs w:val="22"/>
            <w:rPrChange w:id="752" w:author="pranav baradkar" w:date="2021-09-16T23:50:00Z">
              <w:rPr>
                <w:smallCaps w:val="0"/>
                <w:noProof/>
                <w:webHidden/>
              </w:rPr>
            </w:rPrChange>
          </w:rPr>
          <w:tab/>
          <w:delText>5</w:delText>
        </w:r>
      </w:del>
    </w:p>
    <w:p w14:paraId="4D9D51A3" w14:textId="4F354419" w:rsidR="0095750D" w:rsidRPr="001A25FA" w:rsidDel="001A25FA" w:rsidRDefault="0095750D">
      <w:pPr>
        <w:pStyle w:val="TOC1"/>
        <w:tabs>
          <w:tab w:val="left" w:pos="480"/>
          <w:tab w:val="right" w:leader="dot" w:pos="9016"/>
        </w:tabs>
        <w:rPr>
          <w:del w:id="753" w:author="pranav baradkar" w:date="2021-09-16T23:45:00Z"/>
          <w:rFonts w:ascii="Times New Roman" w:eastAsiaTheme="minorEastAsia" w:hAnsi="Times New Roman" w:cs="Times New Roman"/>
          <w:b w:val="0"/>
          <w:bCs w:val="0"/>
          <w:caps w:val="0"/>
          <w:noProof/>
          <w:sz w:val="22"/>
          <w:szCs w:val="22"/>
          <w:lang w:eastAsia="en-IN"/>
          <w:rPrChange w:id="754" w:author="pranav baradkar" w:date="2021-09-16T23:50:00Z">
            <w:rPr>
              <w:del w:id="755" w:author="pranav baradkar" w:date="2021-09-16T23:45:00Z"/>
              <w:rFonts w:eastAsiaTheme="minorEastAsia" w:cstheme="minorBidi"/>
              <w:b w:val="0"/>
              <w:bCs w:val="0"/>
              <w:caps w:val="0"/>
              <w:noProof/>
              <w:sz w:val="22"/>
              <w:szCs w:val="22"/>
              <w:lang w:eastAsia="en-IN"/>
            </w:rPr>
          </w:rPrChange>
        </w:rPr>
      </w:pPr>
      <w:del w:id="756" w:author="pranav baradkar" w:date="2021-09-16T23:45:00Z">
        <w:r w:rsidRPr="001A25FA" w:rsidDel="001A25FA">
          <w:rPr>
            <w:rFonts w:ascii="Times New Roman" w:hAnsi="Times New Roman" w:cs="Times New Roman"/>
            <w:sz w:val="22"/>
            <w:szCs w:val="22"/>
            <w:rPrChange w:id="757" w:author="pranav baradkar" w:date="2021-09-16T23:50:00Z">
              <w:rPr>
                <w:rStyle w:val="Hyperlink"/>
                <w:b w:val="0"/>
                <w:bCs w:val="0"/>
                <w:caps w:val="0"/>
                <w:noProof/>
              </w:rPr>
            </w:rPrChange>
          </w:rPr>
          <w:delText>2</w:delText>
        </w:r>
        <w:r w:rsidRPr="001A25FA" w:rsidDel="001A25FA">
          <w:rPr>
            <w:rFonts w:ascii="Times New Roman" w:eastAsiaTheme="minorEastAsia" w:hAnsi="Times New Roman" w:cs="Times New Roman"/>
            <w:noProof/>
            <w:sz w:val="22"/>
            <w:szCs w:val="22"/>
            <w:lang w:eastAsia="en-IN"/>
            <w:rPrChange w:id="758"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59" w:author="pranav baradkar" w:date="2021-09-16T23:50:00Z">
              <w:rPr>
                <w:rStyle w:val="Hyperlink"/>
                <w:b w:val="0"/>
                <w:bCs w:val="0"/>
                <w:caps w:val="0"/>
                <w:noProof/>
              </w:rPr>
            </w:rPrChange>
          </w:rPr>
          <w:delText>Literature Review</w:delText>
        </w:r>
        <w:r w:rsidRPr="001A25FA" w:rsidDel="001A25FA">
          <w:rPr>
            <w:rFonts w:ascii="Times New Roman" w:hAnsi="Times New Roman" w:cs="Times New Roman"/>
            <w:b w:val="0"/>
            <w:bCs w:val="0"/>
            <w:caps w:val="0"/>
            <w:noProof/>
            <w:webHidden/>
            <w:sz w:val="22"/>
            <w:szCs w:val="22"/>
            <w:rPrChange w:id="760" w:author="pranav baradkar" w:date="2021-09-16T23:50:00Z">
              <w:rPr>
                <w:b w:val="0"/>
                <w:bCs w:val="0"/>
                <w:caps w:val="0"/>
                <w:noProof/>
                <w:webHidden/>
              </w:rPr>
            </w:rPrChange>
          </w:rPr>
          <w:tab/>
          <w:delText>6</w:delText>
        </w:r>
      </w:del>
    </w:p>
    <w:p w14:paraId="2751BA46" w14:textId="1FAA6576" w:rsidR="0095750D" w:rsidRPr="001A25FA" w:rsidDel="001A25FA" w:rsidRDefault="0095750D">
      <w:pPr>
        <w:pStyle w:val="TOC2"/>
        <w:tabs>
          <w:tab w:val="left" w:pos="720"/>
          <w:tab w:val="right" w:leader="dot" w:pos="9016"/>
        </w:tabs>
        <w:rPr>
          <w:del w:id="761" w:author="pranav baradkar" w:date="2021-09-16T23:45:00Z"/>
          <w:rFonts w:ascii="Times New Roman" w:eastAsiaTheme="minorEastAsia" w:hAnsi="Times New Roman" w:cs="Times New Roman"/>
          <w:smallCaps w:val="0"/>
          <w:noProof/>
          <w:sz w:val="22"/>
          <w:szCs w:val="22"/>
          <w:lang w:eastAsia="en-IN"/>
          <w:rPrChange w:id="762" w:author="pranav baradkar" w:date="2021-09-16T23:50:00Z">
            <w:rPr>
              <w:del w:id="763" w:author="pranav baradkar" w:date="2021-09-16T23:45:00Z"/>
              <w:rFonts w:eastAsiaTheme="minorEastAsia" w:cstheme="minorBidi"/>
              <w:smallCaps w:val="0"/>
              <w:noProof/>
              <w:sz w:val="22"/>
              <w:szCs w:val="22"/>
              <w:lang w:eastAsia="en-IN"/>
            </w:rPr>
          </w:rPrChange>
        </w:rPr>
      </w:pPr>
      <w:del w:id="764" w:author="pranav baradkar" w:date="2021-09-16T23:45:00Z">
        <w:r w:rsidRPr="001A25FA" w:rsidDel="001A25FA">
          <w:rPr>
            <w:rFonts w:ascii="Times New Roman" w:hAnsi="Times New Roman" w:cs="Times New Roman"/>
            <w:sz w:val="22"/>
            <w:szCs w:val="22"/>
            <w:rPrChange w:id="765" w:author="pranav baradkar" w:date="2021-09-16T23:50:00Z">
              <w:rPr>
                <w:rStyle w:val="Hyperlink"/>
                <w:smallCaps w:val="0"/>
                <w:noProof/>
              </w:rPr>
            </w:rPrChange>
          </w:rPr>
          <w:delText>2.1</w:delText>
        </w:r>
        <w:r w:rsidRPr="001A25FA" w:rsidDel="001A25FA">
          <w:rPr>
            <w:rFonts w:ascii="Times New Roman" w:eastAsiaTheme="minorEastAsia" w:hAnsi="Times New Roman" w:cs="Times New Roman"/>
            <w:noProof/>
            <w:sz w:val="22"/>
            <w:szCs w:val="22"/>
            <w:lang w:eastAsia="en-IN"/>
            <w:rPrChange w:id="766"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67" w:author="pranav baradkar" w:date="2021-09-16T23:50:00Z">
              <w:rPr>
                <w:rStyle w:val="Hyperlink"/>
                <w:smallCaps w:val="0"/>
                <w:noProof/>
              </w:rPr>
            </w:rPrChange>
          </w:rPr>
          <w:delText>General</w:delText>
        </w:r>
        <w:r w:rsidRPr="001A25FA" w:rsidDel="001A25FA">
          <w:rPr>
            <w:rFonts w:ascii="Times New Roman" w:hAnsi="Times New Roman" w:cs="Times New Roman"/>
            <w:smallCaps w:val="0"/>
            <w:noProof/>
            <w:webHidden/>
            <w:sz w:val="22"/>
            <w:szCs w:val="22"/>
            <w:rPrChange w:id="768" w:author="pranav baradkar" w:date="2021-09-16T23:50:00Z">
              <w:rPr>
                <w:smallCaps w:val="0"/>
                <w:noProof/>
                <w:webHidden/>
              </w:rPr>
            </w:rPrChange>
          </w:rPr>
          <w:tab/>
          <w:delText>6</w:delText>
        </w:r>
      </w:del>
    </w:p>
    <w:p w14:paraId="0563E407" w14:textId="26E4AEFF" w:rsidR="0095750D" w:rsidRPr="001A25FA" w:rsidDel="001A25FA" w:rsidRDefault="0095750D">
      <w:pPr>
        <w:pStyle w:val="TOC2"/>
        <w:tabs>
          <w:tab w:val="left" w:pos="720"/>
          <w:tab w:val="right" w:leader="dot" w:pos="9016"/>
        </w:tabs>
        <w:rPr>
          <w:del w:id="769" w:author="pranav baradkar" w:date="2021-09-16T23:45:00Z"/>
          <w:rFonts w:ascii="Times New Roman" w:eastAsiaTheme="minorEastAsia" w:hAnsi="Times New Roman" w:cs="Times New Roman"/>
          <w:smallCaps w:val="0"/>
          <w:noProof/>
          <w:sz w:val="22"/>
          <w:szCs w:val="22"/>
          <w:lang w:eastAsia="en-IN"/>
          <w:rPrChange w:id="770" w:author="pranav baradkar" w:date="2021-09-16T23:50:00Z">
            <w:rPr>
              <w:del w:id="771" w:author="pranav baradkar" w:date="2021-09-16T23:45:00Z"/>
              <w:rFonts w:eastAsiaTheme="minorEastAsia" w:cstheme="minorBidi"/>
              <w:smallCaps w:val="0"/>
              <w:noProof/>
              <w:sz w:val="22"/>
              <w:szCs w:val="22"/>
              <w:lang w:eastAsia="en-IN"/>
            </w:rPr>
          </w:rPrChange>
        </w:rPr>
      </w:pPr>
      <w:del w:id="772" w:author="pranav baradkar" w:date="2021-09-16T23:45:00Z">
        <w:r w:rsidRPr="001A25FA" w:rsidDel="001A25FA">
          <w:rPr>
            <w:rFonts w:ascii="Times New Roman" w:hAnsi="Times New Roman" w:cs="Times New Roman"/>
            <w:sz w:val="22"/>
            <w:szCs w:val="22"/>
            <w:rPrChange w:id="773" w:author="pranav baradkar" w:date="2021-09-16T23:50:00Z">
              <w:rPr>
                <w:rStyle w:val="Hyperlink"/>
                <w:smallCaps w:val="0"/>
                <w:noProof/>
              </w:rPr>
            </w:rPrChange>
          </w:rPr>
          <w:delText>2.2</w:delText>
        </w:r>
        <w:r w:rsidRPr="001A25FA" w:rsidDel="001A25FA">
          <w:rPr>
            <w:rFonts w:ascii="Times New Roman" w:eastAsiaTheme="minorEastAsia" w:hAnsi="Times New Roman" w:cs="Times New Roman"/>
            <w:noProof/>
            <w:sz w:val="22"/>
            <w:szCs w:val="22"/>
            <w:lang w:eastAsia="en-IN"/>
            <w:rPrChange w:id="774"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75" w:author="pranav baradkar" w:date="2021-09-16T23:50:00Z">
              <w:rPr>
                <w:rStyle w:val="Hyperlink"/>
                <w:smallCaps w:val="0"/>
                <w:noProof/>
              </w:rPr>
            </w:rPrChange>
          </w:rPr>
          <w:delText>Road Roughness</w:delText>
        </w:r>
        <w:r w:rsidRPr="001A25FA" w:rsidDel="001A25FA">
          <w:rPr>
            <w:rFonts w:ascii="Times New Roman" w:hAnsi="Times New Roman" w:cs="Times New Roman"/>
            <w:smallCaps w:val="0"/>
            <w:noProof/>
            <w:webHidden/>
            <w:sz w:val="22"/>
            <w:szCs w:val="22"/>
            <w:rPrChange w:id="776" w:author="pranav baradkar" w:date="2021-09-16T23:50:00Z">
              <w:rPr>
                <w:smallCaps w:val="0"/>
                <w:noProof/>
                <w:webHidden/>
              </w:rPr>
            </w:rPrChange>
          </w:rPr>
          <w:tab/>
          <w:delText>6</w:delText>
        </w:r>
      </w:del>
    </w:p>
    <w:p w14:paraId="642F96CA" w14:textId="3E7BF241" w:rsidR="0095750D" w:rsidRPr="001A25FA" w:rsidDel="001A25FA" w:rsidRDefault="0095750D">
      <w:pPr>
        <w:pStyle w:val="TOC2"/>
        <w:tabs>
          <w:tab w:val="left" w:pos="720"/>
          <w:tab w:val="right" w:leader="dot" w:pos="9016"/>
        </w:tabs>
        <w:rPr>
          <w:del w:id="777" w:author="pranav baradkar" w:date="2021-09-16T23:45:00Z"/>
          <w:rFonts w:ascii="Times New Roman" w:eastAsiaTheme="minorEastAsia" w:hAnsi="Times New Roman" w:cs="Times New Roman"/>
          <w:smallCaps w:val="0"/>
          <w:noProof/>
          <w:sz w:val="22"/>
          <w:szCs w:val="22"/>
          <w:lang w:eastAsia="en-IN"/>
          <w:rPrChange w:id="778" w:author="pranav baradkar" w:date="2021-09-16T23:50:00Z">
            <w:rPr>
              <w:del w:id="779" w:author="pranav baradkar" w:date="2021-09-16T23:45:00Z"/>
              <w:rFonts w:eastAsiaTheme="minorEastAsia" w:cstheme="minorBidi"/>
              <w:smallCaps w:val="0"/>
              <w:noProof/>
              <w:sz w:val="22"/>
              <w:szCs w:val="22"/>
              <w:lang w:eastAsia="en-IN"/>
            </w:rPr>
          </w:rPrChange>
        </w:rPr>
      </w:pPr>
      <w:del w:id="780" w:author="pranav baradkar" w:date="2021-09-16T23:45:00Z">
        <w:r w:rsidRPr="001A25FA" w:rsidDel="001A25FA">
          <w:rPr>
            <w:rFonts w:ascii="Times New Roman" w:hAnsi="Times New Roman" w:cs="Times New Roman"/>
            <w:sz w:val="22"/>
            <w:szCs w:val="22"/>
            <w:rPrChange w:id="781" w:author="pranav baradkar" w:date="2021-09-16T23:50:00Z">
              <w:rPr>
                <w:rStyle w:val="Hyperlink"/>
                <w:smallCaps w:val="0"/>
                <w:noProof/>
              </w:rPr>
            </w:rPrChange>
          </w:rPr>
          <w:delText>2.3</w:delText>
        </w:r>
        <w:r w:rsidRPr="001A25FA" w:rsidDel="001A25FA">
          <w:rPr>
            <w:rFonts w:ascii="Times New Roman" w:eastAsiaTheme="minorEastAsia" w:hAnsi="Times New Roman" w:cs="Times New Roman"/>
            <w:noProof/>
            <w:sz w:val="22"/>
            <w:szCs w:val="22"/>
            <w:lang w:eastAsia="en-IN"/>
            <w:rPrChange w:id="782"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83" w:author="pranav baradkar" w:date="2021-09-16T23:50:00Z">
              <w:rPr>
                <w:rStyle w:val="Hyperlink"/>
                <w:smallCaps w:val="0"/>
                <w:noProof/>
              </w:rPr>
            </w:rPrChange>
          </w:rPr>
          <w:delText>Roughness Measurement Methods</w:delText>
        </w:r>
        <w:r w:rsidRPr="001A25FA" w:rsidDel="001A25FA">
          <w:rPr>
            <w:rFonts w:ascii="Times New Roman" w:hAnsi="Times New Roman" w:cs="Times New Roman"/>
            <w:smallCaps w:val="0"/>
            <w:noProof/>
            <w:webHidden/>
            <w:sz w:val="22"/>
            <w:szCs w:val="22"/>
            <w:rPrChange w:id="784" w:author="pranav baradkar" w:date="2021-09-16T23:50:00Z">
              <w:rPr>
                <w:smallCaps w:val="0"/>
                <w:noProof/>
                <w:webHidden/>
              </w:rPr>
            </w:rPrChange>
          </w:rPr>
          <w:tab/>
          <w:delText>6</w:delText>
        </w:r>
      </w:del>
    </w:p>
    <w:p w14:paraId="10B8B0B5" w14:textId="28AC4C7A" w:rsidR="0095750D" w:rsidRPr="001A25FA" w:rsidDel="001A25FA" w:rsidRDefault="0095750D">
      <w:pPr>
        <w:pStyle w:val="TOC3"/>
        <w:tabs>
          <w:tab w:val="left" w:pos="1200"/>
          <w:tab w:val="right" w:leader="dot" w:pos="9016"/>
        </w:tabs>
        <w:rPr>
          <w:del w:id="785" w:author="pranav baradkar" w:date="2021-09-16T23:45:00Z"/>
          <w:rFonts w:ascii="Times New Roman" w:eastAsiaTheme="minorEastAsia" w:hAnsi="Times New Roman" w:cs="Times New Roman"/>
          <w:i w:val="0"/>
          <w:iCs w:val="0"/>
          <w:noProof/>
          <w:sz w:val="22"/>
          <w:szCs w:val="22"/>
          <w:lang w:eastAsia="en-IN"/>
          <w:rPrChange w:id="786" w:author="pranav baradkar" w:date="2021-09-16T23:50:00Z">
            <w:rPr>
              <w:del w:id="787" w:author="pranav baradkar" w:date="2021-09-16T23:45:00Z"/>
              <w:rFonts w:eastAsiaTheme="minorEastAsia" w:cstheme="minorBidi"/>
              <w:i w:val="0"/>
              <w:iCs w:val="0"/>
              <w:noProof/>
              <w:sz w:val="22"/>
              <w:szCs w:val="22"/>
              <w:lang w:eastAsia="en-IN"/>
            </w:rPr>
          </w:rPrChange>
        </w:rPr>
      </w:pPr>
      <w:del w:id="788" w:author="pranav baradkar" w:date="2021-09-16T23:45:00Z">
        <w:r w:rsidRPr="001A25FA" w:rsidDel="001A25FA">
          <w:rPr>
            <w:rFonts w:ascii="Times New Roman" w:hAnsi="Times New Roman" w:cs="Times New Roman"/>
            <w:sz w:val="22"/>
            <w:szCs w:val="22"/>
            <w:rPrChange w:id="789" w:author="pranav baradkar" w:date="2021-09-16T23:50:00Z">
              <w:rPr>
                <w:rStyle w:val="Hyperlink"/>
                <w:i w:val="0"/>
                <w:iCs w:val="0"/>
                <w:noProof/>
              </w:rPr>
            </w:rPrChange>
          </w:rPr>
          <w:delText>2.3.1</w:delText>
        </w:r>
        <w:r w:rsidRPr="001A25FA" w:rsidDel="001A25FA">
          <w:rPr>
            <w:rFonts w:ascii="Times New Roman" w:eastAsiaTheme="minorEastAsia" w:hAnsi="Times New Roman" w:cs="Times New Roman"/>
            <w:noProof/>
            <w:sz w:val="22"/>
            <w:szCs w:val="22"/>
            <w:lang w:eastAsia="en-IN"/>
            <w:rPrChange w:id="790"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91" w:author="pranav baradkar" w:date="2021-09-16T23:50:00Z">
              <w:rPr>
                <w:rStyle w:val="Hyperlink"/>
                <w:i w:val="0"/>
                <w:iCs w:val="0"/>
                <w:noProof/>
              </w:rPr>
            </w:rPrChange>
          </w:rPr>
          <w:delText>Profilometric systems</w:delText>
        </w:r>
        <w:r w:rsidRPr="001A25FA" w:rsidDel="001A25FA">
          <w:rPr>
            <w:rFonts w:ascii="Times New Roman" w:hAnsi="Times New Roman" w:cs="Times New Roman"/>
            <w:i w:val="0"/>
            <w:iCs w:val="0"/>
            <w:noProof/>
            <w:webHidden/>
            <w:sz w:val="22"/>
            <w:szCs w:val="22"/>
            <w:rPrChange w:id="792" w:author="pranav baradkar" w:date="2021-09-16T23:50:00Z">
              <w:rPr>
                <w:i w:val="0"/>
                <w:iCs w:val="0"/>
                <w:noProof/>
                <w:webHidden/>
              </w:rPr>
            </w:rPrChange>
          </w:rPr>
          <w:tab/>
          <w:delText>7</w:delText>
        </w:r>
      </w:del>
    </w:p>
    <w:p w14:paraId="185FC3C2" w14:textId="417172DF" w:rsidR="0095750D" w:rsidRPr="001A25FA" w:rsidDel="001A25FA" w:rsidRDefault="0095750D">
      <w:pPr>
        <w:pStyle w:val="TOC3"/>
        <w:tabs>
          <w:tab w:val="left" w:pos="1200"/>
          <w:tab w:val="right" w:leader="dot" w:pos="9016"/>
        </w:tabs>
        <w:rPr>
          <w:del w:id="793" w:author="pranav baradkar" w:date="2021-09-16T23:45:00Z"/>
          <w:rFonts w:ascii="Times New Roman" w:eastAsiaTheme="minorEastAsia" w:hAnsi="Times New Roman" w:cs="Times New Roman"/>
          <w:i w:val="0"/>
          <w:iCs w:val="0"/>
          <w:noProof/>
          <w:sz w:val="22"/>
          <w:szCs w:val="22"/>
          <w:lang w:eastAsia="en-IN"/>
          <w:rPrChange w:id="794" w:author="pranav baradkar" w:date="2021-09-16T23:50:00Z">
            <w:rPr>
              <w:del w:id="795" w:author="pranav baradkar" w:date="2021-09-16T23:45:00Z"/>
              <w:rFonts w:eastAsiaTheme="minorEastAsia" w:cstheme="minorBidi"/>
              <w:i w:val="0"/>
              <w:iCs w:val="0"/>
              <w:noProof/>
              <w:sz w:val="22"/>
              <w:szCs w:val="22"/>
              <w:lang w:eastAsia="en-IN"/>
            </w:rPr>
          </w:rPrChange>
        </w:rPr>
      </w:pPr>
      <w:del w:id="796" w:author="pranav baradkar" w:date="2021-09-16T23:45:00Z">
        <w:r w:rsidRPr="001A25FA" w:rsidDel="001A25FA">
          <w:rPr>
            <w:rFonts w:ascii="Times New Roman" w:hAnsi="Times New Roman" w:cs="Times New Roman"/>
            <w:sz w:val="22"/>
            <w:szCs w:val="22"/>
            <w:rPrChange w:id="797" w:author="pranav baradkar" w:date="2021-09-16T23:50:00Z">
              <w:rPr>
                <w:rStyle w:val="Hyperlink"/>
                <w:i w:val="0"/>
                <w:iCs w:val="0"/>
                <w:noProof/>
              </w:rPr>
            </w:rPrChange>
          </w:rPr>
          <w:delText>2.3.2</w:delText>
        </w:r>
        <w:r w:rsidRPr="001A25FA" w:rsidDel="001A25FA">
          <w:rPr>
            <w:rFonts w:ascii="Times New Roman" w:eastAsiaTheme="minorEastAsia" w:hAnsi="Times New Roman" w:cs="Times New Roman"/>
            <w:noProof/>
            <w:sz w:val="22"/>
            <w:szCs w:val="22"/>
            <w:lang w:eastAsia="en-IN"/>
            <w:rPrChange w:id="798"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799" w:author="pranav baradkar" w:date="2021-09-16T23:50:00Z">
              <w:rPr>
                <w:rStyle w:val="Hyperlink"/>
                <w:i w:val="0"/>
                <w:iCs w:val="0"/>
                <w:noProof/>
              </w:rPr>
            </w:rPrChange>
          </w:rPr>
          <w:delText>Response Type Road Roughness Measuring System (RTRRMS)</w:delText>
        </w:r>
        <w:r w:rsidRPr="001A25FA" w:rsidDel="001A25FA">
          <w:rPr>
            <w:rFonts w:ascii="Times New Roman" w:hAnsi="Times New Roman" w:cs="Times New Roman"/>
            <w:i w:val="0"/>
            <w:iCs w:val="0"/>
            <w:noProof/>
            <w:webHidden/>
            <w:sz w:val="22"/>
            <w:szCs w:val="22"/>
            <w:rPrChange w:id="800" w:author="pranav baradkar" w:date="2021-09-16T23:50:00Z">
              <w:rPr>
                <w:i w:val="0"/>
                <w:iCs w:val="0"/>
                <w:noProof/>
                <w:webHidden/>
              </w:rPr>
            </w:rPrChange>
          </w:rPr>
          <w:tab/>
          <w:delText>12</w:delText>
        </w:r>
      </w:del>
    </w:p>
    <w:p w14:paraId="2CE59F34" w14:textId="7B2E44F2" w:rsidR="0095750D" w:rsidRPr="001A25FA" w:rsidDel="001A25FA" w:rsidRDefault="0095750D">
      <w:pPr>
        <w:pStyle w:val="TOC3"/>
        <w:tabs>
          <w:tab w:val="left" w:pos="1200"/>
          <w:tab w:val="right" w:leader="dot" w:pos="9016"/>
        </w:tabs>
        <w:rPr>
          <w:del w:id="801" w:author="pranav baradkar" w:date="2021-09-16T23:45:00Z"/>
          <w:rFonts w:ascii="Times New Roman" w:eastAsiaTheme="minorEastAsia" w:hAnsi="Times New Roman" w:cs="Times New Roman"/>
          <w:i w:val="0"/>
          <w:iCs w:val="0"/>
          <w:noProof/>
          <w:sz w:val="22"/>
          <w:szCs w:val="22"/>
          <w:lang w:eastAsia="en-IN"/>
          <w:rPrChange w:id="802" w:author="pranav baradkar" w:date="2021-09-16T23:50:00Z">
            <w:rPr>
              <w:del w:id="803" w:author="pranav baradkar" w:date="2021-09-16T23:45:00Z"/>
              <w:rFonts w:eastAsiaTheme="minorEastAsia" w:cstheme="minorBidi"/>
              <w:i w:val="0"/>
              <w:iCs w:val="0"/>
              <w:noProof/>
              <w:sz w:val="22"/>
              <w:szCs w:val="22"/>
              <w:lang w:eastAsia="en-IN"/>
            </w:rPr>
          </w:rPrChange>
        </w:rPr>
      </w:pPr>
      <w:del w:id="804" w:author="pranav baradkar" w:date="2021-09-16T23:45:00Z">
        <w:r w:rsidRPr="001A25FA" w:rsidDel="001A25FA">
          <w:rPr>
            <w:rFonts w:ascii="Times New Roman" w:hAnsi="Times New Roman" w:cs="Times New Roman"/>
            <w:sz w:val="22"/>
            <w:szCs w:val="22"/>
            <w:rPrChange w:id="805" w:author="pranav baradkar" w:date="2021-09-16T23:50:00Z">
              <w:rPr>
                <w:rStyle w:val="Hyperlink"/>
                <w:i w:val="0"/>
                <w:iCs w:val="0"/>
                <w:noProof/>
              </w:rPr>
            </w:rPrChange>
          </w:rPr>
          <w:delText>2.3.3</w:delText>
        </w:r>
        <w:r w:rsidRPr="001A25FA" w:rsidDel="001A25FA">
          <w:rPr>
            <w:rFonts w:ascii="Times New Roman" w:eastAsiaTheme="minorEastAsia" w:hAnsi="Times New Roman" w:cs="Times New Roman"/>
            <w:noProof/>
            <w:sz w:val="22"/>
            <w:szCs w:val="22"/>
            <w:lang w:eastAsia="en-IN"/>
            <w:rPrChange w:id="806"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07" w:author="pranav baradkar" w:date="2021-09-16T23:50:00Z">
              <w:rPr>
                <w:rStyle w:val="Hyperlink"/>
                <w:i w:val="0"/>
                <w:iCs w:val="0"/>
                <w:noProof/>
              </w:rPr>
            </w:rPrChange>
          </w:rPr>
          <w:delText>Accelerometer Based Equipment</w:delText>
        </w:r>
        <w:r w:rsidRPr="001A25FA" w:rsidDel="001A25FA">
          <w:rPr>
            <w:rFonts w:ascii="Times New Roman" w:hAnsi="Times New Roman" w:cs="Times New Roman"/>
            <w:i w:val="0"/>
            <w:iCs w:val="0"/>
            <w:noProof/>
            <w:webHidden/>
            <w:sz w:val="22"/>
            <w:szCs w:val="22"/>
            <w:rPrChange w:id="808" w:author="pranav baradkar" w:date="2021-09-16T23:50:00Z">
              <w:rPr>
                <w:i w:val="0"/>
                <w:iCs w:val="0"/>
                <w:noProof/>
                <w:webHidden/>
              </w:rPr>
            </w:rPrChange>
          </w:rPr>
          <w:tab/>
          <w:delText>14</w:delText>
        </w:r>
      </w:del>
    </w:p>
    <w:p w14:paraId="00194A70" w14:textId="23AC30C9" w:rsidR="0095750D" w:rsidRPr="001A25FA" w:rsidDel="001A25FA" w:rsidRDefault="0095750D">
      <w:pPr>
        <w:pStyle w:val="TOC2"/>
        <w:tabs>
          <w:tab w:val="left" w:pos="720"/>
          <w:tab w:val="right" w:leader="dot" w:pos="9016"/>
        </w:tabs>
        <w:rPr>
          <w:del w:id="809" w:author="pranav baradkar" w:date="2021-09-16T23:45:00Z"/>
          <w:rFonts w:ascii="Times New Roman" w:eastAsiaTheme="minorEastAsia" w:hAnsi="Times New Roman" w:cs="Times New Roman"/>
          <w:smallCaps w:val="0"/>
          <w:noProof/>
          <w:sz w:val="22"/>
          <w:szCs w:val="22"/>
          <w:lang w:eastAsia="en-IN"/>
          <w:rPrChange w:id="810" w:author="pranav baradkar" w:date="2021-09-16T23:50:00Z">
            <w:rPr>
              <w:del w:id="811" w:author="pranav baradkar" w:date="2021-09-16T23:45:00Z"/>
              <w:rFonts w:eastAsiaTheme="minorEastAsia" w:cstheme="minorBidi"/>
              <w:smallCaps w:val="0"/>
              <w:noProof/>
              <w:sz w:val="22"/>
              <w:szCs w:val="22"/>
              <w:lang w:eastAsia="en-IN"/>
            </w:rPr>
          </w:rPrChange>
        </w:rPr>
      </w:pPr>
      <w:del w:id="812" w:author="pranav baradkar" w:date="2021-09-16T23:45:00Z">
        <w:r w:rsidRPr="001A25FA" w:rsidDel="001A25FA">
          <w:rPr>
            <w:rFonts w:ascii="Times New Roman" w:hAnsi="Times New Roman" w:cs="Times New Roman"/>
            <w:sz w:val="22"/>
            <w:szCs w:val="22"/>
            <w:rPrChange w:id="813" w:author="pranav baradkar" w:date="2021-09-16T23:50:00Z">
              <w:rPr>
                <w:rStyle w:val="Hyperlink"/>
                <w:smallCaps w:val="0"/>
                <w:noProof/>
              </w:rPr>
            </w:rPrChange>
          </w:rPr>
          <w:delText>2.4</w:delText>
        </w:r>
        <w:r w:rsidRPr="001A25FA" w:rsidDel="001A25FA">
          <w:rPr>
            <w:rFonts w:ascii="Times New Roman" w:eastAsiaTheme="minorEastAsia" w:hAnsi="Times New Roman" w:cs="Times New Roman"/>
            <w:noProof/>
            <w:sz w:val="22"/>
            <w:szCs w:val="22"/>
            <w:lang w:eastAsia="en-IN"/>
            <w:rPrChange w:id="814"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15" w:author="pranav baradkar" w:date="2021-09-16T23:50:00Z">
              <w:rPr>
                <w:rStyle w:val="Hyperlink"/>
                <w:smallCaps w:val="0"/>
                <w:noProof/>
              </w:rPr>
            </w:rPrChange>
          </w:rPr>
          <w:delText>Classification of Road Roughness Measuring System</w:delText>
        </w:r>
        <w:r w:rsidRPr="001A25FA" w:rsidDel="001A25FA">
          <w:rPr>
            <w:rFonts w:ascii="Times New Roman" w:hAnsi="Times New Roman" w:cs="Times New Roman"/>
            <w:smallCaps w:val="0"/>
            <w:noProof/>
            <w:webHidden/>
            <w:sz w:val="22"/>
            <w:szCs w:val="22"/>
            <w:rPrChange w:id="816" w:author="pranav baradkar" w:date="2021-09-16T23:50:00Z">
              <w:rPr>
                <w:smallCaps w:val="0"/>
                <w:noProof/>
                <w:webHidden/>
              </w:rPr>
            </w:rPrChange>
          </w:rPr>
          <w:tab/>
          <w:delText>15</w:delText>
        </w:r>
      </w:del>
    </w:p>
    <w:p w14:paraId="6549552B" w14:textId="3E72C6D6" w:rsidR="0095750D" w:rsidRPr="001A25FA" w:rsidDel="001A25FA" w:rsidRDefault="0095750D">
      <w:pPr>
        <w:pStyle w:val="TOC3"/>
        <w:tabs>
          <w:tab w:val="left" w:pos="1200"/>
          <w:tab w:val="right" w:leader="dot" w:pos="9016"/>
        </w:tabs>
        <w:rPr>
          <w:del w:id="817" w:author="pranav baradkar" w:date="2021-09-16T23:45:00Z"/>
          <w:rFonts w:ascii="Times New Roman" w:eastAsiaTheme="minorEastAsia" w:hAnsi="Times New Roman" w:cs="Times New Roman"/>
          <w:i w:val="0"/>
          <w:iCs w:val="0"/>
          <w:noProof/>
          <w:sz w:val="22"/>
          <w:szCs w:val="22"/>
          <w:lang w:eastAsia="en-IN"/>
          <w:rPrChange w:id="818" w:author="pranav baradkar" w:date="2021-09-16T23:50:00Z">
            <w:rPr>
              <w:del w:id="819" w:author="pranav baradkar" w:date="2021-09-16T23:45:00Z"/>
              <w:rFonts w:eastAsiaTheme="minorEastAsia" w:cstheme="minorBidi"/>
              <w:i w:val="0"/>
              <w:iCs w:val="0"/>
              <w:noProof/>
              <w:sz w:val="22"/>
              <w:szCs w:val="22"/>
              <w:lang w:eastAsia="en-IN"/>
            </w:rPr>
          </w:rPrChange>
        </w:rPr>
      </w:pPr>
      <w:del w:id="820" w:author="pranav baradkar" w:date="2021-09-16T23:45:00Z">
        <w:r w:rsidRPr="001A25FA" w:rsidDel="001A25FA">
          <w:rPr>
            <w:rFonts w:ascii="Times New Roman" w:hAnsi="Times New Roman" w:cs="Times New Roman"/>
            <w:sz w:val="22"/>
            <w:szCs w:val="22"/>
            <w:rPrChange w:id="821" w:author="pranav baradkar" w:date="2021-09-16T23:50:00Z">
              <w:rPr>
                <w:rStyle w:val="Hyperlink"/>
                <w:i w:val="0"/>
                <w:iCs w:val="0"/>
                <w:noProof/>
              </w:rPr>
            </w:rPrChange>
          </w:rPr>
          <w:delText>2.4.1</w:delText>
        </w:r>
        <w:r w:rsidRPr="001A25FA" w:rsidDel="001A25FA">
          <w:rPr>
            <w:rFonts w:ascii="Times New Roman" w:eastAsiaTheme="minorEastAsia" w:hAnsi="Times New Roman" w:cs="Times New Roman"/>
            <w:noProof/>
            <w:sz w:val="22"/>
            <w:szCs w:val="22"/>
            <w:lang w:eastAsia="en-IN"/>
            <w:rPrChange w:id="822"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23" w:author="pranav baradkar" w:date="2021-09-16T23:50:00Z">
              <w:rPr>
                <w:rStyle w:val="Hyperlink"/>
                <w:i w:val="0"/>
                <w:iCs w:val="0"/>
                <w:noProof/>
              </w:rPr>
            </w:rPrChange>
          </w:rPr>
          <w:delText>Class 1: precision profile</w:delText>
        </w:r>
        <w:r w:rsidRPr="001A25FA" w:rsidDel="001A25FA">
          <w:rPr>
            <w:rFonts w:ascii="Times New Roman" w:hAnsi="Times New Roman" w:cs="Times New Roman"/>
            <w:i w:val="0"/>
            <w:iCs w:val="0"/>
            <w:noProof/>
            <w:webHidden/>
            <w:sz w:val="22"/>
            <w:szCs w:val="22"/>
            <w:rPrChange w:id="824" w:author="pranav baradkar" w:date="2021-09-16T23:50:00Z">
              <w:rPr>
                <w:i w:val="0"/>
                <w:iCs w:val="0"/>
                <w:noProof/>
                <w:webHidden/>
              </w:rPr>
            </w:rPrChange>
          </w:rPr>
          <w:tab/>
          <w:delText>15</w:delText>
        </w:r>
      </w:del>
    </w:p>
    <w:p w14:paraId="49555273" w14:textId="6330DC9F" w:rsidR="0095750D" w:rsidRPr="001A25FA" w:rsidDel="001A25FA" w:rsidRDefault="0095750D">
      <w:pPr>
        <w:pStyle w:val="TOC3"/>
        <w:tabs>
          <w:tab w:val="left" w:pos="1200"/>
          <w:tab w:val="right" w:leader="dot" w:pos="9016"/>
        </w:tabs>
        <w:rPr>
          <w:del w:id="825" w:author="pranav baradkar" w:date="2021-09-16T23:45:00Z"/>
          <w:rFonts w:ascii="Times New Roman" w:eastAsiaTheme="minorEastAsia" w:hAnsi="Times New Roman" w:cs="Times New Roman"/>
          <w:i w:val="0"/>
          <w:iCs w:val="0"/>
          <w:noProof/>
          <w:sz w:val="22"/>
          <w:szCs w:val="22"/>
          <w:lang w:eastAsia="en-IN"/>
          <w:rPrChange w:id="826" w:author="pranav baradkar" w:date="2021-09-16T23:50:00Z">
            <w:rPr>
              <w:del w:id="827" w:author="pranav baradkar" w:date="2021-09-16T23:45:00Z"/>
              <w:rFonts w:eastAsiaTheme="minorEastAsia" w:cstheme="minorBidi"/>
              <w:i w:val="0"/>
              <w:iCs w:val="0"/>
              <w:noProof/>
              <w:sz w:val="22"/>
              <w:szCs w:val="22"/>
              <w:lang w:eastAsia="en-IN"/>
            </w:rPr>
          </w:rPrChange>
        </w:rPr>
      </w:pPr>
      <w:del w:id="828" w:author="pranav baradkar" w:date="2021-09-16T23:45:00Z">
        <w:r w:rsidRPr="001A25FA" w:rsidDel="001A25FA">
          <w:rPr>
            <w:rFonts w:ascii="Times New Roman" w:hAnsi="Times New Roman" w:cs="Times New Roman"/>
            <w:sz w:val="22"/>
            <w:szCs w:val="22"/>
            <w:rPrChange w:id="829" w:author="pranav baradkar" w:date="2021-09-16T23:50:00Z">
              <w:rPr>
                <w:rStyle w:val="Hyperlink"/>
                <w:i w:val="0"/>
                <w:iCs w:val="0"/>
                <w:noProof/>
              </w:rPr>
            </w:rPrChange>
          </w:rPr>
          <w:delText>2.4.2</w:delText>
        </w:r>
        <w:r w:rsidRPr="001A25FA" w:rsidDel="001A25FA">
          <w:rPr>
            <w:rFonts w:ascii="Times New Roman" w:eastAsiaTheme="minorEastAsia" w:hAnsi="Times New Roman" w:cs="Times New Roman"/>
            <w:noProof/>
            <w:sz w:val="22"/>
            <w:szCs w:val="22"/>
            <w:lang w:eastAsia="en-IN"/>
            <w:rPrChange w:id="830"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31" w:author="pranav baradkar" w:date="2021-09-16T23:50:00Z">
              <w:rPr>
                <w:rStyle w:val="Hyperlink"/>
                <w:i w:val="0"/>
                <w:iCs w:val="0"/>
                <w:noProof/>
              </w:rPr>
            </w:rPrChange>
          </w:rPr>
          <w:delText>Class 2: Other profilometer Methods</w:delText>
        </w:r>
        <w:r w:rsidRPr="001A25FA" w:rsidDel="001A25FA">
          <w:rPr>
            <w:rFonts w:ascii="Times New Roman" w:hAnsi="Times New Roman" w:cs="Times New Roman"/>
            <w:i w:val="0"/>
            <w:iCs w:val="0"/>
            <w:noProof/>
            <w:webHidden/>
            <w:sz w:val="22"/>
            <w:szCs w:val="22"/>
            <w:rPrChange w:id="832" w:author="pranav baradkar" w:date="2021-09-16T23:50:00Z">
              <w:rPr>
                <w:i w:val="0"/>
                <w:iCs w:val="0"/>
                <w:noProof/>
                <w:webHidden/>
              </w:rPr>
            </w:rPrChange>
          </w:rPr>
          <w:tab/>
          <w:delText>16</w:delText>
        </w:r>
      </w:del>
    </w:p>
    <w:p w14:paraId="6948E89B" w14:textId="540E4F74" w:rsidR="0095750D" w:rsidRPr="001A25FA" w:rsidDel="001A25FA" w:rsidRDefault="0095750D">
      <w:pPr>
        <w:pStyle w:val="TOC3"/>
        <w:tabs>
          <w:tab w:val="left" w:pos="1200"/>
          <w:tab w:val="right" w:leader="dot" w:pos="9016"/>
        </w:tabs>
        <w:rPr>
          <w:del w:id="833" w:author="pranav baradkar" w:date="2021-09-16T23:45:00Z"/>
          <w:rFonts w:ascii="Times New Roman" w:eastAsiaTheme="minorEastAsia" w:hAnsi="Times New Roman" w:cs="Times New Roman"/>
          <w:i w:val="0"/>
          <w:iCs w:val="0"/>
          <w:noProof/>
          <w:sz w:val="22"/>
          <w:szCs w:val="22"/>
          <w:lang w:eastAsia="en-IN"/>
          <w:rPrChange w:id="834" w:author="pranav baradkar" w:date="2021-09-16T23:50:00Z">
            <w:rPr>
              <w:del w:id="835" w:author="pranav baradkar" w:date="2021-09-16T23:45:00Z"/>
              <w:rFonts w:eastAsiaTheme="minorEastAsia" w:cstheme="minorBidi"/>
              <w:i w:val="0"/>
              <w:iCs w:val="0"/>
              <w:noProof/>
              <w:sz w:val="22"/>
              <w:szCs w:val="22"/>
              <w:lang w:eastAsia="en-IN"/>
            </w:rPr>
          </w:rPrChange>
        </w:rPr>
      </w:pPr>
      <w:del w:id="836" w:author="pranav baradkar" w:date="2021-09-16T23:45:00Z">
        <w:r w:rsidRPr="001A25FA" w:rsidDel="001A25FA">
          <w:rPr>
            <w:rFonts w:ascii="Times New Roman" w:hAnsi="Times New Roman" w:cs="Times New Roman"/>
            <w:sz w:val="22"/>
            <w:szCs w:val="22"/>
            <w:rPrChange w:id="837" w:author="pranav baradkar" w:date="2021-09-16T23:50:00Z">
              <w:rPr>
                <w:rStyle w:val="Hyperlink"/>
                <w:i w:val="0"/>
                <w:iCs w:val="0"/>
                <w:noProof/>
              </w:rPr>
            </w:rPrChange>
          </w:rPr>
          <w:delText>2.4.3</w:delText>
        </w:r>
        <w:r w:rsidRPr="001A25FA" w:rsidDel="001A25FA">
          <w:rPr>
            <w:rFonts w:ascii="Times New Roman" w:eastAsiaTheme="minorEastAsia" w:hAnsi="Times New Roman" w:cs="Times New Roman"/>
            <w:noProof/>
            <w:sz w:val="22"/>
            <w:szCs w:val="22"/>
            <w:lang w:eastAsia="en-IN"/>
            <w:rPrChange w:id="838"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39" w:author="pranav baradkar" w:date="2021-09-16T23:50:00Z">
              <w:rPr>
                <w:rStyle w:val="Hyperlink"/>
                <w:i w:val="0"/>
                <w:iCs w:val="0"/>
                <w:noProof/>
              </w:rPr>
            </w:rPrChange>
          </w:rPr>
          <w:delText>Class 3: Response type Measurements:</w:delText>
        </w:r>
        <w:r w:rsidRPr="001A25FA" w:rsidDel="001A25FA">
          <w:rPr>
            <w:rFonts w:ascii="Times New Roman" w:hAnsi="Times New Roman" w:cs="Times New Roman"/>
            <w:i w:val="0"/>
            <w:iCs w:val="0"/>
            <w:noProof/>
            <w:webHidden/>
            <w:sz w:val="22"/>
            <w:szCs w:val="22"/>
            <w:rPrChange w:id="840" w:author="pranav baradkar" w:date="2021-09-16T23:50:00Z">
              <w:rPr>
                <w:i w:val="0"/>
                <w:iCs w:val="0"/>
                <w:noProof/>
                <w:webHidden/>
              </w:rPr>
            </w:rPrChange>
          </w:rPr>
          <w:tab/>
          <w:delText>16</w:delText>
        </w:r>
      </w:del>
    </w:p>
    <w:p w14:paraId="2D10728D" w14:textId="1E92E44E" w:rsidR="0095750D" w:rsidRPr="001A25FA" w:rsidDel="001A25FA" w:rsidRDefault="0095750D">
      <w:pPr>
        <w:pStyle w:val="TOC3"/>
        <w:tabs>
          <w:tab w:val="left" w:pos="1200"/>
          <w:tab w:val="right" w:leader="dot" w:pos="9016"/>
        </w:tabs>
        <w:rPr>
          <w:del w:id="841" w:author="pranav baradkar" w:date="2021-09-16T23:45:00Z"/>
          <w:rFonts w:ascii="Times New Roman" w:eastAsiaTheme="minorEastAsia" w:hAnsi="Times New Roman" w:cs="Times New Roman"/>
          <w:i w:val="0"/>
          <w:iCs w:val="0"/>
          <w:noProof/>
          <w:sz w:val="22"/>
          <w:szCs w:val="22"/>
          <w:lang w:eastAsia="en-IN"/>
          <w:rPrChange w:id="842" w:author="pranav baradkar" w:date="2021-09-16T23:50:00Z">
            <w:rPr>
              <w:del w:id="843" w:author="pranav baradkar" w:date="2021-09-16T23:45:00Z"/>
              <w:rFonts w:eastAsiaTheme="minorEastAsia" w:cstheme="minorBidi"/>
              <w:i w:val="0"/>
              <w:iCs w:val="0"/>
              <w:noProof/>
              <w:sz w:val="22"/>
              <w:szCs w:val="22"/>
              <w:lang w:eastAsia="en-IN"/>
            </w:rPr>
          </w:rPrChange>
        </w:rPr>
      </w:pPr>
      <w:del w:id="844" w:author="pranav baradkar" w:date="2021-09-16T23:45:00Z">
        <w:r w:rsidRPr="001A25FA" w:rsidDel="001A25FA">
          <w:rPr>
            <w:rFonts w:ascii="Times New Roman" w:hAnsi="Times New Roman" w:cs="Times New Roman"/>
            <w:sz w:val="22"/>
            <w:szCs w:val="22"/>
            <w:rPrChange w:id="845" w:author="pranav baradkar" w:date="2021-09-16T23:50:00Z">
              <w:rPr>
                <w:rStyle w:val="Hyperlink"/>
                <w:i w:val="0"/>
                <w:iCs w:val="0"/>
                <w:noProof/>
              </w:rPr>
            </w:rPrChange>
          </w:rPr>
          <w:delText>2.4.4</w:delText>
        </w:r>
        <w:r w:rsidRPr="001A25FA" w:rsidDel="001A25FA">
          <w:rPr>
            <w:rFonts w:ascii="Times New Roman" w:eastAsiaTheme="minorEastAsia" w:hAnsi="Times New Roman" w:cs="Times New Roman"/>
            <w:noProof/>
            <w:sz w:val="22"/>
            <w:szCs w:val="22"/>
            <w:lang w:eastAsia="en-IN"/>
            <w:rPrChange w:id="846"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47" w:author="pranav baradkar" w:date="2021-09-16T23:50:00Z">
              <w:rPr>
                <w:rStyle w:val="Hyperlink"/>
                <w:i w:val="0"/>
                <w:iCs w:val="0"/>
                <w:noProof/>
              </w:rPr>
            </w:rPrChange>
          </w:rPr>
          <w:delText>Class 4: Subjective Rating</w:delText>
        </w:r>
        <w:r w:rsidRPr="001A25FA" w:rsidDel="001A25FA">
          <w:rPr>
            <w:rFonts w:ascii="Times New Roman" w:hAnsi="Times New Roman" w:cs="Times New Roman"/>
            <w:i w:val="0"/>
            <w:iCs w:val="0"/>
            <w:noProof/>
            <w:webHidden/>
            <w:sz w:val="22"/>
            <w:szCs w:val="22"/>
            <w:rPrChange w:id="848" w:author="pranav baradkar" w:date="2021-09-16T23:50:00Z">
              <w:rPr>
                <w:i w:val="0"/>
                <w:iCs w:val="0"/>
                <w:noProof/>
                <w:webHidden/>
              </w:rPr>
            </w:rPrChange>
          </w:rPr>
          <w:tab/>
          <w:delText>16</w:delText>
        </w:r>
      </w:del>
    </w:p>
    <w:p w14:paraId="6B0768CE" w14:textId="4C287DA6" w:rsidR="0095750D" w:rsidRPr="001A25FA" w:rsidDel="001A25FA" w:rsidRDefault="0095750D">
      <w:pPr>
        <w:pStyle w:val="TOC2"/>
        <w:tabs>
          <w:tab w:val="left" w:pos="720"/>
          <w:tab w:val="right" w:leader="dot" w:pos="9016"/>
        </w:tabs>
        <w:rPr>
          <w:del w:id="849" w:author="pranav baradkar" w:date="2021-09-16T23:45:00Z"/>
          <w:rFonts w:ascii="Times New Roman" w:eastAsiaTheme="minorEastAsia" w:hAnsi="Times New Roman" w:cs="Times New Roman"/>
          <w:smallCaps w:val="0"/>
          <w:noProof/>
          <w:sz w:val="22"/>
          <w:szCs w:val="22"/>
          <w:lang w:eastAsia="en-IN"/>
          <w:rPrChange w:id="850" w:author="pranav baradkar" w:date="2021-09-16T23:50:00Z">
            <w:rPr>
              <w:del w:id="851" w:author="pranav baradkar" w:date="2021-09-16T23:45:00Z"/>
              <w:rFonts w:eastAsiaTheme="minorEastAsia" w:cstheme="minorBidi"/>
              <w:smallCaps w:val="0"/>
              <w:noProof/>
              <w:sz w:val="22"/>
              <w:szCs w:val="22"/>
              <w:lang w:eastAsia="en-IN"/>
            </w:rPr>
          </w:rPrChange>
        </w:rPr>
      </w:pPr>
      <w:del w:id="852" w:author="pranav baradkar" w:date="2021-09-16T23:45:00Z">
        <w:r w:rsidRPr="001A25FA" w:rsidDel="001A25FA">
          <w:rPr>
            <w:rFonts w:ascii="Times New Roman" w:hAnsi="Times New Roman" w:cs="Times New Roman"/>
            <w:sz w:val="22"/>
            <w:szCs w:val="22"/>
            <w:rPrChange w:id="853" w:author="pranav baradkar" w:date="2021-09-16T23:50:00Z">
              <w:rPr>
                <w:rStyle w:val="Hyperlink"/>
                <w:smallCaps w:val="0"/>
                <w:noProof/>
              </w:rPr>
            </w:rPrChange>
          </w:rPr>
          <w:delText>2.5</w:delText>
        </w:r>
        <w:r w:rsidRPr="001A25FA" w:rsidDel="001A25FA">
          <w:rPr>
            <w:rFonts w:ascii="Times New Roman" w:eastAsiaTheme="minorEastAsia" w:hAnsi="Times New Roman" w:cs="Times New Roman"/>
            <w:noProof/>
            <w:sz w:val="22"/>
            <w:szCs w:val="22"/>
            <w:lang w:eastAsia="en-IN"/>
            <w:rPrChange w:id="854"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55" w:author="pranav baradkar" w:date="2021-09-16T23:50:00Z">
              <w:rPr>
                <w:rStyle w:val="Hyperlink"/>
                <w:smallCaps w:val="0"/>
                <w:noProof/>
              </w:rPr>
            </w:rPrChange>
          </w:rPr>
          <w:delText>International Road Roughness:</w:delText>
        </w:r>
        <w:r w:rsidRPr="001A25FA" w:rsidDel="001A25FA">
          <w:rPr>
            <w:rFonts w:ascii="Times New Roman" w:hAnsi="Times New Roman" w:cs="Times New Roman"/>
            <w:smallCaps w:val="0"/>
            <w:noProof/>
            <w:webHidden/>
            <w:sz w:val="22"/>
            <w:szCs w:val="22"/>
            <w:rPrChange w:id="856" w:author="pranav baradkar" w:date="2021-09-16T23:50:00Z">
              <w:rPr>
                <w:smallCaps w:val="0"/>
                <w:noProof/>
                <w:webHidden/>
              </w:rPr>
            </w:rPrChange>
          </w:rPr>
          <w:tab/>
          <w:delText>16</w:delText>
        </w:r>
      </w:del>
    </w:p>
    <w:p w14:paraId="164CA205" w14:textId="16611497" w:rsidR="0095750D" w:rsidRPr="001A25FA" w:rsidDel="001A25FA" w:rsidRDefault="0095750D">
      <w:pPr>
        <w:pStyle w:val="TOC2"/>
        <w:tabs>
          <w:tab w:val="left" w:pos="720"/>
          <w:tab w:val="right" w:leader="dot" w:pos="9016"/>
        </w:tabs>
        <w:rPr>
          <w:del w:id="857" w:author="pranav baradkar" w:date="2021-09-16T23:45:00Z"/>
          <w:rFonts w:ascii="Times New Roman" w:eastAsiaTheme="minorEastAsia" w:hAnsi="Times New Roman" w:cs="Times New Roman"/>
          <w:smallCaps w:val="0"/>
          <w:noProof/>
          <w:sz w:val="22"/>
          <w:szCs w:val="22"/>
          <w:lang w:eastAsia="en-IN"/>
          <w:rPrChange w:id="858" w:author="pranav baradkar" w:date="2021-09-16T23:50:00Z">
            <w:rPr>
              <w:del w:id="859" w:author="pranav baradkar" w:date="2021-09-16T23:45:00Z"/>
              <w:rFonts w:eastAsiaTheme="minorEastAsia" w:cstheme="minorBidi"/>
              <w:smallCaps w:val="0"/>
              <w:noProof/>
              <w:sz w:val="22"/>
              <w:szCs w:val="22"/>
              <w:lang w:eastAsia="en-IN"/>
            </w:rPr>
          </w:rPrChange>
        </w:rPr>
      </w:pPr>
      <w:del w:id="860" w:author="pranav baradkar" w:date="2021-09-16T23:45:00Z">
        <w:r w:rsidRPr="001A25FA" w:rsidDel="001A25FA">
          <w:rPr>
            <w:rFonts w:ascii="Times New Roman" w:hAnsi="Times New Roman" w:cs="Times New Roman"/>
            <w:sz w:val="22"/>
            <w:szCs w:val="22"/>
            <w:rPrChange w:id="861" w:author="pranav baradkar" w:date="2021-09-16T23:50:00Z">
              <w:rPr>
                <w:rStyle w:val="Hyperlink"/>
                <w:smallCaps w:val="0"/>
                <w:noProof/>
              </w:rPr>
            </w:rPrChange>
          </w:rPr>
          <w:delText>2.6</w:delText>
        </w:r>
        <w:r w:rsidRPr="001A25FA" w:rsidDel="001A25FA">
          <w:rPr>
            <w:rFonts w:ascii="Times New Roman" w:eastAsiaTheme="minorEastAsia" w:hAnsi="Times New Roman" w:cs="Times New Roman"/>
            <w:noProof/>
            <w:sz w:val="22"/>
            <w:szCs w:val="22"/>
            <w:lang w:eastAsia="en-IN"/>
            <w:rPrChange w:id="862"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63" w:author="pranav baradkar" w:date="2021-09-16T23:50:00Z">
              <w:rPr>
                <w:rStyle w:val="Hyperlink"/>
                <w:smallCaps w:val="0"/>
                <w:noProof/>
              </w:rPr>
            </w:rPrChange>
          </w:rPr>
          <w:delText>Evaluating International roughness index.</w:delText>
        </w:r>
        <w:r w:rsidRPr="001A25FA" w:rsidDel="001A25FA">
          <w:rPr>
            <w:rFonts w:ascii="Times New Roman" w:hAnsi="Times New Roman" w:cs="Times New Roman"/>
            <w:smallCaps w:val="0"/>
            <w:noProof/>
            <w:webHidden/>
            <w:sz w:val="22"/>
            <w:szCs w:val="22"/>
            <w:rPrChange w:id="864" w:author="pranav baradkar" w:date="2021-09-16T23:50:00Z">
              <w:rPr>
                <w:smallCaps w:val="0"/>
                <w:noProof/>
                <w:webHidden/>
              </w:rPr>
            </w:rPrChange>
          </w:rPr>
          <w:tab/>
          <w:delText>17</w:delText>
        </w:r>
      </w:del>
    </w:p>
    <w:p w14:paraId="14F064F9" w14:textId="7EE833DE" w:rsidR="0095750D" w:rsidRPr="001A25FA" w:rsidDel="001A25FA" w:rsidRDefault="0095750D">
      <w:pPr>
        <w:pStyle w:val="TOC3"/>
        <w:tabs>
          <w:tab w:val="left" w:pos="1200"/>
          <w:tab w:val="right" w:leader="dot" w:pos="9016"/>
        </w:tabs>
        <w:rPr>
          <w:del w:id="865" w:author="pranav baradkar" w:date="2021-09-16T23:45:00Z"/>
          <w:rFonts w:ascii="Times New Roman" w:eastAsiaTheme="minorEastAsia" w:hAnsi="Times New Roman" w:cs="Times New Roman"/>
          <w:i w:val="0"/>
          <w:iCs w:val="0"/>
          <w:noProof/>
          <w:sz w:val="22"/>
          <w:szCs w:val="22"/>
          <w:lang w:eastAsia="en-IN"/>
          <w:rPrChange w:id="866" w:author="pranav baradkar" w:date="2021-09-16T23:50:00Z">
            <w:rPr>
              <w:del w:id="867" w:author="pranav baradkar" w:date="2021-09-16T23:45:00Z"/>
              <w:rFonts w:eastAsiaTheme="minorEastAsia" w:cstheme="minorBidi"/>
              <w:i w:val="0"/>
              <w:iCs w:val="0"/>
              <w:noProof/>
              <w:sz w:val="22"/>
              <w:szCs w:val="22"/>
              <w:lang w:eastAsia="en-IN"/>
            </w:rPr>
          </w:rPrChange>
        </w:rPr>
      </w:pPr>
      <w:del w:id="868" w:author="pranav baradkar" w:date="2021-09-16T23:45:00Z">
        <w:r w:rsidRPr="001A25FA" w:rsidDel="001A25FA">
          <w:rPr>
            <w:rFonts w:ascii="Times New Roman" w:hAnsi="Times New Roman" w:cs="Times New Roman"/>
            <w:sz w:val="22"/>
            <w:szCs w:val="22"/>
            <w:rPrChange w:id="869" w:author="pranav baradkar" w:date="2021-09-16T23:50:00Z">
              <w:rPr>
                <w:rStyle w:val="Hyperlink"/>
                <w:i w:val="0"/>
                <w:iCs w:val="0"/>
                <w:noProof/>
              </w:rPr>
            </w:rPrChange>
          </w:rPr>
          <w:delText>2.6.1</w:delText>
        </w:r>
        <w:r w:rsidRPr="001A25FA" w:rsidDel="001A25FA">
          <w:rPr>
            <w:rFonts w:ascii="Times New Roman" w:eastAsiaTheme="minorEastAsia" w:hAnsi="Times New Roman" w:cs="Times New Roman"/>
            <w:noProof/>
            <w:sz w:val="22"/>
            <w:szCs w:val="22"/>
            <w:lang w:eastAsia="en-IN"/>
            <w:rPrChange w:id="870"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71" w:author="pranav baradkar" w:date="2021-09-16T23:50:00Z">
              <w:rPr>
                <w:rStyle w:val="Hyperlink"/>
                <w:i w:val="0"/>
                <w:iCs w:val="0"/>
                <w:noProof/>
              </w:rPr>
            </w:rPrChange>
          </w:rPr>
          <w:delText>Measuring Pavement roughness using Smartphone Application.</w:delText>
        </w:r>
        <w:r w:rsidRPr="001A25FA" w:rsidDel="001A25FA">
          <w:rPr>
            <w:rFonts w:ascii="Times New Roman" w:hAnsi="Times New Roman" w:cs="Times New Roman"/>
            <w:i w:val="0"/>
            <w:iCs w:val="0"/>
            <w:noProof/>
            <w:webHidden/>
            <w:sz w:val="22"/>
            <w:szCs w:val="22"/>
            <w:rPrChange w:id="872" w:author="pranav baradkar" w:date="2021-09-16T23:50:00Z">
              <w:rPr>
                <w:i w:val="0"/>
                <w:iCs w:val="0"/>
                <w:noProof/>
                <w:webHidden/>
              </w:rPr>
            </w:rPrChange>
          </w:rPr>
          <w:tab/>
          <w:delText>18</w:delText>
        </w:r>
      </w:del>
    </w:p>
    <w:p w14:paraId="655E5F0D" w14:textId="428CA02B" w:rsidR="0095750D" w:rsidRPr="001A25FA" w:rsidDel="001A25FA" w:rsidRDefault="0095750D">
      <w:pPr>
        <w:pStyle w:val="TOC1"/>
        <w:tabs>
          <w:tab w:val="left" w:pos="480"/>
          <w:tab w:val="right" w:leader="dot" w:pos="9016"/>
        </w:tabs>
        <w:rPr>
          <w:del w:id="873" w:author="pranav baradkar" w:date="2021-09-16T23:45:00Z"/>
          <w:rFonts w:ascii="Times New Roman" w:eastAsiaTheme="minorEastAsia" w:hAnsi="Times New Roman" w:cs="Times New Roman"/>
          <w:b w:val="0"/>
          <w:bCs w:val="0"/>
          <w:caps w:val="0"/>
          <w:noProof/>
          <w:sz w:val="22"/>
          <w:szCs w:val="22"/>
          <w:lang w:eastAsia="en-IN"/>
          <w:rPrChange w:id="874" w:author="pranav baradkar" w:date="2021-09-16T23:50:00Z">
            <w:rPr>
              <w:del w:id="875" w:author="pranav baradkar" w:date="2021-09-16T23:45:00Z"/>
              <w:rFonts w:eastAsiaTheme="minorEastAsia" w:cstheme="minorBidi"/>
              <w:b w:val="0"/>
              <w:bCs w:val="0"/>
              <w:caps w:val="0"/>
              <w:noProof/>
              <w:sz w:val="22"/>
              <w:szCs w:val="22"/>
              <w:lang w:eastAsia="en-IN"/>
            </w:rPr>
          </w:rPrChange>
        </w:rPr>
      </w:pPr>
      <w:del w:id="876" w:author="pranav baradkar" w:date="2021-09-16T23:45:00Z">
        <w:r w:rsidRPr="001A25FA" w:rsidDel="001A25FA">
          <w:rPr>
            <w:rFonts w:ascii="Times New Roman" w:hAnsi="Times New Roman" w:cs="Times New Roman"/>
            <w:sz w:val="22"/>
            <w:szCs w:val="22"/>
            <w:rPrChange w:id="877" w:author="pranav baradkar" w:date="2021-09-16T23:50:00Z">
              <w:rPr>
                <w:rStyle w:val="Hyperlink"/>
                <w:b w:val="0"/>
                <w:bCs w:val="0"/>
                <w:caps w:val="0"/>
                <w:noProof/>
              </w:rPr>
            </w:rPrChange>
          </w:rPr>
          <w:delText>3</w:delText>
        </w:r>
        <w:r w:rsidRPr="001A25FA" w:rsidDel="001A25FA">
          <w:rPr>
            <w:rFonts w:ascii="Times New Roman" w:eastAsiaTheme="minorEastAsia" w:hAnsi="Times New Roman" w:cs="Times New Roman"/>
            <w:noProof/>
            <w:sz w:val="22"/>
            <w:szCs w:val="22"/>
            <w:lang w:eastAsia="en-IN"/>
            <w:rPrChange w:id="878" w:author="pranav baradkar" w:date="2021-09-16T23:50:00Z">
              <w:rPr>
                <w:rFonts w:eastAsiaTheme="minorEastAsia" w:cstheme="minorBidi"/>
                <w:noProof/>
                <w:sz w:val="22"/>
                <w:szCs w:val="22"/>
                <w:lang w:eastAsia="en-IN"/>
              </w:rPr>
            </w:rPrChange>
          </w:rPr>
          <w:tab/>
        </w:r>
        <w:r w:rsidRPr="001A25FA" w:rsidDel="001A25FA">
          <w:rPr>
            <w:rFonts w:ascii="Times New Roman" w:hAnsi="Times New Roman" w:cs="Times New Roman"/>
            <w:sz w:val="22"/>
            <w:szCs w:val="22"/>
            <w:rPrChange w:id="879" w:author="pranav baradkar" w:date="2021-09-16T23:50:00Z">
              <w:rPr>
                <w:rStyle w:val="Hyperlink"/>
                <w:b w:val="0"/>
                <w:bCs w:val="0"/>
                <w:caps w:val="0"/>
                <w:noProof/>
              </w:rPr>
            </w:rPrChange>
          </w:rPr>
          <w:delText>References</w:delText>
        </w:r>
        <w:r w:rsidRPr="001A25FA" w:rsidDel="001A25FA">
          <w:rPr>
            <w:rFonts w:ascii="Times New Roman" w:hAnsi="Times New Roman" w:cs="Times New Roman"/>
            <w:b w:val="0"/>
            <w:bCs w:val="0"/>
            <w:caps w:val="0"/>
            <w:noProof/>
            <w:webHidden/>
            <w:sz w:val="22"/>
            <w:szCs w:val="22"/>
            <w:rPrChange w:id="880" w:author="pranav baradkar" w:date="2021-09-16T23:50:00Z">
              <w:rPr>
                <w:b w:val="0"/>
                <w:bCs w:val="0"/>
                <w:caps w:val="0"/>
                <w:noProof/>
                <w:webHidden/>
              </w:rPr>
            </w:rPrChange>
          </w:rPr>
          <w:tab/>
          <w:delText>21</w:delText>
        </w:r>
      </w:del>
    </w:p>
    <w:p w14:paraId="438598D1" w14:textId="45E1D993" w:rsidR="00E002B9" w:rsidRPr="001A25FA" w:rsidDel="001A25FA" w:rsidRDefault="00E002B9" w:rsidP="002474E9">
      <w:pPr>
        <w:pStyle w:val="TOC3"/>
        <w:tabs>
          <w:tab w:val="left" w:pos="1200"/>
          <w:tab w:val="right" w:leader="dot" w:pos="9016"/>
        </w:tabs>
        <w:spacing w:line="360" w:lineRule="auto"/>
        <w:ind w:left="0"/>
        <w:rPr>
          <w:del w:id="881" w:author="pranav baradkar" w:date="2021-09-16T23:45:00Z"/>
          <w:rStyle w:val="Hyperlink"/>
          <w:rFonts w:ascii="Times New Roman" w:hAnsi="Times New Roman" w:cs="Times New Roman"/>
          <w:noProof/>
          <w:sz w:val="22"/>
          <w:szCs w:val="22"/>
          <w:rPrChange w:id="882" w:author="pranav baradkar" w:date="2021-09-16T23:50:00Z">
            <w:rPr>
              <w:del w:id="883" w:author="pranav baradkar" w:date="2021-09-16T23:45:00Z"/>
              <w:rStyle w:val="Hyperlink"/>
              <w:rFonts w:ascii="Times New Roman" w:hAnsi="Times New Roman" w:cs="Times New Roman"/>
              <w:i w:val="0"/>
              <w:iCs w:val="0"/>
              <w:noProof/>
              <w:sz w:val="24"/>
              <w:szCs w:val="24"/>
            </w:rPr>
          </w:rPrChange>
        </w:rPr>
      </w:pPr>
    </w:p>
    <w:p w14:paraId="182C7FE1" w14:textId="7E3288BE" w:rsidR="008A74EA" w:rsidRPr="001A25FA" w:rsidDel="001A25FA" w:rsidRDefault="008A74EA" w:rsidP="008A74EA">
      <w:pPr>
        <w:rPr>
          <w:del w:id="884" w:author="pranav baradkar" w:date="2021-09-16T23:45:00Z"/>
          <w:noProof/>
          <w:sz w:val="22"/>
          <w:szCs w:val="22"/>
          <w:rPrChange w:id="885" w:author="pranav baradkar" w:date="2021-09-16T23:50:00Z">
            <w:rPr>
              <w:del w:id="886" w:author="pranav baradkar" w:date="2021-09-16T23:45:00Z"/>
              <w:noProof/>
            </w:rPr>
          </w:rPrChange>
        </w:rPr>
      </w:pPr>
    </w:p>
    <w:p w14:paraId="73B4CF17" w14:textId="7A799F1C" w:rsidR="008A74EA" w:rsidRPr="001A25FA" w:rsidDel="001A25FA" w:rsidRDefault="008A74EA" w:rsidP="008A74EA">
      <w:pPr>
        <w:rPr>
          <w:del w:id="887" w:author="pranav baradkar" w:date="2021-09-16T23:45:00Z"/>
          <w:noProof/>
          <w:sz w:val="22"/>
          <w:szCs w:val="22"/>
          <w:rPrChange w:id="888" w:author="pranav baradkar" w:date="2021-09-16T23:50:00Z">
            <w:rPr>
              <w:del w:id="889" w:author="pranav baradkar" w:date="2021-09-16T23:45:00Z"/>
              <w:noProof/>
            </w:rPr>
          </w:rPrChange>
        </w:rPr>
      </w:pPr>
    </w:p>
    <w:p w14:paraId="26D9FBD2" w14:textId="139E6A81" w:rsidR="008A74EA" w:rsidRPr="001A25FA" w:rsidDel="001A25FA" w:rsidRDefault="008A74EA" w:rsidP="008A74EA">
      <w:pPr>
        <w:rPr>
          <w:del w:id="890" w:author="pranav baradkar" w:date="2021-09-16T23:45:00Z"/>
          <w:noProof/>
          <w:sz w:val="22"/>
          <w:szCs w:val="22"/>
          <w:rPrChange w:id="891" w:author="pranav baradkar" w:date="2021-09-16T23:50:00Z">
            <w:rPr>
              <w:del w:id="892" w:author="pranav baradkar" w:date="2021-09-16T23:45:00Z"/>
              <w:noProof/>
            </w:rPr>
          </w:rPrChange>
        </w:rPr>
      </w:pPr>
    </w:p>
    <w:p w14:paraId="3F6887B8" w14:textId="282B61CE" w:rsidR="008A74EA" w:rsidRPr="001A25FA" w:rsidDel="001A25FA" w:rsidRDefault="008A74EA" w:rsidP="008A74EA">
      <w:pPr>
        <w:rPr>
          <w:del w:id="893" w:author="pranav baradkar" w:date="2021-09-16T23:45:00Z"/>
          <w:noProof/>
          <w:sz w:val="22"/>
          <w:szCs w:val="22"/>
          <w:rPrChange w:id="894" w:author="pranav baradkar" w:date="2021-09-16T23:50:00Z">
            <w:rPr>
              <w:del w:id="895" w:author="pranav baradkar" w:date="2021-09-16T23:45:00Z"/>
              <w:noProof/>
            </w:rPr>
          </w:rPrChange>
        </w:rPr>
      </w:pPr>
    </w:p>
    <w:p w14:paraId="2353EC03" w14:textId="6591F033" w:rsidR="008A74EA" w:rsidRPr="001A25FA" w:rsidDel="001A25FA" w:rsidRDefault="008A74EA" w:rsidP="008A74EA">
      <w:pPr>
        <w:rPr>
          <w:del w:id="896" w:author="pranav baradkar" w:date="2021-09-16T23:45:00Z"/>
          <w:noProof/>
          <w:sz w:val="22"/>
          <w:szCs w:val="22"/>
          <w:rPrChange w:id="897" w:author="pranav baradkar" w:date="2021-09-16T23:50:00Z">
            <w:rPr>
              <w:del w:id="898" w:author="pranav baradkar" w:date="2021-09-16T23:45:00Z"/>
              <w:noProof/>
            </w:rPr>
          </w:rPrChange>
        </w:rPr>
      </w:pPr>
    </w:p>
    <w:p w14:paraId="2AB8CED0" w14:textId="0EE2C5D3" w:rsidR="008A74EA" w:rsidRPr="001A25FA" w:rsidDel="001A25FA" w:rsidRDefault="008A74EA" w:rsidP="008A74EA">
      <w:pPr>
        <w:rPr>
          <w:del w:id="899" w:author="pranav baradkar" w:date="2021-09-16T23:45:00Z"/>
          <w:noProof/>
          <w:sz w:val="22"/>
          <w:szCs w:val="22"/>
          <w:rPrChange w:id="900" w:author="pranav baradkar" w:date="2021-09-16T23:50:00Z">
            <w:rPr>
              <w:del w:id="901" w:author="pranav baradkar" w:date="2021-09-16T23:45:00Z"/>
              <w:noProof/>
            </w:rPr>
          </w:rPrChange>
        </w:rPr>
      </w:pPr>
    </w:p>
    <w:p w14:paraId="2CCBF556" w14:textId="278FBB3C" w:rsidR="008A74EA" w:rsidRPr="001A25FA" w:rsidDel="001A25FA" w:rsidRDefault="008A74EA" w:rsidP="008A74EA">
      <w:pPr>
        <w:rPr>
          <w:del w:id="902" w:author="pranav baradkar" w:date="2021-09-16T23:45:00Z"/>
          <w:noProof/>
          <w:sz w:val="22"/>
          <w:szCs w:val="22"/>
          <w:rPrChange w:id="903" w:author="pranav baradkar" w:date="2021-09-16T23:50:00Z">
            <w:rPr>
              <w:del w:id="904" w:author="pranav baradkar" w:date="2021-09-16T23:45:00Z"/>
              <w:noProof/>
            </w:rPr>
          </w:rPrChange>
        </w:rPr>
      </w:pPr>
    </w:p>
    <w:p w14:paraId="500EC237" w14:textId="613D9484" w:rsidR="008A74EA" w:rsidRPr="001A25FA" w:rsidDel="001A25FA" w:rsidRDefault="008A74EA" w:rsidP="008A74EA">
      <w:pPr>
        <w:rPr>
          <w:del w:id="905" w:author="pranav baradkar" w:date="2021-09-16T23:45:00Z"/>
          <w:noProof/>
          <w:sz w:val="22"/>
          <w:szCs w:val="22"/>
          <w:rPrChange w:id="906" w:author="pranav baradkar" w:date="2021-09-16T23:50:00Z">
            <w:rPr>
              <w:del w:id="907" w:author="pranav baradkar" w:date="2021-09-16T23:45:00Z"/>
              <w:noProof/>
            </w:rPr>
          </w:rPrChange>
        </w:rPr>
      </w:pPr>
    </w:p>
    <w:p w14:paraId="1277724F" w14:textId="0B68F8D3" w:rsidR="008A74EA" w:rsidRPr="001A25FA" w:rsidDel="001A25FA" w:rsidRDefault="008A74EA" w:rsidP="008A74EA">
      <w:pPr>
        <w:rPr>
          <w:del w:id="908" w:author="pranav baradkar" w:date="2021-09-16T23:45:00Z"/>
          <w:noProof/>
          <w:sz w:val="22"/>
          <w:szCs w:val="22"/>
          <w:rPrChange w:id="909" w:author="pranav baradkar" w:date="2021-09-16T23:50:00Z">
            <w:rPr>
              <w:del w:id="910" w:author="pranav baradkar" w:date="2021-09-16T23:45:00Z"/>
              <w:noProof/>
            </w:rPr>
          </w:rPrChange>
        </w:rPr>
      </w:pPr>
    </w:p>
    <w:p w14:paraId="551E6C00" w14:textId="0B22226E" w:rsidR="008A74EA" w:rsidRPr="001A25FA" w:rsidDel="001A25FA" w:rsidRDefault="008A74EA" w:rsidP="008A74EA">
      <w:pPr>
        <w:rPr>
          <w:del w:id="911" w:author="pranav baradkar" w:date="2021-09-16T23:45:00Z"/>
          <w:noProof/>
          <w:sz w:val="22"/>
          <w:szCs w:val="22"/>
          <w:rPrChange w:id="912" w:author="pranav baradkar" w:date="2021-09-16T23:50:00Z">
            <w:rPr>
              <w:del w:id="913" w:author="pranav baradkar" w:date="2021-09-16T23:45:00Z"/>
              <w:noProof/>
            </w:rPr>
          </w:rPrChange>
        </w:rPr>
      </w:pPr>
    </w:p>
    <w:p w14:paraId="378F950D" w14:textId="1A55EB51" w:rsidR="008A74EA" w:rsidRPr="001A25FA" w:rsidDel="001A25FA" w:rsidRDefault="008A74EA" w:rsidP="008A74EA">
      <w:pPr>
        <w:rPr>
          <w:del w:id="914" w:author="pranav baradkar" w:date="2021-09-16T23:45:00Z"/>
          <w:noProof/>
          <w:sz w:val="22"/>
          <w:szCs w:val="22"/>
          <w:rPrChange w:id="915" w:author="pranav baradkar" w:date="2021-09-16T23:50:00Z">
            <w:rPr>
              <w:del w:id="916" w:author="pranav baradkar" w:date="2021-09-16T23:45:00Z"/>
              <w:noProof/>
            </w:rPr>
          </w:rPrChange>
        </w:rPr>
      </w:pPr>
    </w:p>
    <w:p w14:paraId="6D3142DD" w14:textId="15DEFA38" w:rsidR="008A74EA" w:rsidRPr="001A25FA" w:rsidDel="001A25FA" w:rsidRDefault="008A74EA" w:rsidP="008A74EA">
      <w:pPr>
        <w:rPr>
          <w:del w:id="917" w:author="pranav baradkar" w:date="2021-09-16T23:45:00Z"/>
          <w:noProof/>
          <w:sz w:val="22"/>
          <w:szCs w:val="22"/>
          <w:rPrChange w:id="918" w:author="pranav baradkar" w:date="2021-09-16T23:50:00Z">
            <w:rPr>
              <w:del w:id="919" w:author="pranav baradkar" w:date="2021-09-16T23:45:00Z"/>
              <w:noProof/>
            </w:rPr>
          </w:rPrChange>
        </w:rPr>
      </w:pPr>
    </w:p>
    <w:p w14:paraId="2631F968" w14:textId="6639D40F" w:rsidR="008A74EA" w:rsidRPr="001A25FA" w:rsidDel="001A25FA" w:rsidRDefault="008A74EA" w:rsidP="008A74EA">
      <w:pPr>
        <w:rPr>
          <w:del w:id="920" w:author="pranav baradkar" w:date="2021-09-16T23:45:00Z"/>
          <w:noProof/>
          <w:sz w:val="22"/>
          <w:szCs w:val="22"/>
          <w:rPrChange w:id="921" w:author="pranav baradkar" w:date="2021-09-16T23:50:00Z">
            <w:rPr>
              <w:del w:id="922" w:author="pranav baradkar" w:date="2021-09-16T23:45:00Z"/>
              <w:noProof/>
            </w:rPr>
          </w:rPrChange>
        </w:rPr>
      </w:pPr>
    </w:p>
    <w:p w14:paraId="53893604" w14:textId="51EA06E0" w:rsidR="008A74EA" w:rsidRPr="001A25FA" w:rsidDel="001A25FA" w:rsidRDefault="008A74EA" w:rsidP="008A74EA">
      <w:pPr>
        <w:rPr>
          <w:del w:id="923" w:author="pranav baradkar" w:date="2021-09-16T23:45:00Z"/>
          <w:noProof/>
          <w:sz w:val="22"/>
          <w:szCs w:val="22"/>
          <w:rPrChange w:id="924" w:author="pranav baradkar" w:date="2021-09-16T23:50:00Z">
            <w:rPr>
              <w:del w:id="925" w:author="pranav baradkar" w:date="2021-09-16T23:45:00Z"/>
              <w:noProof/>
            </w:rPr>
          </w:rPrChange>
        </w:rPr>
      </w:pPr>
    </w:p>
    <w:p w14:paraId="1A16ADE6" w14:textId="731A00F5" w:rsidR="008A74EA" w:rsidRPr="001A25FA" w:rsidDel="001A25FA" w:rsidRDefault="008A74EA" w:rsidP="008A74EA">
      <w:pPr>
        <w:rPr>
          <w:del w:id="926" w:author="pranav baradkar" w:date="2021-09-16T23:45:00Z"/>
          <w:noProof/>
          <w:sz w:val="22"/>
          <w:szCs w:val="22"/>
          <w:rPrChange w:id="927" w:author="pranav baradkar" w:date="2021-09-16T23:50:00Z">
            <w:rPr>
              <w:del w:id="928" w:author="pranav baradkar" w:date="2021-09-16T23:45:00Z"/>
              <w:noProof/>
            </w:rPr>
          </w:rPrChange>
        </w:rPr>
      </w:pPr>
    </w:p>
    <w:p w14:paraId="47A39DE1" w14:textId="6AECA9B6" w:rsidR="008A74EA" w:rsidRPr="001A25FA" w:rsidDel="001A25FA" w:rsidRDefault="008A74EA" w:rsidP="008A74EA">
      <w:pPr>
        <w:rPr>
          <w:del w:id="929" w:author="pranav baradkar" w:date="2021-09-16T23:45:00Z"/>
          <w:noProof/>
          <w:sz w:val="22"/>
          <w:szCs w:val="22"/>
          <w:rPrChange w:id="930" w:author="pranav baradkar" w:date="2021-09-16T23:50:00Z">
            <w:rPr>
              <w:del w:id="931" w:author="pranav baradkar" w:date="2021-09-16T23:45:00Z"/>
              <w:noProof/>
            </w:rPr>
          </w:rPrChange>
        </w:rPr>
      </w:pPr>
    </w:p>
    <w:p w14:paraId="14379751" w14:textId="33B4BCFE" w:rsidR="008A74EA" w:rsidRPr="001A25FA" w:rsidDel="001A25FA" w:rsidRDefault="008A74EA" w:rsidP="008A74EA">
      <w:pPr>
        <w:rPr>
          <w:del w:id="932" w:author="pranav baradkar" w:date="2021-09-16T23:45:00Z"/>
          <w:noProof/>
          <w:sz w:val="22"/>
          <w:szCs w:val="22"/>
          <w:rPrChange w:id="933" w:author="pranav baradkar" w:date="2021-09-16T23:50:00Z">
            <w:rPr>
              <w:del w:id="934" w:author="pranav baradkar" w:date="2021-09-16T23:45:00Z"/>
              <w:noProof/>
            </w:rPr>
          </w:rPrChange>
        </w:rPr>
      </w:pPr>
    </w:p>
    <w:p w14:paraId="37C32973" w14:textId="5519FE10" w:rsidR="008A74EA" w:rsidRPr="001A25FA" w:rsidDel="001A25FA" w:rsidRDefault="008A74EA" w:rsidP="008A74EA">
      <w:pPr>
        <w:rPr>
          <w:del w:id="935" w:author="pranav baradkar" w:date="2021-09-16T23:45:00Z"/>
          <w:noProof/>
          <w:sz w:val="22"/>
          <w:szCs w:val="22"/>
          <w:rPrChange w:id="936" w:author="pranav baradkar" w:date="2021-09-16T23:50:00Z">
            <w:rPr>
              <w:del w:id="937" w:author="pranav baradkar" w:date="2021-09-16T23:45:00Z"/>
              <w:noProof/>
            </w:rPr>
          </w:rPrChange>
        </w:rPr>
      </w:pPr>
    </w:p>
    <w:p w14:paraId="61348B1F" w14:textId="37C9FFE6" w:rsidR="008A74EA" w:rsidRPr="001A25FA" w:rsidDel="001A25FA" w:rsidRDefault="008A74EA" w:rsidP="008A74EA">
      <w:pPr>
        <w:rPr>
          <w:del w:id="938" w:author="pranav baradkar" w:date="2021-09-16T23:45:00Z"/>
          <w:noProof/>
          <w:sz w:val="22"/>
          <w:szCs w:val="22"/>
          <w:rPrChange w:id="939" w:author="pranav baradkar" w:date="2021-09-16T23:50:00Z">
            <w:rPr>
              <w:del w:id="940" w:author="pranav baradkar" w:date="2021-09-16T23:45:00Z"/>
              <w:noProof/>
            </w:rPr>
          </w:rPrChange>
        </w:rPr>
      </w:pPr>
    </w:p>
    <w:p w14:paraId="5B6AFA03" w14:textId="32062EAA" w:rsidR="008A74EA" w:rsidRPr="001A25FA" w:rsidDel="001A25FA" w:rsidRDefault="008A74EA" w:rsidP="008A74EA">
      <w:pPr>
        <w:rPr>
          <w:del w:id="941" w:author="pranav baradkar" w:date="2021-09-16T23:45:00Z"/>
          <w:noProof/>
          <w:sz w:val="22"/>
          <w:szCs w:val="22"/>
          <w:rPrChange w:id="942" w:author="pranav baradkar" w:date="2021-09-16T23:50:00Z">
            <w:rPr>
              <w:del w:id="943" w:author="pranav baradkar" w:date="2021-09-16T23:45:00Z"/>
              <w:noProof/>
            </w:rPr>
          </w:rPrChange>
        </w:rPr>
      </w:pPr>
    </w:p>
    <w:p w14:paraId="323906FA" w14:textId="50CD68C8" w:rsidR="008A74EA" w:rsidRPr="001A25FA" w:rsidDel="001A25FA" w:rsidRDefault="008A74EA" w:rsidP="008A74EA">
      <w:pPr>
        <w:rPr>
          <w:del w:id="944" w:author="pranav baradkar" w:date="2021-09-16T23:45:00Z"/>
          <w:noProof/>
          <w:sz w:val="22"/>
          <w:szCs w:val="22"/>
          <w:rPrChange w:id="945" w:author="pranav baradkar" w:date="2021-09-16T23:50:00Z">
            <w:rPr>
              <w:del w:id="946" w:author="pranav baradkar" w:date="2021-09-16T23:45:00Z"/>
              <w:noProof/>
            </w:rPr>
          </w:rPrChange>
        </w:rPr>
      </w:pPr>
    </w:p>
    <w:p w14:paraId="733990D4" w14:textId="0275FC7F" w:rsidR="008A74EA" w:rsidRPr="001A25FA" w:rsidDel="001A25FA" w:rsidRDefault="008A74EA" w:rsidP="008A74EA">
      <w:pPr>
        <w:rPr>
          <w:del w:id="947" w:author="pranav baradkar" w:date="2021-09-16T23:45:00Z"/>
          <w:noProof/>
          <w:sz w:val="22"/>
          <w:szCs w:val="22"/>
          <w:rPrChange w:id="948" w:author="pranav baradkar" w:date="2021-09-16T23:50:00Z">
            <w:rPr>
              <w:del w:id="949" w:author="pranav baradkar" w:date="2021-09-16T23:45:00Z"/>
              <w:noProof/>
            </w:rPr>
          </w:rPrChange>
        </w:rPr>
      </w:pPr>
    </w:p>
    <w:p w14:paraId="036441C6" w14:textId="383BEDCC" w:rsidR="008A74EA" w:rsidRPr="001A25FA" w:rsidDel="001A25FA" w:rsidRDefault="008A74EA" w:rsidP="008A74EA">
      <w:pPr>
        <w:rPr>
          <w:del w:id="950" w:author="pranav baradkar" w:date="2021-09-16T23:45:00Z"/>
          <w:noProof/>
          <w:sz w:val="22"/>
          <w:szCs w:val="22"/>
          <w:rPrChange w:id="951" w:author="pranav baradkar" w:date="2021-09-16T23:50:00Z">
            <w:rPr>
              <w:del w:id="952" w:author="pranav baradkar" w:date="2021-09-16T23:45:00Z"/>
              <w:noProof/>
            </w:rPr>
          </w:rPrChange>
        </w:rPr>
      </w:pPr>
    </w:p>
    <w:p w14:paraId="6E1E83AA" w14:textId="23ADF623" w:rsidR="008A74EA" w:rsidRPr="001A25FA" w:rsidDel="001A25FA" w:rsidRDefault="008A74EA" w:rsidP="008A74EA">
      <w:pPr>
        <w:rPr>
          <w:del w:id="953" w:author="pranav baradkar" w:date="2021-09-16T23:45:00Z"/>
          <w:noProof/>
          <w:sz w:val="22"/>
          <w:szCs w:val="22"/>
          <w:rPrChange w:id="954" w:author="pranav baradkar" w:date="2021-09-16T23:50:00Z">
            <w:rPr>
              <w:del w:id="955" w:author="pranav baradkar" w:date="2021-09-16T23:45:00Z"/>
              <w:noProof/>
            </w:rPr>
          </w:rPrChange>
        </w:rPr>
      </w:pPr>
    </w:p>
    <w:p w14:paraId="63C86D69" w14:textId="1B1A470A" w:rsidR="008A74EA" w:rsidRPr="001A25FA" w:rsidDel="001A25FA" w:rsidRDefault="008A74EA" w:rsidP="008A74EA">
      <w:pPr>
        <w:rPr>
          <w:del w:id="956" w:author="pranav baradkar" w:date="2021-09-16T23:45:00Z"/>
          <w:noProof/>
          <w:sz w:val="22"/>
          <w:szCs w:val="22"/>
          <w:rPrChange w:id="957" w:author="pranav baradkar" w:date="2021-09-16T23:50:00Z">
            <w:rPr>
              <w:del w:id="958" w:author="pranav baradkar" w:date="2021-09-16T23:45:00Z"/>
              <w:noProof/>
            </w:rPr>
          </w:rPrChange>
        </w:rPr>
      </w:pPr>
    </w:p>
    <w:p w14:paraId="5A2401B4" w14:textId="326243A3" w:rsidR="008A74EA" w:rsidRPr="001A25FA" w:rsidDel="001A25FA" w:rsidRDefault="008A74EA" w:rsidP="008A74EA">
      <w:pPr>
        <w:rPr>
          <w:del w:id="959" w:author="pranav baradkar" w:date="2021-09-16T23:45:00Z"/>
          <w:noProof/>
          <w:sz w:val="22"/>
          <w:szCs w:val="22"/>
          <w:rPrChange w:id="960" w:author="pranav baradkar" w:date="2021-09-16T23:50:00Z">
            <w:rPr>
              <w:del w:id="961" w:author="pranav baradkar" w:date="2021-09-16T23:45:00Z"/>
              <w:noProof/>
            </w:rPr>
          </w:rPrChange>
        </w:rPr>
      </w:pPr>
    </w:p>
    <w:p w14:paraId="7EC9979B" w14:textId="16CA1BE2" w:rsidR="008A74EA" w:rsidRPr="001A25FA" w:rsidDel="001A25FA" w:rsidRDefault="008A74EA" w:rsidP="008A74EA">
      <w:pPr>
        <w:rPr>
          <w:del w:id="962" w:author="pranav baradkar" w:date="2021-09-16T23:45:00Z"/>
          <w:noProof/>
          <w:sz w:val="22"/>
          <w:szCs w:val="22"/>
          <w:rPrChange w:id="963" w:author="pranav baradkar" w:date="2021-09-16T23:50:00Z">
            <w:rPr>
              <w:del w:id="964" w:author="pranav baradkar" w:date="2021-09-16T23:45:00Z"/>
              <w:noProof/>
            </w:rPr>
          </w:rPrChange>
        </w:rPr>
      </w:pPr>
    </w:p>
    <w:p w14:paraId="629C6944" w14:textId="257F5070" w:rsidR="008A74EA" w:rsidRPr="001A25FA" w:rsidDel="001A25FA" w:rsidRDefault="008A74EA" w:rsidP="008A74EA">
      <w:pPr>
        <w:rPr>
          <w:del w:id="965" w:author="pranav baradkar" w:date="2021-09-16T23:45:00Z"/>
          <w:noProof/>
          <w:sz w:val="22"/>
          <w:szCs w:val="22"/>
          <w:rPrChange w:id="966" w:author="pranav baradkar" w:date="2021-09-16T23:50:00Z">
            <w:rPr>
              <w:del w:id="967" w:author="pranav baradkar" w:date="2021-09-16T23:45:00Z"/>
              <w:noProof/>
            </w:rPr>
          </w:rPrChange>
        </w:rPr>
      </w:pPr>
    </w:p>
    <w:p w14:paraId="203DA065" w14:textId="773F1602" w:rsidR="008A74EA" w:rsidRPr="001A25FA" w:rsidDel="001A25FA" w:rsidRDefault="008A74EA" w:rsidP="008A74EA">
      <w:pPr>
        <w:rPr>
          <w:del w:id="968" w:author="pranav baradkar" w:date="2021-09-16T23:45:00Z"/>
          <w:noProof/>
          <w:sz w:val="22"/>
          <w:szCs w:val="22"/>
          <w:rPrChange w:id="969" w:author="pranav baradkar" w:date="2021-09-16T23:50:00Z">
            <w:rPr>
              <w:del w:id="970" w:author="pranav baradkar" w:date="2021-09-16T23:45:00Z"/>
              <w:noProof/>
            </w:rPr>
          </w:rPrChange>
        </w:rPr>
      </w:pPr>
    </w:p>
    <w:p w14:paraId="4A3C4A54" w14:textId="77777777" w:rsidR="008A74EA" w:rsidRPr="001A25FA" w:rsidDel="001A25FA" w:rsidRDefault="008A74EA" w:rsidP="008A74EA">
      <w:pPr>
        <w:rPr>
          <w:del w:id="971" w:author="pranav baradkar" w:date="2021-09-16T23:45:00Z"/>
          <w:noProof/>
          <w:sz w:val="22"/>
          <w:szCs w:val="22"/>
          <w:rPrChange w:id="972" w:author="pranav baradkar" w:date="2021-09-16T23:50:00Z">
            <w:rPr>
              <w:del w:id="973" w:author="pranav baradkar" w:date="2021-09-16T23:45:00Z"/>
              <w:noProof/>
            </w:rPr>
          </w:rPrChange>
        </w:rPr>
      </w:pPr>
    </w:p>
    <w:p w14:paraId="373F7FC6" w14:textId="2F91C367" w:rsidR="00F54B42" w:rsidRDefault="00E002B9">
      <w:pPr>
        <w:pStyle w:val="Content"/>
        <w:pPrChange w:id="974" w:author="pranav baradkar" w:date="2021-09-16T23:45:00Z">
          <w:pPr>
            <w:spacing w:after="0" w:line="360" w:lineRule="auto"/>
          </w:pPr>
        </w:pPrChange>
      </w:pPr>
      <w:r w:rsidRPr="001A25FA">
        <w:rPr>
          <w:rPrChange w:id="975" w:author="pranav baradkar" w:date="2021-09-16T23:50:00Z">
            <w:rPr>
              <w:b/>
              <w:bCs/>
              <w:caps/>
              <w:color w:val="0563C1" w:themeColor="hyperlink"/>
              <w:u w:val="single"/>
            </w:rPr>
          </w:rPrChange>
        </w:rPr>
        <w:fldChar w:fldCharType="end"/>
      </w:r>
    </w:p>
    <w:p w14:paraId="060208CF" w14:textId="5B93F280" w:rsidR="0095750D" w:rsidRDefault="0095750D" w:rsidP="00E002B9">
      <w:pPr>
        <w:spacing w:after="0" w:line="360" w:lineRule="auto"/>
        <w:rPr>
          <w:ins w:id="976" w:author="pranav baradkar" w:date="2021-09-16T23:49:00Z"/>
        </w:rPr>
      </w:pPr>
    </w:p>
    <w:p w14:paraId="06FBA7D8" w14:textId="77777777" w:rsidR="001A25FA" w:rsidRDefault="001A25FA" w:rsidP="00E002B9">
      <w:pPr>
        <w:spacing w:after="0" w:line="360" w:lineRule="auto"/>
      </w:pPr>
    </w:p>
    <w:p w14:paraId="267722EB" w14:textId="43835D6C" w:rsidR="0095750D" w:rsidDel="001A25FA" w:rsidRDefault="0095750D" w:rsidP="00E002B9">
      <w:pPr>
        <w:spacing w:after="0" w:line="360" w:lineRule="auto"/>
        <w:rPr>
          <w:del w:id="977" w:author="pranav baradkar" w:date="2021-09-16T23:47:00Z"/>
        </w:rPr>
      </w:pPr>
    </w:p>
    <w:p w14:paraId="21A3E016" w14:textId="26D87C64" w:rsidR="0095750D" w:rsidDel="001A25FA" w:rsidRDefault="0095750D" w:rsidP="00E002B9">
      <w:pPr>
        <w:spacing w:after="0" w:line="360" w:lineRule="auto"/>
        <w:rPr>
          <w:del w:id="978" w:author="pranav baradkar" w:date="2021-09-16T23:47:00Z"/>
        </w:rPr>
      </w:pPr>
    </w:p>
    <w:p w14:paraId="5A28DE58" w14:textId="6CE6C3E3" w:rsidR="0095750D" w:rsidDel="001A25FA" w:rsidRDefault="0095750D" w:rsidP="00E002B9">
      <w:pPr>
        <w:spacing w:after="0" w:line="360" w:lineRule="auto"/>
        <w:rPr>
          <w:del w:id="979" w:author="pranav baradkar" w:date="2021-09-16T23:47:00Z"/>
        </w:rPr>
      </w:pPr>
    </w:p>
    <w:p w14:paraId="6BF5C736" w14:textId="4EE84440" w:rsidR="0095750D" w:rsidDel="001A25FA" w:rsidRDefault="0095750D" w:rsidP="00E002B9">
      <w:pPr>
        <w:spacing w:after="0" w:line="360" w:lineRule="auto"/>
        <w:rPr>
          <w:del w:id="980" w:author="pranav baradkar" w:date="2021-09-16T23:45:00Z"/>
        </w:rPr>
      </w:pPr>
    </w:p>
    <w:p w14:paraId="3F8F18CD" w14:textId="77777777" w:rsidR="0095750D" w:rsidRPr="00E002B9" w:rsidDel="001A25FA" w:rsidRDefault="0095750D" w:rsidP="00E002B9">
      <w:pPr>
        <w:spacing w:after="0" w:line="360" w:lineRule="auto"/>
        <w:rPr>
          <w:del w:id="981" w:author="pranav baradkar" w:date="2021-09-16T23:45:00Z"/>
        </w:rPr>
      </w:pPr>
    </w:p>
    <w:p w14:paraId="1AACEBB8" w14:textId="6697BA84" w:rsidR="00F54B42" w:rsidRDefault="00F54B42" w:rsidP="00F54B42">
      <w:pPr>
        <w:spacing w:after="0" w:line="480" w:lineRule="auto"/>
      </w:pPr>
    </w:p>
    <w:p w14:paraId="190E99F4" w14:textId="3235827F" w:rsidR="00E002B9" w:rsidRDefault="00793295" w:rsidP="00081C72">
      <w:pPr>
        <w:pStyle w:val="Lists"/>
      </w:pPr>
      <w:bookmarkStart w:id="982" w:name="_Toc82728579"/>
      <w:r w:rsidRPr="00793295">
        <w:lastRenderedPageBreak/>
        <w:t>L</w:t>
      </w:r>
      <w:r w:rsidR="00081C72">
        <w:t>IST OF FIGURES</w:t>
      </w:r>
      <w:bookmarkEnd w:id="982"/>
    </w:p>
    <w:p w14:paraId="0253D21A" w14:textId="38B013D4" w:rsidR="001A25FA" w:rsidRPr="001A25FA" w:rsidRDefault="0095750D">
      <w:pPr>
        <w:pStyle w:val="TOF"/>
        <w:rPr>
          <w:ins w:id="983" w:author="pranav baradkar" w:date="2021-09-16T23:42:00Z"/>
          <w:rFonts w:asciiTheme="minorHAnsi" w:eastAsiaTheme="minorEastAsia" w:hAnsiTheme="minorHAnsi" w:cstheme="minorBidi"/>
          <w:noProof/>
          <w:lang w:eastAsia="en-IN"/>
          <w:rPrChange w:id="984" w:author="pranav baradkar" w:date="2021-09-16T23:42:00Z">
            <w:rPr>
              <w:ins w:id="985" w:author="pranav baradkar" w:date="2021-09-16T23:42:00Z"/>
              <w:rFonts w:asciiTheme="minorHAnsi" w:eastAsiaTheme="minorEastAsia" w:hAnsiTheme="minorHAnsi" w:cstheme="minorBidi"/>
              <w:noProof/>
              <w:sz w:val="22"/>
              <w:szCs w:val="22"/>
              <w:lang w:eastAsia="en-IN"/>
            </w:rPr>
          </w:rPrChange>
        </w:rPr>
        <w:pPrChange w:id="986" w:author="pranav baradkar" w:date="2021-09-16T23:43:00Z">
          <w:pPr>
            <w:pStyle w:val="TableofFigures"/>
            <w:tabs>
              <w:tab w:val="right" w:leader="dot" w:pos="9016"/>
            </w:tabs>
          </w:pPr>
        </w:pPrChange>
      </w:pPr>
      <w:r w:rsidRPr="001A25FA">
        <w:rPr>
          <w:rPrChange w:id="987" w:author="pranav baradkar" w:date="2021-09-16T23:42:00Z">
            <w:rPr>
              <w:sz w:val="22"/>
              <w:szCs w:val="22"/>
            </w:rPr>
          </w:rPrChange>
        </w:rPr>
        <w:fldChar w:fldCharType="begin"/>
      </w:r>
      <w:r w:rsidRPr="001A25FA">
        <w:rPr>
          <w:rPrChange w:id="988" w:author="pranav baradkar" w:date="2021-09-16T23:42:00Z">
            <w:rPr>
              <w:sz w:val="22"/>
              <w:szCs w:val="22"/>
            </w:rPr>
          </w:rPrChange>
        </w:rPr>
        <w:instrText xml:space="preserve"> TOC \h \z \c "Figure" </w:instrText>
      </w:r>
      <w:r w:rsidRPr="001A25FA">
        <w:rPr>
          <w:rPrChange w:id="989" w:author="pranav baradkar" w:date="2021-09-16T23:42:00Z">
            <w:rPr>
              <w:sz w:val="22"/>
              <w:szCs w:val="22"/>
            </w:rPr>
          </w:rPrChange>
        </w:rPr>
        <w:fldChar w:fldCharType="separate"/>
      </w:r>
      <w:ins w:id="990" w:author="pranav baradkar" w:date="2021-09-16T23:42:00Z">
        <w:r w:rsidR="001A25FA" w:rsidRPr="001A25FA">
          <w:rPr>
            <w:rStyle w:val="Hyperlink"/>
            <w:noProof/>
            <w:rPrChange w:id="991" w:author="pranav baradkar" w:date="2021-09-16T23:42:00Z">
              <w:rPr>
                <w:rStyle w:val="Hyperlink"/>
                <w:noProof/>
              </w:rPr>
            </w:rPrChange>
          </w:rPr>
          <w:fldChar w:fldCharType="begin"/>
        </w:r>
        <w:r w:rsidR="001A25FA" w:rsidRPr="001A25FA">
          <w:rPr>
            <w:rStyle w:val="Hyperlink"/>
            <w:noProof/>
          </w:rPr>
          <w:instrText xml:space="preserve"> </w:instrText>
        </w:r>
        <w:r w:rsidR="001A25FA" w:rsidRPr="001A25FA">
          <w:rPr>
            <w:noProof/>
          </w:rPr>
          <w:instrText>HYPERLINK \l "_Toc82728160"</w:instrText>
        </w:r>
        <w:r w:rsidR="001A25FA" w:rsidRPr="001A25FA">
          <w:rPr>
            <w:rStyle w:val="Hyperlink"/>
            <w:noProof/>
          </w:rPr>
          <w:instrText xml:space="preserve"> </w:instrText>
        </w:r>
        <w:r w:rsidR="001A25FA" w:rsidRPr="001A25FA">
          <w:rPr>
            <w:rStyle w:val="Hyperlink"/>
            <w:noProof/>
            <w:rPrChange w:id="992" w:author="pranav baradkar" w:date="2021-09-16T23:42:00Z">
              <w:rPr>
                <w:rStyle w:val="Hyperlink"/>
                <w:noProof/>
              </w:rPr>
            </w:rPrChange>
          </w:rPr>
          <w:fldChar w:fldCharType="separate"/>
        </w:r>
        <w:r w:rsidR="001A25FA" w:rsidRPr="001A25FA">
          <w:rPr>
            <w:rStyle w:val="Hyperlink"/>
            <w:noProof/>
          </w:rPr>
          <w:t>Figure 1.1: Range of IRI on different types of roads. (Source: IRC SP 16 2019)</w:t>
        </w:r>
        <w:r w:rsidR="001A25FA" w:rsidRPr="001A25FA">
          <w:rPr>
            <w:noProof/>
            <w:webHidden/>
          </w:rPr>
          <w:tab/>
        </w:r>
        <w:r w:rsidR="001A25FA" w:rsidRPr="001A25FA">
          <w:rPr>
            <w:noProof/>
            <w:webHidden/>
            <w:rPrChange w:id="993" w:author="pranav baradkar" w:date="2021-09-16T23:42:00Z">
              <w:rPr>
                <w:noProof/>
                <w:webHidden/>
              </w:rPr>
            </w:rPrChange>
          </w:rPr>
          <w:fldChar w:fldCharType="begin"/>
        </w:r>
        <w:r w:rsidR="001A25FA" w:rsidRPr="001A25FA">
          <w:rPr>
            <w:noProof/>
            <w:webHidden/>
          </w:rPr>
          <w:instrText xml:space="preserve"> PAGEREF _Toc82728160 \h </w:instrText>
        </w:r>
      </w:ins>
      <w:r w:rsidR="001A25FA" w:rsidRPr="001A25FA">
        <w:rPr>
          <w:noProof/>
          <w:webHidden/>
          <w:rPrChange w:id="994" w:author="pranav baradkar" w:date="2021-09-16T23:42:00Z">
            <w:rPr>
              <w:noProof/>
              <w:webHidden/>
            </w:rPr>
          </w:rPrChange>
        </w:rPr>
      </w:r>
      <w:r w:rsidR="001A25FA" w:rsidRPr="001A25FA">
        <w:rPr>
          <w:noProof/>
          <w:webHidden/>
          <w:rPrChange w:id="995" w:author="pranav baradkar" w:date="2021-09-16T23:42:00Z">
            <w:rPr>
              <w:noProof/>
              <w:webHidden/>
            </w:rPr>
          </w:rPrChange>
        </w:rPr>
        <w:fldChar w:fldCharType="separate"/>
      </w:r>
      <w:ins w:id="996" w:author="pranav baradkar" w:date="2021-09-16T23:42:00Z">
        <w:r w:rsidR="001A25FA" w:rsidRPr="001A25FA">
          <w:rPr>
            <w:noProof/>
            <w:webHidden/>
          </w:rPr>
          <w:t>4</w:t>
        </w:r>
        <w:r w:rsidR="001A25FA" w:rsidRPr="001A25FA">
          <w:rPr>
            <w:noProof/>
            <w:webHidden/>
            <w:rPrChange w:id="997" w:author="pranav baradkar" w:date="2021-09-16T23:42:00Z">
              <w:rPr>
                <w:noProof/>
                <w:webHidden/>
              </w:rPr>
            </w:rPrChange>
          </w:rPr>
          <w:fldChar w:fldCharType="end"/>
        </w:r>
        <w:r w:rsidR="001A25FA" w:rsidRPr="001A25FA">
          <w:rPr>
            <w:rStyle w:val="Hyperlink"/>
            <w:noProof/>
            <w:rPrChange w:id="998" w:author="pranav baradkar" w:date="2021-09-16T23:42:00Z">
              <w:rPr>
                <w:rStyle w:val="Hyperlink"/>
                <w:noProof/>
              </w:rPr>
            </w:rPrChange>
          </w:rPr>
          <w:fldChar w:fldCharType="end"/>
        </w:r>
      </w:ins>
    </w:p>
    <w:p w14:paraId="64AFDFD9" w14:textId="4653464E" w:rsidR="001A25FA" w:rsidRPr="001A25FA" w:rsidRDefault="001A25FA">
      <w:pPr>
        <w:pStyle w:val="TOF"/>
        <w:rPr>
          <w:ins w:id="999" w:author="pranav baradkar" w:date="2021-09-16T23:42:00Z"/>
          <w:rFonts w:asciiTheme="minorHAnsi" w:eastAsiaTheme="minorEastAsia" w:hAnsiTheme="minorHAnsi" w:cstheme="minorBidi"/>
          <w:noProof/>
          <w:lang w:eastAsia="en-IN"/>
          <w:rPrChange w:id="1000" w:author="pranav baradkar" w:date="2021-09-16T23:42:00Z">
            <w:rPr>
              <w:ins w:id="1001" w:author="pranav baradkar" w:date="2021-09-16T23:42:00Z"/>
              <w:rFonts w:asciiTheme="minorHAnsi" w:eastAsiaTheme="minorEastAsia" w:hAnsiTheme="minorHAnsi" w:cstheme="minorBidi"/>
              <w:noProof/>
              <w:sz w:val="22"/>
              <w:szCs w:val="22"/>
              <w:lang w:eastAsia="en-IN"/>
            </w:rPr>
          </w:rPrChange>
        </w:rPr>
        <w:pPrChange w:id="1002" w:author="pranav baradkar" w:date="2021-09-16T23:43:00Z">
          <w:pPr>
            <w:pStyle w:val="TableofFigures"/>
            <w:tabs>
              <w:tab w:val="right" w:leader="dot" w:pos="9016"/>
            </w:tabs>
          </w:pPr>
        </w:pPrChange>
      </w:pPr>
      <w:ins w:id="1003" w:author="pranav baradkar" w:date="2021-09-16T23:42:00Z">
        <w:r w:rsidRPr="001A25FA">
          <w:rPr>
            <w:rStyle w:val="Hyperlink"/>
            <w:noProof/>
            <w:rPrChange w:id="1004"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"_Toc82728161"</w:instrText>
        </w:r>
        <w:r w:rsidRPr="001A25FA">
          <w:rPr>
            <w:rStyle w:val="Hyperlink"/>
            <w:noProof/>
          </w:rPr>
          <w:instrText xml:space="preserve"> </w:instrText>
        </w:r>
        <w:r w:rsidRPr="001A25FA">
          <w:rPr>
            <w:rStyle w:val="Hyperlink"/>
            <w:noProof/>
            <w:rPrChange w:id="1005" w:author="pranav baradkar" w:date="2021-09-16T23:42:00Z">
              <w:rPr>
                <w:rStyle w:val="Hyperlink"/>
                <w:noProof/>
              </w:rPr>
            </w:rPrChange>
          </w:rPr>
          <w:fldChar w:fldCharType="separate"/>
        </w:r>
        <w:r w:rsidRPr="001A25FA">
          <w:rPr>
            <w:rStyle w:val="Hyperlink"/>
            <w:noProof/>
          </w:rPr>
          <w:t>Figure 2.1 Straightedge (source: google)</w:t>
        </w:r>
        <w:r w:rsidRPr="001A25FA">
          <w:rPr>
            <w:noProof/>
            <w:webHidden/>
          </w:rPr>
          <w:tab/>
        </w:r>
        <w:r w:rsidRPr="001A25FA">
          <w:rPr>
            <w:noProof/>
            <w:webHidden/>
            <w:rPrChange w:id="1006" w:author="pranav baradkar" w:date="2021-09-16T23:42:00Z">
              <w:rPr>
                <w:noProof/>
                <w:webHidden/>
              </w:rPr>
            </w:rPrChange>
          </w:rPr>
          <w:fldChar w:fldCharType="begin"/>
        </w:r>
        <w:r w:rsidRPr="001A25FA">
          <w:rPr>
            <w:noProof/>
            <w:webHidden/>
          </w:rPr>
          <w:instrText xml:space="preserve"> PAGEREF _Toc82728161 \h </w:instrText>
        </w:r>
      </w:ins>
      <w:r w:rsidRPr="001A25FA">
        <w:rPr>
          <w:noProof/>
          <w:webHidden/>
          <w:rPrChange w:id="1007" w:author="pranav baradkar" w:date="2021-09-16T23:42:00Z">
            <w:rPr>
              <w:noProof/>
              <w:webHidden/>
            </w:rPr>
          </w:rPrChange>
        </w:rPr>
      </w:r>
      <w:r w:rsidRPr="001A25FA">
        <w:rPr>
          <w:noProof/>
          <w:webHidden/>
          <w:rPrChange w:id="1008" w:author="pranav baradkar" w:date="2021-09-16T23:42:00Z">
            <w:rPr>
              <w:noProof/>
              <w:webHidden/>
            </w:rPr>
          </w:rPrChange>
        </w:rPr>
        <w:fldChar w:fldCharType="separate"/>
      </w:r>
      <w:ins w:id="1009" w:author="pranav baradkar" w:date="2021-09-16T23:42:00Z">
        <w:r w:rsidRPr="001A25FA">
          <w:rPr>
            <w:noProof/>
            <w:webHidden/>
          </w:rPr>
          <w:t>9</w:t>
        </w:r>
        <w:r w:rsidRPr="001A25FA">
          <w:rPr>
            <w:noProof/>
            <w:webHidden/>
            <w:rPrChange w:id="1010" w:author="pranav baradkar" w:date="2021-09-16T23:42:00Z">
              <w:rPr>
                <w:noProof/>
                <w:webHidden/>
              </w:rPr>
            </w:rPrChange>
          </w:rPr>
          <w:fldChar w:fldCharType="end"/>
        </w:r>
        <w:r w:rsidRPr="001A25FA">
          <w:rPr>
            <w:rStyle w:val="Hyperlink"/>
            <w:noProof/>
            <w:rPrChange w:id="1011" w:author="pranav baradkar" w:date="2021-09-16T23:42:00Z">
              <w:rPr>
                <w:rStyle w:val="Hyperlink"/>
                <w:noProof/>
              </w:rPr>
            </w:rPrChange>
          </w:rPr>
          <w:fldChar w:fldCharType="end"/>
        </w:r>
      </w:ins>
    </w:p>
    <w:p w14:paraId="4A2B6EB6" w14:textId="3F0C8CCA" w:rsidR="001A25FA" w:rsidRPr="001A25FA" w:rsidRDefault="001A25FA">
      <w:pPr>
        <w:pStyle w:val="TOF"/>
        <w:rPr>
          <w:ins w:id="1012" w:author="pranav baradkar" w:date="2021-09-16T23:42:00Z"/>
          <w:rFonts w:asciiTheme="minorHAnsi" w:eastAsiaTheme="minorEastAsia" w:hAnsiTheme="minorHAnsi" w:cstheme="minorBidi"/>
          <w:noProof/>
          <w:lang w:eastAsia="en-IN"/>
          <w:rPrChange w:id="1013" w:author="pranav baradkar" w:date="2021-09-16T23:42:00Z">
            <w:rPr>
              <w:ins w:id="1014" w:author="pranav baradkar" w:date="2021-09-16T23:42:00Z"/>
              <w:rFonts w:asciiTheme="minorHAnsi" w:eastAsiaTheme="minorEastAsia" w:hAnsiTheme="minorHAnsi" w:cstheme="minorBidi"/>
              <w:noProof/>
              <w:sz w:val="22"/>
              <w:szCs w:val="22"/>
              <w:lang w:eastAsia="en-IN"/>
            </w:rPr>
          </w:rPrChange>
        </w:rPr>
        <w:pPrChange w:id="1015" w:author="pranav baradkar" w:date="2021-09-16T23:43:00Z">
          <w:pPr>
            <w:pStyle w:val="TableofFigures"/>
            <w:tabs>
              <w:tab w:val="right" w:leader="dot" w:pos="9016"/>
            </w:tabs>
          </w:pPr>
        </w:pPrChange>
      </w:pPr>
      <w:ins w:id="1016" w:author="pranav baradkar" w:date="2021-09-16T23:42:00Z">
        <w:r w:rsidRPr="001A25FA">
          <w:rPr>
            <w:rStyle w:val="Hyperlink"/>
            <w:noProof/>
            <w:rPrChange w:id="1017"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"_Toc82728162"</w:instrText>
        </w:r>
        <w:r w:rsidRPr="001A25FA">
          <w:rPr>
            <w:rStyle w:val="Hyperlink"/>
            <w:noProof/>
          </w:rPr>
          <w:instrText xml:space="preserve"> </w:instrText>
        </w:r>
        <w:r w:rsidRPr="001A25FA">
          <w:rPr>
            <w:rStyle w:val="Hyperlink"/>
            <w:noProof/>
            <w:rPrChange w:id="1018" w:author="pranav baradkar" w:date="2021-09-16T23:42:00Z">
              <w:rPr>
                <w:rStyle w:val="Hyperlink"/>
                <w:noProof/>
              </w:rPr>
            </w:rPrChange>
          </w:rPr>
          <w:fldChar w:fldCharType="separate"/>
        </w:r>
        <w:r w:rsidRPr="001A25FA">
          <w:rPr>
            <w:rStyle w:val="Hyperlink"/>
            <w:noProof/>
          </w:rPr>
          <w:t>Figure 2.2 Rod and level surveying (source: google)</w:t>
        </w:r>
        <w:r w:rsidRPr="001A25FA">
          <w:rPr>
            <w:noProof/>
            <w:webHidden/>
          </w:rPr>
          <w:tab/>
        </w:r>
        <w:r w:rsidRPr="001A25FA">
          <w:rPr>
            <w:noProof/>
            <w:webHidden/>
            <w:rPrChange w:id="1019" w:author="pranav baradkar" w:date="2021-09-16T23:42:00Z">
              <w:rPr>
                <w:noProof/>
                <w:webHidden/>
              </w:rPr>
            </w:rPrChange>
          </w:rPr>
          <w:fldChar w:fldCharType="begin"/>
        </w:r>
        <w:r w:rsidRPr="001A25FA">
          <w:rPr>
            <w:noProof/>
            <w:webHidden/>
          </w:rPr>
          <w:instrText xml:space="preserve"> PAGEREF _Toc82728162 \h </w:instrText>
        </w:r>
      </w:ins>
      <w:r w:rsidRPr="001A25FA">
        <w:rPr>
          <w:noProof/>
          <w:webHidden/>
          <w:rPrChange w:id="1020" w:author="pranav baradkar" w:date="2021-09-16T23:42:00Z">
            <w:rPr>
              <w:noProof/>
              <w:webHidden/>
            </w:rPr>
          </w:rPrChange>
        </w:rPr>
      </w:r>
      <w:r w:rsidRPr="001A25FA">
        <w:rPr>
          <w:noProof/>
          <w:webHidden/>
          <w:rPrChange w:id="1021" w:author="pranav baradkar" w:date="2021-09-16T23:42:00Z">
            <w:rPr>
              <w:noProof/>
              <w:webHidden/>
            </w:rPr>
          </w:rPrChange>
        </w:rPr>
        <w:fldChar w:fldCharType="separate"/>
      </w:r>
      <w:ins w:id="1022" w:author="pranav baradkar" w:date="2021-09-16T23:42:00Z">
        <w:r w:rsidRPr="001A25FA">
          <w:rPr>
            <w:noProof/>
            <w:webHidden/>
          </w:rPr>
          <w:t>9</w:t>
        </w:r>
        <w:r w:rsidRPr="001A25FA">
          <w:rPr>
            <w:noProof/>
            <w:webHidden/>
            <w:rPrChange w:id="1023" w:author="pranav baradkar" w:date="2021-09-16T23:42:00Z">
              <w:rPr>
                <w:noProof/>
                <w:webHidden/>
              </w:rPr>
            </w:rPrChange>
          </w:rPr>
          <w:fldChar w:fldCharType="end"/>
        </w:r>
        <w:r w:rsidRPr="001A25FA">
          <w:rPr>
            <w:rStyle w:val="Hyperlink"/>
            <w:noProof/>
            <w:rPrChange w:id="1024" w:author="pranav baradkar" w:date="2021-09-16T23:42:00Z">
              <w:rPr>
                <w:rStyle w:val="Hyperlink"/>
                <w:noProof/>
              </w:rPr>
            </w:rPrChange>
          </w:rPr>
          <w:fldChar w:fldCharType="end"/>
        </w:r>
      </w:ins>
    </w:p>
    <w:p w14:paraId="7F4315A7" w14:textId="4417F207" w:rsidR="001A25FA" w:rsidRPr="001A25FA" w:rsidRDefault="001A25FA">
      <w:pPr>
        <w:pStyle w:val="TOF"/>
        <w:rPr>
          <w:ins w:id="1025" w:author="pranav baradkar" w:date="2021-09-16T23:42:00Z"/>
          <w:rFonts w:asciiTheme="minorHAnsi" w:eastAsiaTheme="minorEastAsia" w:hAnsiTheme="minorHAnsi" w:cstheme="minorBidi"/>
          <w:noProof/>
          <w:lang w:eastAsia="en-IN"/>
          <w:rPrChange w:id="1026" w:author="pranav baradkar" w:date="2021-09-16T23:42:00Z">
            <w:rPr>
              <w:ins w:id="1027" w:author="pranav baradkar" w:date="2021-09-16T23:42:00Z"/>
              <w:rFonts w:asciiTheme="minorHAnsi" w:eastAsiaTheme="minorEastAsia" w:hAnsiTheme="minorHAnsi" w:cstheme="minorBidi"/>
              <w:noProof/>
              <w:sz w:val="22"/>
              <w:szCs w:val="22"/>
              <w:lang w:eastAsia="en-IN"/>
            </w:rPr>
          </w:rPrChange>
        </w:rPr>
        <w:pPrChange w:id="1028" w:author="pranav baradkar" w:date="2021-09-16T23:43:00Z">
          <w:pPr>
            <w:pStyle w:val="TableofFigures"/>
            <w:tabs>
              <w:tab w:val="right" w:leader="dot" w:pos="9016"/>
            </w:tabs>
          </w:pPr>
        </w:pPrChange>
      </w:pPr>
      <w:ins w:id="1029" w:author="pranav baradkar" w:date="2021-09-16T23:42:00Z">
        <w:r w:rsidRPr="001A25FA">
          <w:rPr>
            <w:rStyle w:val="Hyperlink"/>
            <w:noProof/>
            <w:rPrChange w:id="1030"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"_Toc82728163"</w:instrText>
        </w:r>
        <w:r w:rsidRPr="001A25FA">
          <w:rPr>
            <w:rStyle w:val="Hyperlink"/>
            <w:noProof/>
          </w:rPr>
          <w:instrText xml:space="preserve"> </w:instrText>
        </w:r>
        <w:r w:rsidRPr="001A25FA">
          <w:rPr>
            <w:rStyle w:val="Hyperlink"/>
            <w:noProof/>
            <w:rPrChange w:id="1031" w:author="pranav baradkar" w:date="2021-09-16T23:42:00Z">
              <w:rPr>
                <w:rStyle w:val="Hyperlink"/>
                <w:noProof/>
              </w:rPr>
            </w:rPrChange>
          </w:rPr>
          <w:fldChar w:fldCharType="separate"/>
        </w:r>
        <w:r w:rsidRPr="001A25FA">
          <w:rPr>
            <w:rStyle w:val="Hyperlink"/>
            <w:noProof/>
          </w:rPr>
          <w:t>Figure 2.3 Dipstick (source: M. W. Sayers et al. 1998)</w:t>
        </w:r>
        <w:r w:rsidRPr="001A25FA">
          <w:rPr>
            <w:noProof/>
            <w:webHidden/>
          </w:rPr>
          <w:tab/>
        </w:r>
        <w:r w:rsidRPr="001A25FA">
          <w:rPr>
            <w:noProof/>
            <w:webHidden/>
            <w:rPrChange w:id="1032" w:author="pranav baradkar" w:date="2021-09-16T23:42:00Z">
              <w:rPr>
                <w:noProof/>
                <w:webHidden/>
              </w:rPr>
            </w:rPrChange>
          </w:rPr>
          <w:fldChar w:fldCharType="begin"/>
        </w:r>
        <w:r w:rsidRPr="001A25FA">
          <w:rPr>
            <w:noProof/>
            <w:webHidden/>
          </w:rPr>
          <w:instrText xml:space="preserve"> PAGEREF _Toc82728163 \h </w:instrText>
        </w:r>
      </w:ins>
      <w:r w:rsidRPr="001A25FA">
        <w:rPr>
          <w:noProof/>
          <w:webHidden/>
          <w:rPrChange w:id="1033" w:author="pranav baradkar" w:date="2021-09-16T23:42:00Z">
            <w:rPr>
              <w:noProof/>
              <w:webHidden/>
            </w:rPr>
          </w:rPrChange>
        </w:rPr>
      </w:r>
      <w:r w:rsidRPr="001A25FA">
        <w:rPr>
          <w:noProof/>
          <w:webHidden/>
          <w:rPrChange w:id="1034" w:author="pranav baradkar" w:date="2021-09-16T23:42:00Z">
            <w:rPr>
              <w:noProof/>
              <w:webHidden/>
            </w:rPr>
          </w:rPrChange>
        </w:rPr>
        <w:fldChar w:fldCharType="separate"/>
      </w:r>
      <w:ins w:id="1035" w:author="pranav baradkar" w:date="2021-09-16T23:42:00Z">
        <w:r w:rsidRPr="001A25FA">
          <w:rPr>
            <w:noProof/>
            <w:webHidden/>
          </w:rPr>
          <w:t>9</w:t>
        </w:r>
        <w:r w:rsidRPr="001A25FA">
          <w:rPr>
            <w:noProof/>
            <w:webHidden/>
            <w:rPrChange w:id="1036" w:author="pranav baradkar" w:date="2021-09-16T23:42:00Z">
              <w:rPr>
                <w:noProof/>
                <w:webHidden/>
              </w:rPr>
            </w:rPrChange>
          </w:rPr>
          <w:fldChar w:fldCharType="end"/>
        </w:r>
        <w:r w:rsidRPr="001A25FA">
          <w:rPr>
            <w:rStyle w:val="Hyperlink"/>
            <w:noProof/>
            <w:rPrChange w:id="1037" w:author="pranav baradkar" w:date="2021-09-16T23:42:00Z">
              <w:rPr>
                <w:rStyle w:val="Hyperlink"/>
                <w:noProof/>
              </w:rPr>
            </w:rPrChange>
          </w:rPr>
          <w:fldChar w:fldCharType="end"/>
        </w:r>
      </w:ins>
    </w:p>
    <w:p w14:paraId="4BA2AA31" w14:textId="7B3B519F" w:rsidR="001A25FA" w:rsidRPr="001A25FA" w:rsidRDefault="001A25FA">
      <w:pPr>
        <w:pStyle w:val="TOF"/>
        <w:rPr>
          <w:ins w:id="1038" w:author="pranav baradkar" w:date="2021-09-16T23:42:00Z"/>
          <w:rFonts w:asciiTheme="minorHAnsi" w:eastAsiaTheme="minorEastAsia" w:hAnsiTheme="minorHAnsi" w:cstheme="minorBidi"/>
          <w:noProof/>
          <w:lang w:eastAsia="en-IN"/>
          <w:rPrChange w:id="1039" w:author="pranav baradkar" w:date="2021-09-16T23:42:00Z">
            <w:rPr>
              <w:ins w:id="1040" w:author="pranav baradkar" w:date="2021-09-16T23:42:00Z"/>
              <w:rFonts w:asciiTheme="minorHAnsi" w:eastAsiaTheme="minorEastAsia" w:hAnsiTheme="minorHAnsi" w:cstheme="minorBidi"/>
              <w:noProof/>
              <w:sz w:val="22"/>
              <w:szCs w:val="22"/>
              <w:lang w:eastAsia="en-IN"/>
            </w:rPr>
          </w:rPrChange>
        </w:rPr>
        <w:pPrChange w:id="1041" w:author="pranav baradkar" w:date="2021-09-16T23:43:00Z">
          <w:pPr>
            <w:pStyle w:val="TableofFigures"/>
            <w:tabs>
              <w:tab w:val="right" w:leader="dot" w:pos="9016"/>
            </w:tabs>
          </w:pPr>
        </w:pPrChange>
      </w:pPr>
      <w:ins w:id="1042" w:author="pranav baradkar" w:date="2021-09-16T23:42:00Z">
        <w:r w:rsidRPr="001A25FA">
          <w:rPr>
            <w:rStyle w:val="Hyperlink"/>
            <w:noProof/>
            <w:rPrChange w:id="1043"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"_Toc82728164"</w:instrText>
        </w:r>
        <w:r w:rsidRPr="001A25FA">
          <w:rPr>
            <w:rStyle w:val="Hyperlink"/>
            <w:noProof/>
          </w:rPr>
          <w:instrText xml:space="preserve"> </w:instrText>
        </w:r>
        <w:r w:rsidRPr="001A25FA">
          <w:rPr>
            <w:rStyle w:val="Hyperlink"/>
            <w:noProof/>
            <w:rPrChange w:id="1044" w:author="pranav baradkar" w:date="2021-09-16T23:42:00Z">
              <w:rPr>
                <w:rStyle w:val="Hyperlink"/>
                <w:noProof/>
              </w:rPr>
            </w:rPrChange>
          </w:rPr>
          <w:fldChar w:fldCharType="separate"/>
        </w:r>
        <w:r w:rsidRPr="001A25FA">
          <w:rPr>
            <w:rStyle w:val="Hyperlink"/>
            <w:noProof/>
          </w:rPr>
          <w:t>Figure 2.4 MERLIN device (Source: google)</w:t>
        </w:r>
        <w:r w:rsidRPr="001A25FA">
          <w:rPr>
            <w:noProof/>
            <w:webHidden/>
          </w:rPr>
          <w:tab/>
        </w:r>
        <w:r w:rsidRPr="001A25FA">
          <w:rPr>
            <w:noProof/>
            <w:webHidden/>
            <w:rPrChange w:id="1045" w:author="pranav baradkar" w:date="2021-09-16T23:42:00Z">
              <w:rPr>
                <w:noProof/>
                <w:webHidden/>
              </w:rPr>
            </w:rPrChange>
          </w:rPr>
          <w:fldChar w:fldCharType="begin"/>
        </w:r>
        <w:r w:rsidRPr="001A25FA">
          <w:rPr>
            <w:noProof/>
            <w:webHidden/>
          </w:rPr>
          <w:instrText xml:space="preserve"> PAGEREF _Toc82728164 \h </w:instrText>
        </w:r>
      </w:ins>
      <w:r w:rsidRPr="001A25FA">
        <w:rPr>
          <w:noProof/>
          <w:webHidden/>
          <w:rPrChange w:id="1046" w:author="pranav baradkar" w:date="2021-09-16T23:42:00Z">
            <w:rPr>
              <w:noProof/>
              <w:webHidden/>
            </w:rPr>
          </w:rPrChange>
        </w:rPr>
      </w:r>
      <w:r w:rsidRPr="001A25FA">
        <w:rPr>
          <w:noProof/>
          <w:webHidden/>
          <w:rPrChange w:id="1047" w:author="pranav baradkar" w:date="2021-09-16T23:42:00Z">
            <w:rPr>
              <w:noProof/>
              <w:webHidden/>
            </w:rPr>
          </w:rPrChange>
        </w:rPr>
        <w:fldChar w:fldCharType="separate"/>
      </w:r>
      <w:ins w:id="1048" w:author="pranav baradkar" w:date="2021-09-16T23:42:00Z">
        <w:r w:rsidRPr="001A25FA">
          <w:rPr>
            <w:noProof/>
            <w:webHidden/>
          </w:rPr>
          <w:t>9</w:t>
        </w:r>
        <w:r w:rsidRPr="001A25FA">
          <w:rPr>
            <w:noProof/>
            <w:webHidden/>
            <w:rPrChange w:id="1049" w:author="pranav baradkar" w:date="2021-09-16T23:42:00Z">
              <w:rPr>
                <w:noProof/>
                <w:webHidden/>
              </w:rPr>
            </w:rPrChange>
          </w:rPr>
          <w:fldChar w:fldCharType="end"/>
        </w:r>
        <w:r w:rsidRPr="001A25FA">
          <w:rPr>
            <w:rStyle w:val="Hyperlink"/>
            <w:noProof/>
            <w:rPrChange w:id="1050" w:author="pranav baradkar" w:date="2021-09-16T23:42:00Z">
              <w:rPr>
                <w:rStyle w:val="Hyperlink"/>
                <w:noProof/>
              </w:rPr>
            </w:rPrChange>
          </w:rPr>
          <w:fldChar w:fldCharType="end"/>
        </w:r>
      </w:ins>
    </w:p>
    <w:p w14:paraId="3A6803D3" w14:textId="76E864BC" w:rsidR="001A25FA" w:rsidRPr="001A25FA" w:rsidRDefault="001A25FA">
      <w:pPr>
        <w:pStyle w:val="TOF"/>
        <w:rPr>
          <w:ins w:id="1051" w:author="pranav baradkar" w:date="2021-09-16T23:42:00Z"/>
          <w:rFonts w:asciiTheme="minorHAnsi" w:eastAsiaTheme="minorEastAsia" w:hAnsiTheme="minorHAnsi" w:cstheme="minorBidi"/>
          <w:noProof/>
          <w:lang w:eastAsia="en-IN"/>
          <w:rPrChange w:id="1052" w:author="pranav baradkar" w:date="2021-09-16T23:42:00Z">
            <w:rPr>
              <w:ins w:id="1053" w:author="pranav baradkar" w:date="2021-09-16T23:42:00Z"/>
              <w:rFonts w:asciiTheme="minorHAnsi" w:eastAsiaTheme="minorEastAsia" w:hAnsiTheme="minorHAnsi" w:cstheme="minorBidi"/>
              <w:noProof/>
              <w:sz w:val="22"/>
              <w:szCs w:val="22"/>
              <w:lang w:eastAsia="en-IN"/>
            </w:rPr>
          </w:rPrChange>
        </w:rPr>
        <w:pPrChange w:id="1054" w:author="pranav baradkar" w:date="2021-09-16T23:43:00Z">
          <w:pPr>
            <w:pStyle w:val="TableofFigures"/>
            <w:tabs>
              <w:tab w:val="right" w:leader="dot" w:pos="9016"/>
            </w:tabs>
          </w:pPr>
        </w:pPrChange>
      </w:pPr>
      <w:ins w:id="1055" w:author="pranav baradkar" w:date="2021-09-16T23:42:00Z">
        <w:r w:rsidRPr="001A25FA">
          <w:rPr>
            <w:rStyle w:val="Hyperlink"/>
            <w:noProof/>
            <w:rPrChange w:id="1056"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"_Toc82728165"</w:instrText>
        </w:r>
        <w:r w:rsidRPr="001A25FA">
          <w:rPr>
            <w:rStyle w:val="Hyperlink"/>
            <w:noProof/>
          </w:rPr>
          <w:instrText xml:space="preserve"> </w:instrText>
        </w:r>
        <w:r w:rsidRPr="001A25FA">
          <w:rPr>
            <w:rStyle w:val="Hyperlink"/>
            <w:noProof/>
            <w:rPrChange w:id="1057" w:author="pranav baradkar" w:date="2021-09-16T23:42:00Z">
              <w:rPr>
                <w:rStyle w:val="Hyperlink"/>
                <w:noProof/>
              </w:rPr>
            </w:rPrChange>
          </w:rPr>
          <w:fldChar w:fldCharType="separate"/>
        </w:r>
        <w:r w:rsidRPr="001A25FA">
          <w:rPr>
            <w:rStyle w:val="Hyperlink"/>
            <w:noProof/>
          </w:rPr>
          <w:t>Figure 2.5 Inertial Profiler (source: M.W Sayers, 1998)</w:t>
        </w:r>
        <w:r w:rsidRPr="001A25FA">
          <w:rPr>
            <w:noProof/>
            <w:webHidden/>
          </w:rPr>
          <w:tab/>
        </w:r>
        <w:r w:rsidRPr="001A25FA">
          <w:rPr>
            <w:noProof/>
            <w:webHidden/>
            <w:rPrChange w:id="1058" w:author="pranav baradkar" w:date="2021-09-16T23:42:00Z">
              <w:rPr>
                <w:noProof/>
                <w:webHidden/>
              </w:rPr>
            </w:rPrChange>
          </w:rPr>
          <w:fldChar w:fldCharType="begin"/>
        </w:r>
        <w:r w:rsidRPr="001A25FA">
          <w:rPr>
            <w:noProof/>
            <w:webHidden/>
          </w:rPr>
          <w:instrText xml:space="preserve"> PAGEREF _Toc82728165 \h </w:instrText>
        </w:r>
      </w:ins>
      <w:r w:rsidRPr="001A25FA">
        <w:rPr>
          <w:noProof/>
          <w:webHidden/>
          <w:rPrChange w:id="1059" w:author="pranav baradkar" w:date="2021-09-16T23:42:00Z">
            <w:rPr>
              <w:noProof/>
              <w:webHidden/>
            </w:rPr>
          </w:rPrChange>
        </w:rPr>
      </w:r>
      <w:r w:rsidRPr="001A25FA">
        <w:rPr>
          <w:noProof/>
          <w:webHidden/>
          <w:rPrChange w:id="1060" w:author="pranav baradkar" w:date="2021-09-16T23:42:00Z">
            <w:rPr>
              <w:noProof/>
              <w:webHidden/>
            </w:rPr>
          </w:rPrChange>
        </w:rPr>
        <w:fldChar w:fldCharType="separate"/>
      </w:r>
      <w:ins w:id="1061" w:author="pranav baradkar" w:date="2021-09-16T23:42:00Z">
        <w:r w:rsidRPr="001A25FA">
          <w:rPr>
            <w:noProof/>
            <w:webHidden/>
          </w:rPr>
          <w:t>9</w:t>
        </w:r>
        <w:r w:rsidRPr="001A25FA">
          <w:rPr>
            <w:noProof/>
            <w:webHidden/>
            <w:rPrChange w:id="1062" w:author="pranav baradkar" w:date="2021-09-16T23:42:00Z">
              <w:rPr>
                <w:noProof/>
                <w:webHidden/>
              </w:rPr>
            </w:rPrChange>
          </w:rPr>
          <w:fldChar w:fldCharType="end"/>
        </w:r>
        <w:r w:rsidRPr="001A25FA">
          <w:rPr>
            <w:rStyle w:val="Hyperlink"/>
            <w:noProof/>
            <w:rPrChange w:id="1063" w:author="pranav baradkar" w:date="2021-09-16T23:42:00Z">
              <w:rPr>
                <w:rStyle w:val="Hyperlink"/>
                <w:noProof/>
              </w:rPr>
            </w:rPrChange>
          </w:rPr>
          <w:fldChar w:fldCharType="end"/>
        </w:r>
      </w:ins>
    </w:p>
    <w:p w14:paraId="43679051" w14:textId="3DC1022E" w:rsidR="001A25FA" w:rsidRPr="001A25FA" w:rsidRDefault="001A25FA">
      <w:pPr>
        <w:pStyle w:val="TOF"/>
        <w:rPr>
          <w:ins w:id="1064" w:author="pranav baradkar" w:date="2021-09-16T23:42:00Z"/>
          <w:rFonts w:asciiTheme="minorHAnsi" w:eastAsiaTheme="minorEastAsia" w:hAnsiTheme="minorHAnsi" w:cstheme="minorBidi"/>
          <w:noProof/>
          <w:lang w:eastAsia="en-IN"/>
          <w:rPrChange w:id="1065" w:author="pranav baradkar" w:date="2021-09-16T23:42:00Z">
            <w:rPr>
              <w:ins w:id="1066" w:author="pranav baradkar" w:date="2021-09-16T23:42:00Z"/>
              <w:rFonts w:asciiTheme="minorHAnsi" w:eastAsiaTheme="minorEastAsia" w:hAnsiTheme="minorHAnsi" w:cstheme="minorBidi"/>
              <w:noProof/>
              <w:sz w:val="22"/>
              <w:szCs w:val="22"/>
              <w:lang w:eastAsia="en-IN"/>
            </w:rPr>
          </w:rPrChange>
        </w:rPr>
        <w:pPrChange w:id="1067" w:author="pranav baradkar" w:date="2021-09-16T23:43:00Z">
          <w:pPr>
            <w:pStyle w:val="TableofFigures"/>
            <w:tabs>
              <w:tab w:val="right" w:leader="dot" w:pos="9016"/>
            </w:tabs>
          </w:pPr>
        </w:pPrChange>
      </w:pPr>
      <w:ins w:id="1068" w:author="pranav baradkar" w:date="2021-09-16T23:42:00Z">
        <w:r w:rsidRPr="001A25FA">
          <w:rPr>
            <w:rStyle w:val="Hyperlink"/>
            <w:noProof/>
            <w:rPrChange w:id="1069"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"_Toc82728166"</w:instrText>
        </w:r>
        <w:r w:rsidRPr="001A25FA">
          <w:rPr>
            <w:rStyle w:val="Hyperlink"/>
            <w:noProof/>
          </w:rPr>
          <w:instrText xml:space="preserve"> </w:instrText>
        </w:r>
        <w:r w:rsidRPr="001A25FA">
          <w:rPr>
            <w:rStyle w:val="Hyperlink"/>
            <w:noProof/>
            <w:rPrChange w:id="1070" w:author="pranav baradkar" w:date="2021-09-16T23:42:00Z">
              <w:rPr>
                <w:rStyle w:val="Hyperlink"/>
                <w:noProof/>
              </w:rPr>
            </w:rPrChange>
          </w:rPr>
          <w:fldChar w:fldCharType="separate"/>
        </w:r>
        <w:r w:rsidRPr="001A25FA">
          <w:rPr>
            <w:rStyle w:val="Hyperlink"/>
            <w:noProof/>
          </w:rPr>
          <w:t>Figure 2.6 Sketch of fifth wheel bump integrator (source: IRC SP 16 2019)</w:t>
        </w:r>
        <w:r w:rsidRPr="001A25FA">
          <w:rPr>
            <w:noProof/>
            <w:webHidden/>
          </w:rPr>
          <w:tab/>
        </w:r>
        <w:r w:rsidRPr="001A25FA">
          <w:rPr>
            <w:noProof/>
            <w:webHidden/>
            <w:rPrChange w:id="1071" w:author="pranav baradkar" w:date="2021-09-16T23:42:00Z">
              <w:rPr>
                <w:noProof/>
                <w:webHidden/>
              </w:rPr>
            </w:rPrChange>
          </w:rPr>
          <w:fldChar w:fldCharType="begin"/>
        </w:r>
        <w:r w:rsidRPr="001A25FA">
          <w:rPr>
            <w:noProof/>
            <w:webHidden/>
          </w:rPr>
          <w:instrText xml:space="preserve"> PAGEREF _Toc82728166 \h </w:instrText>
        </w:r>
      </w:ins>
      <w:r w:rsidRPr="001A25FA">
        <w:rPr>
          <w:noProof/>
          <w:webHidden/>
          <w:rPrChange w:id="1072" w:author="pranav baradkar" w:date="2021-09-16T23:42:00Z">
            <w:rPr>
              <w:noProof/>
              <w:webHidden/>
            </w:rPr>
          </w:rPrChange>
        </w:rPr>
      </w:r>
      <w:r w:rsidRPr="001A25FA">
        <w:rPr>
          <w:noProof/>
          <w:webHidden/>
          <w:rPrChange w:id="1073" w:author="pranav baradkar" w:date="2021-09-16T23:42:00Z">
            <w:rPr>
              <w:noProof/>
              <w:webHidden/>
            </w:rPr>
          </w:rPrChange>
        </w:rPr>
        <w:fldChar w:fldCharType="separate"/>
      </w:r>
      <w:ins w:id="1074" w:author="pranav baradkar" w:date="2021-09-16T23:42:00Z">
        <w:r w:rsidRPr="001A25FA">
          <w:rPr>
            <w:noProof/>
            <w:webHidden/>
          </w:rPr>
          <w:t>9</w:t>
        </w:r>
        <w:r w:rsidRPr="001A25FA">
          <w:rPr>
            <w:noProof/>
            <w:webHidden/>
            <w:rPrChange w:id="1075" w:author="pranav baradkar" w:date="2021-09-16T23:42:00Z">
              <w:rPr>
                <w:noProof/>
                <w:webHidden/>
              </w:rPr>
            </w:rPrChange>
          </w:rPr>
          <w:fldChar w:fldCharType="end"/>
        </w:r>
        <w:r w:rsidRPr="001A25FA">
          <w:rPr>
            <w:rStyle w:val="Hyperlink"/>
            <w:noProof/>
            <w:rPrChange w:id="1076" w:author="pranav baradkar" w:date="2021-09-16T23:42:00Z">
              <w:rPr>
                <w:rStyle w:val="Hyperlink"/>
                <w:noProof/>
              </w:rPr>
            </w:rPrChange>
          </w:rPr>
          <w:fldChar w:fldCharType="end"/>
        </w:r>
      </w:ins>
    </w:p>
    <w:p w14:paraId="77184505" w14:textId="0B9A8C41" w:rsidR="001A25FA" w:rsidRPr="001A25FA" w:rsidRDefault="001A25FA">
      <w:pPr>
        <w:pStyle w:val="TOF"/>
        <w:rPr>
          <w:ins w:id="1077" w:author="pranav baradkar" w:date="2021-09-16T23:42:00Z"/>
          <w:rFonts w:asciiTheme="minorHAnsi" w:eastAsiaTheme="minorEastAsia" w:hAnsiTheme="minorHAnsi" w:cstheme="minorBidi"/>
          <w:noProof/>
          <w:lang w:eastAsia="en-IN"/>
          <w:rPrChange w:id="1078" w:author="pranav baradkar" w:date="2021-09-16T23:42:00Z">
            <w:rPr>
              <w:ins w:id="1079" w:author="pranav baradkar" w:date="2021-09-16T23:42:00Z"/>
              <w:rFonts w:asciiTheme="minorHAnsi" w:eastAsiaTheme="minorEastAsia" w:hAnsiTheme="minorHAnsi" w:cstheme="minorBidi"/>
              <w:noProof/>
              <w:sz w:val="22"/>
              <w:szCs w:val="22"/>
              <w:lang w:eastAsia="en-IN"/>
            </w:rPr>
          </w:rPrChange>
        </w:rPr>
        <w:pPrChange w:id="1080" w:author="pranav baradkar" w:date="2021-09-16T23:43:00Z">
          <w:pPr>
            <w:pStyle w:val="TableofFigures"/>
            <w:tabs>
              <w:tab w:val="right" w:leader="dot" w:pos="9016"/>
            </w:tabs>
          </w:pPr>
        </w:pPrChange>
      </w:pPr>
      <w:ins w:id="1081" w:author="pranav baradkar" w:date="2021-09-16T23:42:00Z">
        <w:r w:rsidRPr="001A25FA">
          <w:rPr>
            <w:rStyle w:val="Hyperlink"/>
            <w:noProof/>
            <w:rPrChange w:id="1082"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"_Toc82728167"</w:instrText>
        </w:r>
        <w:r w:rsidRPr="001A25FA">
          <w:rPr>
            <w:rStyle w:val="Hyperlink"/>
            <w:noProof/>
          </w:rPr>
          <w:instrText xml:space="preserve"> </w:instrText>
        </w:r>
        <w:r w:rsidRPr="001A25FA">
          <w:rPr>
            <w:rStyle w:val="Hyperlink"/>
            <w:noProof/>
            <w:rPrChange w:id="1083" w:author="pranav baradkar" w:date="2021-09-16T23:42:00Z">
              <w:rPr>
                <w:rStyle w:val="Hyperlink"/>
                <w:noProof/>
              </w:rPr>
            </w:rPrChange>
          </w:rPr>
          <w:fldChar w:fldCharType="separate"/>
        </w:r>
        <w:r w:rsidRPr="001A25FA">
          <w:rPr>
            <w:rStyle w:val="Hyperlink"/>
            <w:noProof/>
          </w:rPr>
          <w:t>Figure 2.7 Car axle mounted bump integrator (source: IRC SP 16 2019)</w:t>
        </w:r>
        <w:r w:rsidRPr="001A25FA">
          <w:rPr>
            <w:noProof/>
            <w:webHidden/>
          </w:rPr>
          <w:tab/>
        </w:r>
        <w:r w:rsidRPr="001A25FA">
          <w:rPr>
            <w:noProof/>
            <w:webHidden/>
            <w:rPrChange w:id="1084" w:author="pranav baradkar" w:date="2021-09-16T23:42:00Z">
              <w:rPr>
                <w:noProof/>
                <w:webHidden/>
              </w:rPr>
            </w:rPrChange>
          </w:rPr>
          <w:fldChar w:fldCharType="begin"/>
        </w:r>
        <w:r w:rsidRPr="001A25FA">
          <w:rPr>
            <w:noProof/>
            <w:webHidden/>
          </w:rPr>
          <w:instrText xml:space="preserve"> PAGEREF _Toc82728167 \h </w:instrText>
        </w:r>
      </w:ins>
      <w:r w:rsidRPr="001A25FA">
        <w:rPr>
          <w:noProof/>
          <w:webHidden/>
          <w:rPrChange w:id="1085" w:author="pranav baradkar" w:date="2021-09-16T23:42:00Z">
            <w:rPr>
              <w:noProof/>
              <w:webHidden/>
            </w:rPr>
          </w:rPrChange>
        </w:rPr>
      </w:r>
      <w:r w:rsidRPr="001A25FA">
        <w:rPr>
          <w:noProof/>
          <w:webHidden/>
          <w:rPrChange w:id="1086" w:author="pranav baradkar" w:date="2021-09-16T23:42:00Z">
            <w:rPr>
              <w:noProof/>
              <w:webHidden/>
            </w:rPr>
          </w:rPrChange>
        </w:rPr>
        <w:fldChar w:fldCharType="separate"/>
      </w:r>
      <w:ins w:id="1087" w:author="pranav baradkar" w:date="2021-09-16T23:42:00Z">
        <w:r w:rsidRPr="001A25FA">
          <w:rPr>
            <w:noProof/>
            <w:webHidden/>
          </w:rPr>
          <w:t>9</w:t>
        </w:r>
        <w:r w:rsidRPr="001A25FA">
          <w:rPr>
            <w:noProof/>
            <w:webHidden/>
            <w:rPrChange w:id="1088" w:author="pranav baradkar" w:date="2021-09-16T23:42:00Z">
              <w:rPr>
                <w:noProof/>
                <w:webHidden/>
              </w:rPr>
            </w:rPrChange>
          </w:rPr>
          <w:fldChar w:fldCharType="end"/>
        </w:r>
        <w:r w:rsidRPr="001A25FA">
          <w:rPr>
            <w:rStyle w:val="Hyperlink"/>
            <w:noProof/>
            <w:rPrChange w:id="1089" w:author="pranav baradkar" w:date="2021-09-16T23:42:00Z">
              <w:rPr>
                <w:rStyle w:val="Hyperlink"/>
                <w:noProof/>
              </w:rPr>
            </w:rPrChange>
          </w:rPr>
          <w:fldChar w:fldCharType="end"/>
        </w:r>
      </w:ins>
    </w:p>
    <w:p w14:paraId="791CC999" w14:textId="39B5376D" w:rsidR="001A25FA" w:rsidRPr="001A25FA" w:rsidRDefault="001A25FA">
      <w:pPr>
        <w:pStyle w:val="TOF"/>
        <w:rPr>
          <w:ins w:id="1090" w:author="pranav baradkar" w:date="2021-09-16T23:42:00Z"/>
          <w:rFonts w:asciiTheme="minorHAnsi" w:eastAsiaTheme="minorEastAsia" w:hAnsiTheme="minorHAnsi" w:cstheme="minorBidi"/>
          <w:noProof/>
          <w:lang w:eastAsia="en-IN"/>
          <w:rPrChange w:id="1091" w:author="pranav baradkar" w:date="2021-09-16T23:42:00Z">
            <w:rPr>
              <w:ins w:id="1092" w:author="pranav baradkar" w:date="2021-09-16T23:42:00Z"/>
              <w:rFonts w:asciiTheme="minorHAnsi" w:eastAsiaTheme="minorEastAsia" w:hAnsiTheme="minorHAnsi" w:cstheme="minorBidi"/>
              <w:noProof/>
              <w:sz w:val="22"/>
              <w:szCs w:val="22"/>
              <w:lang w:eastAsia="en-IN"/>
            </w:rPr>
          </w:rPrChange>
        </w:rPr>
        <w:pPrChange w:id="1093" w:author="pranav baradkar" w:date="2021-09-16T23:43:00Z">
          <w:pPr>
            <w:pStyle w:val="TableofFigures"/>
            <w:tabs>
              <w:tab w:val="right" w:leader="dot" w:pos="9016"/>
            </w:tabs>
          </w:pPr>
        </w:pPrChange>
      </w:pPr>
      <w:ins w:id="1094" w:author="pranav baradkar" w:date="2021-09-16T23:42:00Z">
        <w:r w:rsidRPr="001A25FA">
          <w:rPr>
            <w:rStyle w:val="Hyperlink"/>
            <w:noProof/>
            <w:rPrChange w:id="1095"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"_Toc82728168"</w:instrText>
        </w:r>
        <w:r w:rsidRPr="001A25FA">
          <w:rPr>
            <w:rStyle w:val="Hyperlink"/>
            <w:noProof/>
          </w:rPr>
          <w:instrText xml:space="preserve"> </w:instrText>
        </w:r>
        <w:r w:rsidRPr="001A25FA">
          <w:rPr>
            <w:rStyle w:val="Hyperlink"/>
            <w:noProof/>
            <w:rPrChange w:id="1096" w:author="pranav baradkar" w:date="2021-09-16T23:42:00Z">
              <w:rPr>
                <w:rStyle w:val="Hyperlink"/>
                <w:noProof/>
              </w:rPr>
            </w:rPrChange>
          </w:rPr>
          <w:fldChar w:fldCharType="separate"/>
        </w:r>
        <w:r w:rsidRPr="001A25FA">
          <w:rPr>
            <w:rStyle w:val="Hyperlink"/>
            <w:noProof/>
          </w:rPr>
          <w:t>Figure 2.8 Typical view of a roughometer control panel (source: CSIR)</w:t>
        </w:r>
        <w:r w:rsidRPr="001A25FA">
          <w:rPr>
            <w:noProof/>
            <w:webHidden/>
          </w:rPr>
          <w:tab/>
        </w:r>
        <w:r w:rsidRPr="001A25FA">
          <w:rPr>
            <w:noProof/>
            <w:webHidden/>
            <w:rPrChange w:id="1097" w:author="pranav baradkar" w:date="2021-09-16T23:42:00Z">
              <w:rPr>
                <w:noProof/>
                <w:webHidden/>
              </w:rPr>
            </w:rPrChange>
          </w:rPr>
          <w:fldChar w:fldCharType="begin"/>
        </w:r>
        <w:r w:rsidRPr="001A25FA">
          <w:rPr>
            <w:noProof/>
            <w:webHidden/>
          </w:rPr>
          <w:instrText xml:space="preserve"> PAGEREF _Toc82728168 \h </w:instrText>
        </w:r>
      </w:ins>
      <w:r w:rsidRPr="001A25FA">
        <w:rPr>
          <w:noProof/>
          <w:webHidden/>
          <w:rPrChange w:id="1098" w:author="pranav baradkar" w:date="2021-09-16T23:42:00Z">
            <w:rPr>
              <w:noProof/>
              <w:webHidden/>
            </w:rPr>
          </w:rPrChange>
        </w:rPr>
      </w:r>
      <w:r w:rsidRPr="001A25FA">
        <w:rPr>
          <w:noProof/>
          <w:webHidden/>
          <w:rPrChange w:id="1099" w:author="pranav baradkar" w:date="2021-09-16T23:42:00Z">
            <w:rPr>
              <w:noProof/>
              <w:webHidden/>
            </w:rPr>
          </w:rPrChange>
        </w:rPr>
        <w:fldChar w:fldCharType="separate"/>
      </w:r>
      <w:ins w:id="1100" w:author="pranav baradkar" w:date="2021-09-16T23:42:00Z">
        <w:r w:rsidRPr="001A25FA">
          <w:rPr>
            <w:noProof/>
            <w:webHidden/>
          </w:rPr>
          <w:t>9</w:t>
        </w:r>
        <w:r w:rsidRPr="001A25FA">
          <w:rPr>
            <w:noProof/>
            <w:webHidden/>
            <w:rPrChange w:id="1101" w:author="pranav baradkar" w:date="2021-09-16T23:42:00Z">
              <w:rPr>
                <w:noProof/>
                <w:webHidden/>
              </w:rPr>
            </w:rPrChange>
          </w:rPr>
          <w:fldChar w:fldCharType="end"/>
        </w:r>
        <w:r w:rsidRPr="001A25FA">
          <w:rPr>
            <w:rStyle w:val="Hyperlink"/>
            <w:noProof/>
            <w:rPrChange w:id="1102" w:author="pranav baradkar" w:date="2021-09-16T23:42:00Z">
              <w:rPr>
                <w:rStyle w:val="Hyperlink"/>
                <w:noProof/>
              </w:rPr>
            </w:rPrChange>
          </w:rPr>
          <w:fldChar w:fldCharType="end"/>
        </w:r>
      </w:ins>
    </w:p>
    <w:p w14:paraId="606EEB4A" w14:textId="1B17FC11" w:rsidR="001A25FA" w:rsidRPr="001A25FA" w:rsidRDefault="001A25FA">
      <w:pPr>
        <w:pStyle w:val="TOF"/>
        <w:rPr>
          <w:ins w:id="1103" w:author="pranav baradkar" w:date="2021-09-16T23:42:00Z"/>
          <w:rFonts w:asciiTheme="minorHAnsi" w:eastAsiaTheme="minorEastAsia" w:hAnsiTheme="minorHAnsi" w:cstheme="minorBidi"/>
          <w:noProof/>
          <w:lang w:eastAsia="en-IN"/>
          <w:rPrChange w:id="1104" w:author="pranav baradkar" w:date="2021-09-16T23:42:00Z">
            <w:rPr>
              <w:ins w:id="1105" w:author="pranav baradkar" w:date="2021-09-16T23:42:00Z"/>
              <w:rFonts w:asciiTheme="minorHAnsi" w:eastAsiaTheme="minorEastAsia" w:hAnsiTheme="minorHAnsi" w:cstheme="minorBidi"/>
              <w:noProof/>
              <w:sz w:val="22"/>
              <w:szCs w:val="22"/>
              <w:lang w:eastAsia="en-IN"/>
            </w:rPr>
          </w:rPrChange>
        </w:rPr>
        <w:pPrChange w:id="1106" w:author="pranav baradkar" w:date="2021-09-16T23:43:00Z">
          <w:pPr>
            <w:pStyle w:val="TableofFigures"/>
            <w:tabs>
              <w:tab w:val="right" w:leader="dot" w:pos="9016"/>
            </w:tabs>
          </w:pPr>
        </w:pPrChange>
      </w:pPr>
      <w:ins w:id="1107" w:author="pranav baradkar" w:date="2021-09-16T23:42:00Z">
        <w:r w:rsidRPr="001A25FA">
          <w:rPr>
            <w:rStyle w:val="Hyperlink"/>
            <w:noProof/>
            <w:rPrChange w:id="1108"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"_Toc82728169"</w:instrText>
        </w:r>
        <w:r w:rsidRPr="001A25FA">
          <w:rPr>
            <w:rStyle w:val="Hyperlink"/>
            <w:noProof/>
          </w:rPr>
          <w:instrText xml:space="preserve"> </w:instrText>
        </w:r>
        <w:r w:rsidRPr="001A25FA">
          <w:rPr>
            <w:rStyle w:val="Hyperlink"/>
            <w:noProof/>
            <w:rPrChange w:id="1109" w:author="pranav baradkar" w:date="2021-09-16T23:42:00Z">
              <w:rPr>
                <w:rStyle w:val="Hyperlink"/>
                <w:noProof/>
              </w:rPr>
            </w:rPrChange>
          </w:rPr>
          <w:fldChar w:fldCharType="separate"/>
        </w:r>
        <w:r w:rsidRPr="001A25FA">
          <w:rPr>
            <w:rStyle w:val="Hyperlink"/>
            <w:noProof/>
          </w:rPr>
          <w:t>Figure 2.9  QCS model a) vehicle representation b) simplified representation (source: yuchuan du, 2014)</w:t>
        </w:r>
        <w:r w:rsidRPr="001A25FA">
          <w:rPr>
            <w:noProof/>
            <w:webHidden/>
          </w:rPr>
          <w:tab/>
        </w:r>
        <w:r w:rsidRPr="001A25FA">
          <w:rPr>
            <w:noProof/>
            <w:webHidden/>
            <w:rPrChange w:id="1110" w:author="pranav baradkar" w:date="2021-09-16T23:42:00Z">
              <w:rPr>
                <w:noProof/>
                <w:webHidden/>
              </w:rPr>
            </w:rPrChange>
          </w:rPr>
          <w:fldChar w:fldCharType="begin"/>
        </w:r>
        <w:r w:rsidRPr="001A25FA">
          <w:rPr>
            <w:noProof/>
            <w:webHidden/>
          </w:rPr>
          <w:instrText xml:space="preserve"> PAGEREF _Toc82728169 \h </w:instrText>
        </w:r>
      </w:ins>
      <w:r w:rsidRPr="001A25FA">
        <w:rPr>
          <w:noProof/>
          <w:webHidden/>
          <w:rPrChange w:id="1111" w:author="pranav baradkar" w:date="2021-09-16T23:42:00Z">
            <w:rPr>
              <w:noProof/>
              <w:webHidden/>
            </w:rPr>
          </w:rPrChange>
        </w:rPr>
      </w:r>
      <w:r w:rsidRPr="001A25FA">
        <w:rPr>
          <w:noProof/>
          <w:webHidden/>
          <w:rPrChange w:id="1112" w:author="pranav baradkar" w:date="2021-09-16T23:42:00Z">
            <w:rPr>
              <w:noProof/>
              <w:webHidden/>
            </w:rPr>
          </w:rPrChange>
        </w:rPr>
        <w:fldChar w:fldCharType="separate"/>
      </w:r>
      <w:ins w:id="1113" w:author="pranav baradkar" w:date="2021-09-16T23:42:00Z">
        <w:r w:rsidRPr="001A25FA">
          <w:rPr>
            <w:noProof/>
            <w:webHidden/>
          </w:rPr>
          <w:t>9</w:t>
        </w:r>
        <w:r w:rsidRPr="001A25FA">
          <w:rPr>
            <w:noProof/>
            <w:webHidden/>
            <w:rPrChange w:id="1114" w:author="pranav baradkar" w:date="2021-09-16T23:42:00Z">
              <w:rPr>
                <w:noProof/>
                <w:webHidden/>
              </w:rPr>
            </w:rPrChange>
          </w:rPr>
          <w:fldChar w:fldCharType="end"/>
        </w:r>
        <w:r w:rsidRPr="001A25FA">
          <w:rPr>
            <w:rStyle w:val="Hyperlink"/>
            <w:noProof/>
            <w:rPrChange w:id="1115" w:author="pranav baradkar" w:date="2021-09-16T23:42:00Z">
              <w:rPr>
                <w:rStyle w:val="Hyperlink"/>
                <w:noProof/>
              </w:rPr>
            </w:rPrChange>
          </w:rPr>
          <w:fldChar w:fldCharType="end"/>
        </w:r>
      </w:ins>
    </w:p>
    <w:p w14:paraId="1A4567B4" w14:textId="1CB91C2A" w:rsidR="001A25FA" w:rsidRPr="001A25FA" w:rsidRDefault="001A25FA">
      <w:pPr>
        <w:pStyle w:val="TOF"/>
        <w:rPr>
          <w:ins w:id="1116" w:author="pranav baradkar" w:date="2021-09-16T23:42:00Z"/>
          <w:rFonts w:asciiTheme="minorHAnsi" w:eastAsiaTheme="minorEastAsia" w:hAnsiTheme="minorHAnsi" w:cstheme="minorBidi"/>
          <w:noProof/>
          <w:lang w:eastAsia="en-IN"/>
          <w:rPrChange w:id="1117" w:author="pranav baradkar" w:date="2021-09-16T23:42:00Z">
            <w:rPr>
              <w:ins w:id="1118" w:author="pranav baradkar" w:date="2021-09-16T23:42:00Z"/>
              <w:rFonts w:asciiTheme="minorHAnsi" w:eastAsiaTheme="minorEastAsia" w:hAnsiTheme="minorHAnsi" w:cstheme="minorBidi"/>
              <w:noProof/>
              <w:sz w:val="22"/>
              <w:szCs w:val="22"/>
              <w:lang w:eastAsia="en-IN"/>
            </w:rPr>
          </w:rPrChange>
        </w:rPr>
        <w:pPrChange w:id="1119" w:author="pranav baradkar" w:date="2021-09-16T23:43:00Z">
          <w:pPr>
            <w:pStyle w:val="TableofFigures"/>
            <w:tabs>
              <w:tab w:val="right" w:leader="dot" w:pos="9016"/>
            </w:tabs>
          </w:pPr>
        </w:pPrChange>
      </w:pPr>
      <w:ins w:id="1120" w:author="pranav baradkar" w:date="2021-09-16T23:42:00Z">
        <w:r w:rsidRPr="001A25FA">
          <w:rPr>
            <w:rStyle w:val="Hyperlink"/>
            <w:noProof/>
            <w:rPrChange w:id="1121"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"_Toc82728170"</w:instrText>
        </w:r>
        <w:r w:rsidRPr="001A25FA">
          <w:rPr>
            <w:rStyle w:val="Hyperlink"/>
            <w:noProof/>
          </w:rPr>
          <w:instrText xml:space="preserve"> </w:instrText>
        </w:r>
        <w:r w:rsidRPr="001A25FA">
          <w:rPr>
            <w:rStyle w:val="Hyperlink"/>
            <w:noProof/>
            <w:rPrChange w:id="1122" w:author="pranav baradkar" w:date="2021-09-16T23:42:00Z">
              <w:rPr>
                <w:rStyle w:val="Hyperlink"/>
                <w:noProof/>
              </w:rPr>
            </w:rPrChange>
          </w:rPr>
          <w:fldChar w:fldCharType="separate"/>
        </w:r>
        <w:r w:rsidRPr="001A25FA">
          <w:rPr>
            <w:rStyle w:val="Hyperlink"/>
            <w:noProof/>
          </w:rPr>
          <w:t>Figure 2.10 Correlation between measured IRI and actual IRI (source: Islam, 2014)</w:t>
        </w:r>
        <w:r w:rsidRPr="001A25FA">
          <w:rPr>
            <w:noProof/>
            <w:webHidden/>
          </w:rPr>
          <w:tab/>
        </w:r>
        <w:r w:rsidRPr="001A25FA">
          <w:rPr>
            <w:noProof/>
            <w:webHidden/>
            <w:rPrChange w:id="1123" w:author="pranav baradkar" w:date="2021-09-16T23:42:00Z">
              <w:rPr>
                <w:noProof/>
                <w:webHidden/>
              </w:rPr>
            </w:rPrChange>
          </w:rPr>
          <w:fldChar w:fldCharType="begin"/>
        </w:r>
        <w:r w:rsidRPr="001A25FA">
          <w:rPr>
            <w:noProof/>
            <w:webHidden/>
          </w:rPr>
          <w:instrText xml:space="preserve"> PAGEREF _Toc82728170 \h </w:instrText>
        </w:r>
      </w:ins>
      <w:r w:rsidRPr="001A25FA">
        <w:rPr>
          <w:noProof/>
          <w:webHidden/>
          <w:rPrChange w:id="1124" w:author="pranav baradkar" w:date="2021-09-16T23:42:00Z">
            <w:rPr>
              <w:noProof/>
              <w:webHidden/>
            </w:rPr>
          </w:rPrChange>
        </w:rPr>
      </w:r>
      <w:r w:rsidRPr="001A25FA">
        <w:rPr>
          <w:noProof/>
          <w:webHidden/>
          <w:rPrChange w:id="1125" w:author="pranav baradkar" w:date="2021-09-16T23:42:00Z">
            <w:rPr>
              <w:noProof/>
              <w:webHidden/>
            </w:rPr>
          </w:rPrChange>
        </w:rPr>
        <w:fldChar w:fldCharType="separate"/>
      </w:r>
      <w:ins w:id="1126" w:author="pranav baradkar" w:date="2021-09-16T23:42:00Z">
        <w:r w:rsidRPr="001A25FA">
          <w:rPr>
            <w:noProof/>
            <w:webHidden/>
          </w:rPr>
          <w:t>9</w:t>
        </w:r>
        <w:r w:rsidRPr="001A25FA">
          <w:rPr>
            <w:noProof/>
            <w:webHidden/>
            <w:rPrChange w:id="1127" w:author="pranav baradkar" w:date="2021-09-16T23:42:00Z">
              <w:rPr>
                <w:noProof/>
                <w:webHidden/>
              </w:rPr>
            </w:rPrChange>
          </w:rPr>
          <w:fldChar w:fldCharType="end"/>
        </w:r>
        <w:r w:rsidRPr="001A25FA">
          <w:rPr>
            <w:rStyle w:val="Hyperlink"/>
            <w:noProof/>
            <w:rPrChange w:id="1128" w:author="pranav baradkar" w:date="2021-09-16T23:42:00Z">
              <w:rPr>
                <w:rStyle w:val="Hyperlink"/>
                <w:noProof/>
              </w:rPr>
            </w:rPrChange>
          </w:rPr>
          <w:fldChar w:fldCharType="end"/>
        </w:r>
      </w:ins>
    </w:p>
    <w:p w14:paraId="73A8147E" w14:textId="797CBAC0" w:rsidR="001A25FA" w:rsidRPr="001A25FA" w:rsidRDefault="001A25FA">
      <w:pPr>
        <w:pStyle w:val="TOF"/>
        <w:rPr>
          <w:ins w:id="1129" w:author="pranav baradkar" w:date="2021-09-16T23:42:00Z"/>
          <w:rFonts w:asciiTheme="minorHAnsi" w:eastAsiaTheme="minorEastAsia" w:hAnsiTheme="minorHAnsi" w:cstheme="minorBidi"/>
          <w:noProof/>
          <w:lang w:eastAsia="en-IN"/>
          <w:rPrChange w:id="1130" w:author="pranav baradkar" w:date="2021-09-16T23:42:00Z">
            <w:rPr>
              <w:ins w:id="1131" w:author="pranav baradkar" w:date="2021-09-16T23:42:00Z"/>
              <w:rFonts w:asciiTheme="minorHAnsi" w:eastAsiaTheme="minorEastAsia" w:hAnsiTheme="minorHAnsi" w:cstheme="minorBidi"/>
              <w:noProof/>
              <w:sz w:val="22"/>
              <w:szCs w:val="22"/>
              <w:lang w:eastAsia="en-IN"/>
            </w:rPr>
          </w:rPrChange>
        </w:rPr>
        <w:pPrChange w:id="1132" w:author="pranav baradkar" w:date="2021-09-16T23:43:00Z">
          <w:pPr>
            <w:pStyle w:val="TableofFigures"/>
            <w:tabs>
              <w:tab w:val="right" w:leader="dot" w:pos="9016"/>
            </w:tabs>
          </w:pPr>
        </w:pPrChange>
      </w:pPr>
      <w:ins w:id="1133" w:author="pranav baradkar" w:date="2021-09-16T23:42:00Z">
        <w:r w:rsidRPr="001A25FA">
          <w:rPr>
            <w:rStyle w:val="Hyperlink"/>
            <w:noProof/>
            <w:rPrChange w:id="1134"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"_Toc82728171"</w:instrText>
        </w:r>
        <w:r w:rsidRPr="001A25FA">
          <w:rPr>
            <w:rStyle w:val="Hyperlink"/>
            <w:noProof/>
          </w:rPr>
          <w:instrText xml:space="preserve"> </w:instrText>
        </w:r>
        <w:r w:rsidRPr="001A25FA">
          <w:rPr>
            <w:rStyle w:val="Hyperlink"/>
            <w:noProof/>
            <w:rPrChange w:id="1135" w:author="pranav baradkar" w:date="2021-09-16T23:42:00Z">
              <w:rPr>
                <w:rStyle w:val="Hyperlink"/>
                <w:noProof/>
              </w:rPr>
            </w:rPrChange>
          </w:rPr>
          <w:fldChar w:fldCharType="separate"/>
        </w:r>
        <w:r w:rsidRPr="001A25FA">
          <w:rPr>
            <w:rStyle w:val="Hyperlink"/>
            <w:noProof/>
          </w:rPr>
          <w:t>Figure 2.11 Correlation between IRI and variance a) Samsung mobile 80kmph b) Samsung mobile 64kmph c) Sony mobile 80kmph d) Sony mobile 64kmph.  (Source: waleed et al. 2018)</w:t>
        </w:r>
        <w:r w:rsidRPr="001A25FA">
          <w:rPr>
            <w:noProof/>
            <w:webHidden/>
          </w:rPr>
          <w:tab/>
        </w:r>
        <w:r w:rsidRPr="001A25FA">
          <w:rPr>
            <w:noProof/>
            <w:webHidden/>
            <w:rPrChange w:id="1136" w:author="pranav baradkar" w:date="2021-09-16T23:42:00Z">
              <w:rPr>
                <w:noProof/>
                <w:webHidden/>
              </w:rPr>
            </w:rPrChange>
          </w:rPr>
          <w:fldChar w:fldCharType="begin"/>
        </w:r>
        <w:r w:rsidRPr="001A25FA">
          <w:rPr>
            <w:noProof/>
            <w:webHidden/>
          </w:rPr>
          <w:instrText xml:space="preserve"> PAGEREF _Toc82728171 \h </w:instrText>
        </w:r>
      </w:ins>
      <w:r w:rsidRPr="001A25FA">
        <w:rPr>
          <w:noProof/>
          <w:webHidden/>
          <w:rPrChange w:id="1137" w:author="pranav baradkar" w:date="2021-09-16T23:42:00Z">
            <w:rPr>
              <w:noProof/>
              <w:webHidden/>
            </w:rPr>
          </w:rPrChange>
        </w:rPr>
      </w:r>
      <w:r w:rsidRPr="001A25FA">
        <w:rPr>
          <w:noProof/>
          <w:webHidden/>
          <w:rPrChange w:id="1138" w:author="pranav baradkar" w:date="2021-09-16T23:42:00Z">
            <w:rPr>
              <w:noProof/>
              <w:webHidden/>
            </w:rPr>
          </w:rPrChange>
        </w:rPr>
        <w:fldChar w:fldCharType="separate"/>
      </w:r>
      <w:ins w:id="1139" w:author="pranav baradkar" w:date="2021-09-16T23:42:00Z">
        <w:r w:rsidRPr="001A25FA">
          <w:rPr>
            <w:noProof/>
            <w:webHidden/>
          </w:rPr>
          <w:t>9</w:t>
        </w:r>
        <w:r w:rsidRPr="001A25FA">
          <w:rPr>
            <w:noProof/>
            <w:webHidden/>
            <w:rPrChange w:id="1140" w:author="pranav baradkar" w:date="2021-09-16T23:42:00Z">
              <w:rPr>
                <w:noProof/>
                <w:webHidden/>
              </w:rPr>
            </w:rPrChange>
          </w:rPr>
          <w:fldChar w:fldCharType="end"/>
        </w:r>
        <w:r w:rsidRPr="001A25FA">
          <w:rPr>
            <w:rStyle w:val="Hyperlink"/>
            <w:noProof/>
            <w:rPrChange w:id="1141" w:author="pranav baradkar" w:date="2021-09-16T23:42:00Z">
              <w:rPr>
                <w:rStyle w:val="Hyperlink"/>
                <w:noProof/>
              </w:rPr>
            </w:rPrChange>
          </w:rPr>
          <w:fldChar w:fldCharType="end"/>
        </w:r>
      </w:ins>
    </w:p>
    <w:p w14:paraId="12271725" w14:textId="70E501CE" w:rsidR="001A25FA" w:rsidRPr="001A25FA" w:rsidRDefault="001A25FA">
      <w:pPr>
        <w:pStyle w:val="TOF"/>
        <w:rPr>
          <w:ins w:id="1142" w:author="pranav baradkar" w:date="2021-09-16T23:42:00Z"/>
          <w:rFonts w:asciiTheme="minorHAnsi" w:eastAsiaTheme="minorEastAsia" w:hAnsiTheme="minorHAnsi" w:cstheme="minorBidi"/>
          <w:noProof/>
          <w:lang w:eastAsia="en-IN"/>
          <w:rPrChange w:id="1143" w:author="pranav baradkar" w:date="2021-09-16T23:42:00Z">
            <w:rPr>
              <w:ins w:id="1144" w:author="pranav baradkar" w:date="2021-09-16T23:42:00Z"/>
              <w:rFonts w:asciiTheme="minorHAnsi" w:eastAsiaTheme="minorEastAsia" w:hAnsiTheme="minorHAnsi" w:cstheme="minorBidi"/>
              <w:noProof/>
              <w:sz w:val="22"/>
              <w:szCs w:val="22"/>
              <w:lang w:eastAsia="en-IN"/>
            </w:rPr>
          </w:rPrChange>
        </w:rPr>
        <w:pPrChange w:id="1145" w:author="pranav baradkar" w:date="2021-09-16T23:43:00Z">
          <w:pPr>
            <w:pStyle w:val="TableofFigures"/>
            <w:tabs>
              <w:tab w:val="right" w:leader="dot" w:pos="9016"/>
            </w:tabs>
          </w:pPr>
        </w:pPrChange>
      </w:pPr>
      <w:ins w:id="1146" w:author="pranav baradkar" w:date="2021-09-16T23:42:00Z">
        <w:r w:rsidRPr="001A25FA">
          <w:rPr>
            <w:rStyle w:val="Hyperlink"/>
            <w:noProof/>
            <w:rPrChange w:id="1147"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"_Toc82728172"</w:instrText>
        </w:r>
        <w:r w:rsidRPr="001A25FA">
          <w:rPr>
            <w:rStyle w:val="Hyperlink"/>
            <w:noProof/>
          </w:rPr>
          <w:instrText xml:space="preserve"> </w:instrText>
        </w:r>
        <w:r w:rsidRPr="001A25FA">
          <w:rPr>
            <w:rStyle w:val="Hyperlink"/>
            <w:noProof/>
            <w:rPrChange w:id="1148" w:author="pranav baradkar" w:date="2021-09-16T23:42:00Z">
              <w:rPr>
                <w:rStyle w:val="Hyperlink"/>
                <w:noProof/>
              </w:rPr>
            </w:rPrChange>
          </w:rPr>
          <w:fldChar w:fldCharType="separate"/>
        </w:r>
        <w:r w:rsidRPr="001A25FA">
          <w:rPr>
            <w:rStyle w:val="Hyperlink"/>
            <w:noProof/>
          </w:rPr>
          <w:t>Figure 2.12 consistency between measured IRI of Samsung J3 and Motorola G6. (source: Hossain 2021)</w:t>
        </w:r>
        <w:r w:rsidRPr="001A25FA">
          <w:rPr>
            <w:noProof/>
            <w:webHidden/>
          </w:rPr>
          <w:tab/>
        </w:r>
        <w:r w:rsidRPr="001A25FA">
          <w:rPr>
            <w:noProof/>
            <w:webHidden/>
            <w:rPrChange w:id="1149" w:author="pranav baradkar" w:date="2021-09-16T23:42:00Z">
              <w:rPr>
                <w:noProof/>
                <w:webHidden/>
              </w:rPr>
            </w:rPrChange>
          </w:rPr>
          <w:fldChar w:fldCharType="begin"/>
        </w:r>
        <w:r w:rsidRPr="001A25FA">
          <w:rPr>
            <w:noProof/>
            <w:webHidden/>
          </w:rPr>
          <w:instrText xml:space="preserve"> PAGEREF _Toc82728172 \h </w:instrText>
        </w:r>
      </w:ins>
      <w:r w:rsidRPr="001A25FA">
        <w:rPr>
          <w:noProof/>
          <w:webHidden/>
          <w:rPrChange w:id="1150" w:author="pranav baradkar" w:date="2021-09-16T23:42:00Z">
            <w:rPr>
              <w:noProof/>
              <w:webHidden/>
            </w:rPr>
          </w:rPrChange>
        </w:rPr>
      </w:r>
      <w:r w:rsidRPr="001A25FA">
        <w:rPr>
          <w:noProof/>
          <w:webHidden/>
          <w:rPrChange w:id="1151" w:author="pranav baradkar" w:date="2021-09-16T23:42:00Z">
            <w:rPr>
              <w:noProof/>
              <w:webHidden/>
            </w:rPr>
          </w:rPrChange>
        </w:rPr>
        <w:fldChar w:fldCharType="separate"/>
      </w:r>
      <w:ins w:id="1152" w:author="pranav baradkar" w:date="2021-09-16T23:42:00Z">
        <w:r w:rsidRPr="001A25FA">
          <w:rPr>
            <w:noProof/>
            <w:webHidden/>
          </w:rPr>
          <w:t>9</w:t>
        </w:r>
        <w:r w:rsidRPr="001A25FA">
          <w:rPr>
            <w:noProof/>
            <w:webHidden/>
            <w:rPrChange w:id="1153" w:author="pranav baradkar" w:date="2021-09-16T23:42:00Z">
              <w:rPr>
                <w:noProof/>
                <w:webHidden/>
              </w:rPr>
            </w:rPrChange>
          </w:rPr>
          <w:fldChar w:fldCharType="end"/>
        </w:r>
        <w:r w:rsidRPr="001A25FA">
          <w:rPr>
            <w:rStyle w:val="Hyperlink"/>
            <w:noProof/>
            <w:rPrChange w:id="1154" w:author="pranav baradkar" w:date="2021-09-16T23:42:00Z">
              <w:rPr>
                <w:rStyle w:val="Hyperlink"/>
                <w:noProof/>
              </w:rPr>
            </w:rPrChange>
          </w:rPr>
          <w:fldChar w:fldCharType="end"/>
        </w:r>
      </w:ins>
    </w:p>
    <w:p w14:paraId="00AF932E" w14:textId="6A2111C4" w:rsidR="001A25FA" w:rsidRPr="001A25FA" w:rsidRDefault="001A25FA">
      <w:pPr>
        <w:pStyle w:val="TOF"/>
        <w:rPr>
          <w:ins w:id="1155" w:author="pranav baradkar" w:date="2021-09-16T23:42:00Z"/>
          <w:rFonts w:asciiTheme="minorHAnsi" w:eastAsiaTheme="minorEastAsia" w:hAnsiTheme="minorHAnsi" w:cstheme="minorBidi"/>
          <w:noProof/>
          <w:lang w:eastAsia="en-IN"/>
          <w:rPrChange w:id="1156" w:author="pranav baradkar" w:date="2021-09-16T23:42:00Z">
            <w:rPr>
              <w:ins w:id="1157" w:author="pranav baradkar" w:date="2021-09-16T23:42:00Z"/>
              <w:rFonts w:asciiTheme="minorHAnsi" w:eastAsiaTheme="minorEastAsia" w:hAnsiTheme="minorHAnsi" w:cstheme="minorBidi"/>
              <w:noProof/>
              <w:sz w:val="22"/>
              <w:szCs w:val="22"/>
              <w:lang w:eastAsia="en-IN"/>
            </w:rPr>
          </w:rPrChange>
        </w:rPr>
        <w:pPrChange w:id="1158" w:author="pranav baradkar" w:date="2021-09-16T23:43:00Z">
          <w:pPr>
            <w:pStyle w:val="TableofFigures"/>
            <w:tabs>
              <w:tab w:val="right" w:leader="dot" w:pos="9016"/>
            </w:tabs>
          </w:pPr>
        </w:pPrChange>
      </w:pPr>
      <w:ins w:id="1159" w:author="pranav baradkar" w:date="2021-09-16T23:42:00Z">
        <w:r w:rsidRPr="001A25FA">
          <w:rPr>
            <w:rStyle w:val="Hyperlink"/>
            <w:noProof/>
            <w:rPrChange w:id="1160"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"_Toc82728173"</w:instrText>
        </w:r>
        <w:r w:rsidRPr="001A25FA">
          <w:rPr>
            <w:rStyle w:val="Hyperlink"/>
            <w:noProof/>
          </w:rPr>
          <w:instrText xml:space="preserve"> </w:instrText>
        </w:r>
        <w:r w:rsidRPr="001A25FA">
          <w:rPr>
            <w:rStyle w:val="Hyperlink"/>
            <w:noProof/>
            <w:rPrChange w:id="1161" w:author="pranav baradkar" w:date="2021-09-16T23:42:00Z">
              <w:rPr>
                <w:rStyle w:val="Hyperlink"/>
                <w:noProof/>
              </w:rPr>
            </w:rPrChange>
          </w:rPr>
          <w:fldChar w:fldCharType="separate"/>
        </w:r>
        <w:r w:rsidRPr="001A25FA">
          <w:rPr>
            <w:rStyle w:val="Hyperlink"/>
            <w:noProof/>
          </w:rPr>
          <w:t>Figure 3.1 List of application (Source: Paul Cahill</w:t>
        </w:r>
        <w:r w:rsidRPr="001A25FA">
          <w:rPr>
            <w:rStyle w:val="Hyperlink"/>
            <w:b/>
            <w:bCs/>
            <w:noProof/>
          </w:rPr>
          <w:t xml:space="preserve"> </w:t>
        </w:r>
        <w:r w:rsidRPr="001A25FA">
          <w:rPr>
            <w:rStyle w:val="Hyperlink"/>
            <w:noProof/>
          </w:rPr>
          <w:t>et al.,2018)</w:t>
        </w:r>
        <w:r w:rsidRPr="001A25FA">
          <w:rPr>
            <w:noProof/>
            <w:webHidden/>
          </w:rPr>
          <w:tab/>
        </w:r>
        <w:r w:rsidRPr="001A25FA">
          <w:rPr>
            <w:noProof/>
            <w:webHidden/>
            <w:rPrChange w:id="1162" w:author="pranav baradkar" w:date="2021-09-16T23:42:00Z">
              <w:rPr>
                <w:noProof/>
                <w:webHidden/>
              </w:rPr>
            </w:rPrChange>
          </w:rPr>
          <w:fldChar w:fldCharType="begin"/>
        </w:r>
        <w:r w:rsidRPr="001A25FA">
          <w:rPr>
            <w:noProof/>
            <w:webHidden/>
          </w:rPr>
          <w:instrText xml:space="preserve"> PAGEREF _Toc82728173 \h </w:instrText>
        </w:r>
      </w:ins>
      <w:r w:rsidRPr="001A25FA">
        <w:rPr>
          <w:noProof/>
          <w:webHidden/>
          <w:rPrChange w:id="1163" w:author="pranav baradkar" w:date="2021-09-16T23:42:00Z">
            <w:rPr>
              <w:noProof/>
              <w:webHidden/>
            </w:rPr>
          </w:rPrChange>
        </w:rPr>
      </w:r>
      <w:r w:rsidRPr="001A25FA">
        <w:rPr>
          <w:noProof/>
          <w:webHidden/>
          <w:rPrChange w:id="1164" w:author="pranav baradkar" w:date="2021-09-16T23:42:00Z">
            <w:rPr>
              <w:noProof/>
              <w:webHidden/>
            </w:rPr>
          </w:rPrChange>
        </w:rPr>
        <w:fldChar w:fldCharType="separate"/>
      </w:r>
      <w:ins w:id="1165" w:author="pranav baradkar" w:date="2021-09-16T23:42:00Z">
        <w:r w:rsidRPr="001A25FA">
          <w:rPr>
            <w:noProof/>
            <w:webHidden/>
          </w:rPr>
          <w:t>9</w:t>
        </w:r>
        <w:r w:rsidRPr="001A25FA">
          <w:rPr>
            <w:noProof/>
            <w:webHidden/>
            <w:rPrChange w:id="1166" w:author="pranav baradkar" w:date="2021-09-16T23:42:00Z">
              <w:rPr>
                <w:noProof/>
                <w:webHidden/>
              </w:rPr>
            </w:rPrChange>
          </w:rPr>
          <w:fldChar w:fldCharType="end"/>
        </w:r>
        <w:r w:rsidRPr="001A25FA">
          <w:rPr>
            <w:rStyle w:val="Hyperlink"/>
            <w:noProof/>
            <w:rPrChange w:id="1167" w:author="pranav baradkar" w:date="2021-09-16T23:42:00Z">
              <w:rPr>
                <w:rStyle w:val="Hyperlink"/>
                <w:noProof/>
              </w:rPr>
            </w:rPrChange>
          </w:rPr>
          <w:fldChar w:fldCharType="end"/>
        </w:r>
      </w:ins>
    </w:p>
    <w:p w14:paraId="6AADE9AE" w14:textId="0E5C304F" w:rsidR="001A25FA" w:rsidRPr="001A25FA" w:rsidRDefault="001A25FA">
      <w:pPr>
        <w:pStyle w:val="TOF"/>
        <w:rPr>
          <w:ins w:id="1168" w:author="pranav baradkar" w:date="2021-09-16T23:42:00Z"/>
          <w:rFonts w:asciiTheme="minorHAnsi" w:eastAsiaTheme="minorEastAsia" w:hAnsiTheme="minorHAnsi" w:cstheme="minorBidi"/>
          <w:noProof/>
          <w:lang w:eastAsia="en-IN"/>
          <w:rPrChange w:id="1169" w:author="pranav baradkar" w:date="2021-09-16T23:42:00Z">
            <w:rPr>
              <w:ins w:id="1170" w:author="pranav baradkar" w:date="2021-09-16T23:42:00Z"/>
              <w:rFonts w:asciiTheme="minorHAnsi" w:eastAsiaTheme="minorEastAsia" w:hAnsiTheme="minorHAnsi" w:cstheme="minorBidi"/>
              <w:noProof/>
              <w:sz w:val="22"/>
              <w:szCs w:val="22"/>
              <w:lang w:eastAsia="en-IN"/>
            </w:rPr>
          </w:rPrChange>
        </w:rPr>
        <w:pPrChange w:id="1171" w:author="pranav baradkar" w:date="2021-09-16T23:43:00Z">
          <w:pPr>
            <w:pStyle w:val="TableofFigures"/>
            <w:tabs>
              <w:tab w:val="right" w:leader="dot" w:pos="9016"/>
            </w:tabs>
          </w:pPr>
        </w:pPrChange>
      </w:pPr>
      <w:ins w:id="1172" w:author="pranav baradkar" w:date="2021-09-16T23:42:00Z">
        <w:r w:rsidRPr="001A25FA">
          <w:rPr>
            <w:rStyle w:val="Hyperlink"/>
            <w:noProof/>
            <w:rPrChange w:id="1173"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"_Toc82728174"</w:instrText>
        </w:r>
        <w:r w:rsidRPr="001A25FA">
          <w:rPr>
            <w:rStyle w:val="Hyperlink"/>
            <w:noProof/>
          </w:rPr>
          <w:instrText xml:space="preserve"> </w:instrText>
        </w:r>
        <w:r w:rsidRPr="001A25FA">
          <w:rPr>
            <w:rStyle w:val="Hyperlink"/>
            <w:noProof/>
            <w:rPrChange w:id="1174" w:author="pranav baradkar" w:date="2021-09-16T23:42:00Z">
              <w:rPr>
                <w:rStyle w:val="Hyperlink"/>
                <w:noProof/>
              </w:rPr>
            </w:rPrChange>
          </w:rPr>
          <w:fldChar w:fldCharType="separate"/>
        </w:r>
        <w:r w:rsidRPr="001A25FA">
          <w:rPr>
            <w:rStyle w:val="Hyperlink"/>
            <w:noProof/>
          </w:rPr>
          <w:t>Figure 3.2 List of available application a) G-sensor logger b) Accelerometer analyser c) physics toolbox sensor suit d) sensor kinetics pro e) Accelerometer acceleration f) Accelerometer meter (Source: Google Play Store)</w:t>
        </w:r>
        <w:r w:rsidRPr="001A25FA">
          <w:rPr>
            <w:noProof/>
            <w:webHidden/>
          </w:rPr>
          <w:tab/>
        </w:r>
        <w:r w:rsidRPr="001A25FA">
          <w:rPr>
            <w:noProof/>
            <w:webHidden/>
            <w:rPrChange w:id="1175" w:author="pranav baradkar" w:date="2021-09-16T23:42:00Z">
              <w:rPr>
                <w:noProof/>
                <w:webHidden/>
              </w:rPr>
            </w:rPrChange>
          </w:rPr>
          <w:fldChar w:fldCharType="begin"/>
        </w:r>
        <w:r w:rsidRPr="001A25FA">
          <w:rPr>
            <w:noProof/>
            <w:webHidden/>
          </w:rPr>
          <w:instrText xml:space="preserve"> PAGEREF _Toc82728174 \h </w:instrText>
        </w:r>
      </w:ins>
      <w:r w:rsidRPr="001A25FA">
        <w:rPr>
          <w:noProof/>
          <w:webHidden/>
          <w:rPrChange w:id="1176" w:author="pranav baradkar" w:date="2021-09-16T23:42:00Z">
            <w:rPr>
              <w:noProof/>
              <w:webHidden/>
            </w:rPr>
          </w:rPrChange>
        </w:rPr>
      </w:r>
      <w:r w:rsidRPr="001A25FA">
        <w:rPr>
          <w:noProof/>
          <w:webHidden/>
          <w:rPrChange w:id="1177" w:author="pranav baradkar" w:date="2021-09-16T23:42:00Z">
            <w:rPr>
              <w:noProof/>
              <w:webHidden/>
            </w:rPr>
          </w:rPrChange>
        </w:rPr>
        <w:fldChar w:fldCharType="separate"/>
      </w:r>
      <w:ins w:id="1178" w:author="pranav baradkar" w:date="2021-09-16T23:42:00Z">
        <w:r w:rsidRPr="001A25FA">
          <w:rPr>
            <w:noProof/>
            <w:webHidden/>
          </w:rPr>
          <w:t>9</w:t>
        </w:r>
        <w:r w:rsidRPr="001A25FA">
          <w:rPr>
            <w:noProof/>
            <w:webHidden/>
            <w:rPrChange w:id="1179" w:author="pranav baradkar" w:date="2021-09-16T23:42:00Z">
              <w:rPr>
                <w:noProof/>
                <w:webHidden/>
              </w:rPr>
            </w:rPrChange>
          </w:rPr>
          <w:fldChar w:fldCharType="end"/>
        </w:r>
        <w:r w:rsidRPr="001A25FA">
          <w:rPr>
            <w:rStyle w:val="Hyperlink"/>
            <w:noProof/>
            <w:rPrChange w:id="1180" w:author="pranav baradkar" w:date="2021-09-16T23:42:00Z">
              <w:rPr>
                <w:rStyle w:val="Hyperlink"/>
                <w:noProof/>
              </w:rPr>
            </w:rPrChange>
          </w:rPr>
          <w:fldChar w:fldCharType="end"/>
        </w:r>
      </w:ins>
    </w:p>
    <w:p w14:paraId="2CEAAB3B" w14:textId="10EBA814" w:rsidR="001A25FA" w:rsidRPr="001A25FA" w:rsidRDefault="001A25FA">
      <w:pPr>
        <w:pStyle w:val="TOF"/>
        <w:rPr>
          <w:ins w:id="1181" w:author="pranav baradkar" w:date="2021-09-16T23:42:00Z"/>
          <w:rFonts w:asciiTheme="minorHAnsi" w:eastAsiaTheme="minorEastAsia" w:hAnsiTheme="minorHAnsi" w:cstheme="minorBidi"/>
          <w:noProof/>
          <w:lang w:eastAsia="en-IN"/>
          <w:rPrChange w:id="1182" w:author="pranav baradkar" w:date="2021-09-16T23:42:00Z">
            <w:rPr>
              <w:ins w:id="1183" w:author="pranav baradkar" w:date="2021-09-16T23:42:00Z"/>
              <w:rFonts w:asciiTheme="minorHAnsi" w:eastAsiaTheme="minorEastAsia" w:hAnsiTheme="minorHAnsi" w:cstheme="minorBidi"/>
              <w:noProof/>
              <w:sz w:val="22"/>
              <w:szCs w:val="22"/>
              <w:lang w:eastAsia="en-IN"/>
            </w:rPr>
          </w:rPrChange>
        </w:rPr>
        <w:pPrChange w:id="1184" w:author="pranav baradkar" w:date="2021-09-16T23:43:00Z">
          <w:pPr>
            <w:pStyle w:val="TableofFigures"/>
            <w:tabs>
              <w:tab w:val="right" w:leader="dot" w:pos="9016"/>
            </w:tabs>
          </w:pPr>
        </w:pPrChange>
      </w:pPr>
      <w:ins w:id="1185" w:author="pranav baradkar" w:date="2021-09-16T23:42:00Z">
        <w:r w:rsidRPr="001A25FA">
          <w:rPr>
            <w:rStyle w:val="Hyperlink"/>
            <w:noProof/>
            <w:rPrChange w:id="1186"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"_Toc82728175"</w:instrText>
        </w:r>
        <w:r w:rsidRPr="001A25FA">
          <w:rPr>
            <w:rStyle w:val="Hyperlink"/>
            <w:noProof/>
          </w:rPr>
          <w:instrText xml:space="preserve"> </w:instrText>
        </w:r>
        <w:r w:rsidRPr="001A25FA">
          <w:rPr>
            <w:rStyle w:val="Hyperlink"/>
            <w:noProof/>
            <w:rPrChange w:id="1187" w:author="pranav baradkar" w:date="2021-09-16T23:42:00Z">
              <w:rPr>
                <w:rStyle w:val="Hyperlink"/>
                <w:noProof/>
              </w:rPr>
            </w:rPrChange>
          </w:rPr>
          <w:fldChar w:fldCharType="separate"/>
        </w:r>
        <w:r w:rsidRPr="001A25FA">
          <w:rPr>
            <w:rStyle w:val="Hyperlink"/>
            <w:noProof/>
          </w:rPr>
          <w:t>Figure 3.3 Program to convert vertical acceleration data to road profile</w:t>
        </w:r>
        <w:r w:rsidRPr="001A25FA">
          <w:rPr>
            <w:noProof/>
            <w:webHidden/>
          </w:rPr>
          <w:tab/>
        </w:r>
        <w:r w:rsidRPr="001A25FA">
          <w:rPr>
            <w:noProof/>
            <w:webHidden/>
            <w:rPrChange w:id="1188" w:author="pranav baradkar" w:date="2021-09-16T23:42:00Z">
              <w:rPr>
                <w:noProof/>
                <w:webHidden/>
              </w:rPr>
            </w:rPrChange>
          </w:rPr>
          <w:fldChar w:fldCharType="begin"/>
        </w:r>
        <w:r w:rsidRPr="001A25FA">
          <w:rPr>
            <w:noProof/>
            <w:webHidden/>
          </w:rPr>
          <w:instrText xml:space="preserve"> PAGEREF _Toc82728175 \h </w:instrText>
        </w:r>
      </w:ins>
      <w:r w:rsidRPr="001A25FA">
        <w:rPr>
          <w:noProof/>
          <w:webHidden/>
          <w:rPrChange w:id="1189" w:author="pranav baradkar" w:date="2021-09-16T23:42:00Z">
            <w:rPr>
              <w:noProof/>
              <w:webHidden/>
            </w:rPr>
          </w:rPrChange>
        </w:rPr>
      </w:r>
      <w:r w:rsidRPr="001A25FA">
        <w:rPr>
          <w:noProof/>
          <w:webHidden/>
          <w:rPrChange w:id="1190" w:author="pranav baradkar" w:date="2021-09-16T23:42:00Z">
            <w:rPr>
              <w:noProof/>
              <w:webHidden/>
            </w:rPr>
          </w:rPrChange>
        </w:rPr>
        <w:fldChar w:fldCharType="separate"/>
      </w:r>
      <w:ins w:id="1191" w:author="pranav baradkar" w:date="2021-09-16T23:42:00Z">
        <w:r w:rsidRPr="001A25FA">
          <w:rPr>
            <w:noProof/>
            <w:webHidden/>
          </w:rPr>
          <w:t>9</w:t>
        </w:r>
        <w:r w:rsidRPr="001A25FA">
          <w:rPr>
            <w:noProof/>
            <w:webHidden/>
            <w:rPrChange w:id="1192" w:author="pranav baradkar" w:date="2021-09-16T23:42:00Z">
              <w:rPr>
                <w:noProof/>
                <w:webHidden/>
              </w:rPr>
            </w:rPrChange>
          </w:rPr>
          <w:fldChar w:fldCharType="end"/>
        </w:r>
        <w:r w:rsidRPr="001A25FA">
          <w:rPr>
            <w:rStyle w:val="Hyperlink"/>
            <w:noProof/>
            <w:rPrChange w:id="1193" w:author="pranav baradkar" w:date="2021-09-16T23:42:00Z">
              <w:rPr>
                <w:rStyle w:val="Hyperlink"/>
                <w:noProof/>
              </w:rPr>
            </w:rPrChange>
          </w:rPr>
          <w:fldChar w:fldCharType="end"/>
        </w:r>
      </w:ins>
    </w:p>
    <w:p w14:paraId="41B7AE68" w14:textId="1C1DA340" w:rsidR="001A25FA" w:rsidRPr="001A25FA" w:rsidRDefault="001A25FA">
      <w:pPr>
        <w:pStyle w:val="TOF"/>
        <w:rPr>
          <w:ins w:id="1194" w:author="pranav baradkar" w:date="2021-09-16T23:42:00Z"/>
          <w:rFonts w:asciiTheme="minorHAnsi" w:eastAsiaTheme="minorEastAsia" w:hAnsiTheme="minorHAnsi" w:cstheme="minorBidi"/>
          <w:noProof/>
          <w:lang w:eastAsia="en-IN"/>
          <w:rPrChange w:id="1195" w:author="pranav baradkar" w:date="2021-09-16T23:42:00Z">
            <w:rPr>
              <w:ins w:id="1196" w:author="pranav baradkar" w:date="2021-09-16T23:42:00Z"/>
              <w:rFonts w:asciiTheme="minorHAnsi" w:eastAsiaTheme="minorEastAsia" w:hAnsiTheme="minorHAnsi" w:cstheme="minorBidi"/>
              <w:noProof/>
              <w:sz w:val="22"/>
              <w:szCs w:val="22"/>
              <w:lang w:eastAsia="en-IN"/>
            </w:rPr>
          </w:rPrChange>
        </w:rPr>
        <w:pPrChange w:id="1197" w:author="pranav baradkar" w:date="2021-09-16T23:43:00Z">
          <w:pPr>
            <w:pStyle w:val="TableofFigures"/>
            <w:tabs>
              <w:tab w:val="right" w:leader="dot" w:pos="9016"/>
            </w:tabs>
          </w:pPr>
        </w:pPrChange>
      </w:pPr>
      <w:ins w:id="1198" w:author="pranav baradkar" w:date="2021-09-16T23:42:00Z">
        <w:r w:rsidRPr="001A25FA">
          <w:rPr>
            <w:rStyle w:val="Hyperlink"/>
            <w:noProof/>
            <w:rPrChange w:id="1199"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"_Toc82728176"</w:instrText>
        </w:r>
        <w:r w:rsidRPr="001A25FA">
          <w:rPr>
            <w:rStyle w:val="Hyperlink"/>
            <w:noProof/>
          </w:rPr>
          <w:instrText xml:space="preserve"> </w:instrText>
        </w:r>
        <w:r w:rsidRPr="001A25FA">
          <w:rPr>
            <w:rStyle w:val="Hyperlink"/>
            <w:noProof/>
            <w:rPrChange w:id="1200" w:author="pranav baradkar" w:date="2021-09-16T23:42:00Z">
              <w:rPr>
                <w:rStyle w:val="Hyperlink"/>
                <w:noProof/>
              </w:rPr>
            </w:rPrChange>
          </w:rPr>
          <w:fldChar w:fldCharType="separate"/>
        </w:r>
        <w:r w:rsidRPr="001A25FA">
          <w:rPr>
            <w:rStyle w:val="Hyperlink"/>
            <w:noProof/>
          </w:rPr>
          <w:t>Figure 3.4 Vertical acceleration</w:t>
        </w:r>
        <w:r w:rsidRPr="001A25FA">
          <w:rPr>
            <w:noProof/>
            <w:webHidden/>
          </w:rPr>
          <w:tab/>
        </w:r>
        <w:r w:rsidRPr="001A25FA">
          <w:rPr>
            <w:noProof/>
            <w:webHidden/>
            <w:rPrChange w:id="1201" w:author="pranav baradkar" w:date="2021-09-16T23:42:00Z">
              <w:rPr>
                <w:noProof/>
                <w:webHidden/>
              </w:rPr>
            </w:rPrChange>
          </w:rPr>
          <w:fldChar w:fldCharType="begin"/>
        </w:r>
        <w:r w:rsidRPr="001A25FA">
          <w:rPr>
            <w:noProof/>
            <w:webHidden/>
          </w:rPr>
          <w:instrText xml:space="preserve"> PAGEREF _Toc82728176 \h </w:instrText>
        </w:r>
      </w:ins>
      <w:r w:rsidRPr="001A25FA">
        <w:rPr>
          <w:noProof/>
          <w:webHidden/>
          <w:rPrChange w:id="1202" w:author="pranav baradkar" w:date="2021-09-16T23:42:00Z">
            <w:rPr>
              <w:noProof/>
              <w:webHidden/>
            </w:rPr>
          </w:rPrChange>
        </w:rPr>
      </w:r>
      <w:r w:rsidRPr="001A25FA">
        <w:rPr>
          <w:noProof/>
          <w:webHidden/>
          <w:rPrChange w:id="1203" w:author="pranav baradkar" w:date="2021-09-16T23:42:00Z">
            <w:rPr>
              <w:noProof/>
              <w:webHidden/>
            </w:rPr>
          </w:rPrChange>
        </w:rPr>
        <w:fldChar w:fldCharType="separate"/>
      </w:r>
      <w:ins w:id="1204" w:author="pranav baradkar" w:date="2021-09-16T23:42:00Z">
        <w:r w:rsidRPr="001A25FA">
          <w:rPr>
            <w:noProof/>
            <w:webHidden/>
          </w:rPr>
          <w:t>9</w:t>
        </w:r>
        <w:r w:rsidRPr="001A25FA">
          <w:rPr>
            <w:noProof/>
            <w:webHidden/>
            <w:rPrChange w:id="1205" w:author="pranav baradkar" w:date="2021-09-16T23:42:00Z">
              <w:rPr>
                <w:noProof/>
                <w:webHidden/>
              </w:rPr>
            </w:rPrChange>
          </w:rPr>
          <w:fldChar w:fldCharType="end"/>
        </w:r>
        <w:r w:rsidRPr="001A25FA">
          <w:rPr>
            <w:rStyle w:val="Hyperlink"/>
            <w:noProof/>
            <w:rPrChange w:id="1206" w:author="pranav baradkar" w:date="2021-09-16T23:42:00Z">
              <w:rPr>
                <w:rStyle w:val="Hyperlink"/>
                <w:noProof/>
              </w:rPr>
            </w:rPrChange>
          </w:rPr>
          <w:fldChar w:fldCharType="end"/>
        </w:r>
      </w:ins>
    </w:p>
    <w:p w14:paraId="3EAA998F" w14:textId="0CE1D14C" w:rsidR="001A25FA" w:rsidRPr="001A25FA" w:rsidRDefault="001A25FA">
      <w:pPr>
        <w:pStyle w:val="TOF"/>
        <w:rPr>
          <w:ins w:id="1207" w:author="pranav baradkar" w:date="2021-09-16T23:42:00Z"/>
          <w:rFonts w:asciiTheme="minorHAnsi" w:eastAsiaTheme="minorEastAsia" w:hAnsiTheme="minorHAnsi" w:cstheme="minorBidi"/>
          <w:noProof/>
          <w:lang w:eastAsia="en-IN"/>
          <w:rPrChange w:id="1208" w:author="pranav baradkar" w:date="2021-09-16T23:42:00Z">
            <w:rPr>
              <w:ins w:id="1209" w:author="pranav baradkar" w:date="2021-09-16T23:42:00Z"/>
              <w:rFonts w:asciiTheme="minorHAnsi" w:eastAsiaTheme="minorEastAsia" w:hAnsiTheme="minorHAnsi" w:cstheme="minorBidi"/>
              <w:noProof/>
              <w:sz w:val="22"/>
              <w:szCs w:val="22"/>
              <w:lang w:eastAsia="en-IN"/>
            </w:rPr>
          </w:rPrChange>
        </w:rPr>
        <w:pPrChange w:id="1210" w:author="pranav baradkar" w:date="2021-09-16T23:43:00Z">
          <w:pPr>
            <w:pStyle w:val="TableofFigures"/>
            <w:tabs>
              <w:tab w:val="right" w:leader="dot" w:pos="9016"/>
            </w:tabs>
          </w:pPr>
        </w:pPrChange>
      </w:pPr>
      <w:ins w:id="1211" w:author="pranav baradkar" w:date="2021-09-16T23:42:00Z">
        <w:r w:rsidRPr="001A25FA">
          <w:rPr>
            <w:rStyle w:val="Hyperlink"/>
            <w:noProof/>
            <w:rPrChange w:id="1212"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"_Toc82728177"</w:instrText>
        </w:r>
        <w:r w:rsidRPr="001A25FA">
          <w:rPr>
            <w:rStyle w:val="Hyperlink"/>
            <w:noProof/>
          </w:rPr>
          <w:instrText xml:space="preserve"> </w:instrText>
        </w:r>
        <w:r w:rsidRPr="001A25FA">
          <w:rPr>
            <w:rStyle w:val="Hyperlink"/>
            <w:noProof/>
            <w:rPrChange w:id="1213" w:author="pranav baradkar" w:date="2021-09-16T23:42:00Z">
              <w:rPr>
                <w:rStyle w:val="Hyperlink"/>
                <w:noProof/>
              </w:rPr>
            </w:rPrChange>
          </w:rPr>
          <w:fldChar w:fldCharType="separate"/>
        </w:r>
        <w:r w:rsidRPr="001A25FA">
          <w:rPr>
            <w:rStyle w:val="Hyperlink"/>
            <w:noProof/>
          </w:rPr>
          <w:t>Figure 3.5 Airport pavement profile</w:t>
        </w:r>
        <w:r w:rsidRPr="001A25FA">
          <w:rPr>
            <w:noProof/>
            <w:webHidden/>
          </w:rPr>
          <w:tab/>
        </w:r>
        <w:r w:rsidRPr="001A25FA">
          <w:rPr>
            <w:noProof/>
            <w:webHidden/>
            <w:rPrChange w:id="1214" w:author="pranav baradkar" w:date="2021-09-16T23:42:00Z">
              <w:rPr>
                <w:noProof/>
                <w:webHidden/>
              </w:rPr>
            </w:rPrChange>
          </w:rPr>
          <w:fldChar w:fldCharType="begin"/>
        </w:r>
        <w:r w:rsidRPr="001A25FA">
          <w:rPr>
            <w:noProof/>
            <w:webHidden/>
          </w:rPr>
          <w:instrText xml:space="preserve"> PAGEREF _Toc82728177 \h </w:instrText>
        </w:r>
      </w:ins>
      <w:r w:rsidRPr="001A25FA">
        <w:rPr>
          <w:noProof/>
          <w:webHidden/>
          <w:rPrChange w:id="1215" w:author="pranav baradkar" w:date="2021-09-16T23:42:00Z">
            <w:rPr>
              <w:noProof/>
              <w:webHidden/>
            </w:rPr>
          </w:rPrChange>
        </w:rPr>
      </w:r>
      <w:r w:rsidRPr="001A25FA">
        <w:rPr>
          <w:noProof/>
          <w:webHidden/>
          <w:rPrChange w:id="1216" w:author="pranav baradkar" w:date="2021-09-16T23:42:00Z">
            <w:rPr>
              <w:noProof/>
              <w:webHidden/>
            </w:rPr>
          </w:rPrChange>
        </w:rPr>
        <w:fldChar w:fldCharType="separate"/>
      </w:r>
      <w:ins w:id="1217" w:author="pranav baradkar" w:date="2021-09-16T23:42:00Z">
        <w:r w:rsidRPr="001A25FA">
          <w:rPr>
            <w:noProof/>
            <w:webHidden/>
          </w:rPr>
          <w:t>9</w:t>
        </w:r>
        <w:r w:rsidRPr="001A25FA">
          <w:rPr>
            <w:noProof/>
            <w:webHidden/>
            <w:rPrChange w:id="1218" w:author="pranav baradkar" w:date="2021-09-16T23:42:00Z">
              <w:rPr>
                <w:noProof/>
                <w:webHidden/>
              </w:rPr>
            </w:rPrChange>
          </w:rPr>
          <w:fldChar w:fldCharType="end"/>
        </w:r>
        <w:r w:rsidRPr="001A25FA">
          <w:rPr>
            <w:rStyle w:val="Hyperlink"/>
            <w:noProof/>
            <w:rPrChange w:id="1219" w:author="pranav baradkar" w:date="2021-09-16T23:42:00Z">
              <w:rPr>
                <w:rStyle w:val="Hyperlink"/>
                <w:noProof/>
              </w:rPr>
            </w:rPrChange>
          </w:rPr>
          <w:fldChar w:fldCharType="end"/>
        </w:r>
      </w:ins>
    </w:p>
    <w:p w14:paraId="31D1CB42" w14:textId="4FA85EFE" w:rsidR="001A25FA" w:rsidRPr="001A25FA" w:rsidRDefault="001A25FA">
      <w:pPr>
        <w:pStyle w:val="TOF"/>
        <w:rPr>
          <w:ins w:id="1220" w:author="pranav baradkar" w:date="2021-09-16T23:42:00Z"/>
          <w:rFonts w:asciiTheme="minorHAnsi" w:eastAsiaTheme="minorEastAsia" w:hAnsiTheme="minorHAnsi" w:cstheme="minorBidi"/>
          <w:noProof/>
          <w:lang w:eastAsia="en-IN"/>
          <w:rPrChange w:id="1221" w:author="pranav baradkar" w:date="2021-09-16T23:42:00Z">
            <w:rPr>
              <w:ins w:id="1222" w:author="pranav baradkar" w:date="2021-09-16T23:42:00Z"/>
              <w:rFonts w:asciiTheme="minorHAnsi" w:eastAsiaTheme="minorEastAsia" w:hAnsiTheme="minorHAnsi" w:cstheme="minorBidi"/>
              <w:noProof/>
              <w:sz w:val="22"/>
              <w:szCs w:val="22"/>
              <w:lang w:eastAsia="en-IN"/>
            </w:rPr>
          </w:rPrChange>
        </w:rPr>
        <w:pPrChange w:id="1223" w:author="pranav baradkar" w:date="2021-09-16T23:43:00Z">
          <w:pPr>
            <w:pStyle w:val="TableofFigures"/>
            <w:tabs>
              <w:tab w:val="right" w:leader="dot" w:pos="9016"/>
            </w:tabs>
          </w:pPr>
        </w:pPrChange>
      </w:pPr>
      <w:ins w:id="1224" w:author="pranav baradkar" w:date="2021-09-16T23:42:00Z">
        <w:r w:rsidRPr="001A25FA">
          <w:rPr>
            <w:rStyle w:val="Hyperlink"/>
            <w:noProof/>
            <w:rPrChange w:id="1225" w:author="pranav baradkar" w:date="2021-09-16T23:42:00Z">
              <w:rPr>
                <w:rStyle w:val="Hyperlink"/>
                <w:noProof/>
              </w:rPr>
            </w:rPrChange>
          </w:rPr>
          <w:fldChar w:fldCharType="begin"/>
        </w:r>
        <w:r w:rsidRPr="001A25FA">
          <w:rPr>
            <w:rStyle w:val="Hyperlink"/>
            <w:noProof/>
          </w:rPr>
          <w:instrText xml:space="preserve"> </w:instrText>
        </w:r>
        <w:r w:rsidRPr="001A25FA">
          <w:rPr>
            <w:noProof/>
          </w:rPr>
          <w:instrText>HYPERLINK \l "_Toc82728178"</w:instrText>
        </w:r>
        <w:r w:rsidRPr="001A25FA">
          <w:rPr>
            <w:rStyle w:val="Hyperlink"/>
            <w:noProof/>
          </w:rPr>
          <w:instrText xml:space="preserve"> </w:instrText>
        </w:r>
        <w:r w:rsidRPr="001A25FA">
          <w:rPr>
            <w:rStyle w:val="Hyperlink"/>
            <w:noProof/>
            <w:rPrChange w:id="1226" w:author="pranav baradkar" w:date="2021-09-16T23:42:00Z">
              <w:rPr>
                <w:rStyle w:val="Hyperlink"/>
                <w:noProof/>
              </w:rPr>
            </w:rPrChange>
          </w:rPr>
          <w:fldChar w:fldCharType="separate"/>
        </w:r>
        <w:r w:rsidRPr="001A25FA">
          <w:rPr>
            <w:rStyle w:val="Hyperlink"/>
            <w:noProof/>
          </w:rPr>
          <w:t>Figure 3.6 Work plan</w:t>
        </w:r>
        <w:r w:rsidRPr="001A25FA">
          <w:rPr>
            <w:noProof/>
            <w:webHidden/>
          </w:rPr>
          <w:tab/>
        </w:r>
        <w:r w:rsidRPr="001A25FA">
          <w:rPr>
            <w:noProof/>
            <w:webHidden/>
            <w:rPrChange w:id="1227" w:author="pranav baradkar" w:date="2021-09-16T23:42:00Z">
              <w:rPr>
                <w:noProof/>
                <w:webHidden/>
              </w:rPr>
            </w:rPrChange>
          </w:rPr>
          <w:fldChar w:fldCharType="begin"/>
        </w:r>
        <w:r w:rsidRPr="001A25FA">
          <w:rPr>
            <w:noProof/>
            <w:webHidden/>
          </w:rPr>
          <w:instrText xml:space="preserve"> PAGEREF _Toc82728178 \h </w:instrText>
        </w:r>
      </w:ins>
      <w:r w:rsidRPr="001A25FA">
        <w:rPr>
          <w:noProof/>
          <w:webHidden/>
          <w:rPrChange w:id="1228" w:author="pranav baradkar" w:date="2021-09-16T23:42:00Z">
            <w:rPr>
              <w:noProof/>
              <w:webHidden/>
            </w:rPr>
          </w:rPrChange>
        </w:rPr>
      </w:r>
      <w:r w:rsidRPr="001A25FA">
        <w:rPr>
          <w:noProof/>
          <w:webHidden/>
          <w:rPrChange w:id="1229" w:author="pranav baradkar" w:date="2021-09-16T23:42:00Z">
            <w:rPr>
              <w:noProof/>
              <w:webHidden/>
            </w:rPr>
          </w:rPrChange>
        </w:rPr>
        <w:fldChar w:fldCharType="separate"/>
      </w:r>
      <w:ins w:id="1230" w:author="pranav baradkar" w:date="2021-09-16T23:42:00Z">
        <w:r w:rsidRPr="001A25FA">
          <w:rPr>
            <w:noProof/>
            <w:webHidden/>
          </w:rPr>
          <w:t>9</w:t>
        </w:r>
        <w:r w:rsidRPr="001A25FA">
          <w:rPr>
            <w:noProof/>
            <w:webHidden/>
            <w:rPrChange w:id="1231" w:author="pranav baradkar" w:date="2021-09-16T23:42:00Z">
              <w:rPr>
                <w:noProof/>
                <w:webHidden/>
              </w:rPr>
            </w:rPrChange>
          </w:rPr>
          <w:fldChar w:fldCharType="end"/>
        </w:r>
        <w:r w:rsidRPr="001A25FA">
          <w:rPr>
            <w:rStyle w:val="Hyperlink"/>
            <w:noProof/>
            <w:rPrChange w:id="1232" w:author="pranav baradkar" w:date="2021-09-16T23:42:00Z">
              <w:rPr>
                <w:rStyle w:val="Hyperlink"/>
                <w:noProof/>
              </w:rPr>
            </w:rPrChange>
          </w:rPr>
          <w:fldChar w:fldCharType="end"/>
        </w:r>
      </w:ins>
    </w:p>
    <w:p w14:paraId="72A4CD93" w14:textId="586F6151" w:rsidR="0095750D" w:rsidRPr="001A25FA" w:rsidDel="001A25FA" w:rsidRDefault="0095750D">
      <w:pPr>
        <w:pStyle w:val="TOF"/>
        <w:rPr>
          <w:del w:id="1233" w:author="pranav baradkar" w:date="2021-09-16T23:42:00Z"/>
          <w:rFonts w:asciiTheme="minorHAnsi" w:eastAsiaTheme="minorEastAsia" w:hAnsiTheme="minorHAnsi" w:cstheme="minorBidi"/>
          <w:noProof/>
          <w:lang w:eastAsia="en-IN"/>
          <w:rPrChange w:id="1234" w:author="pranav baradkar" w:date="2021-09-16T23:42:00Z">
            <w:rPr>
              <w:del w:id="1235" w:author="pranav baradkar" w:date="2021-09-16T23:42:00Z"/>
              <w:rFonts w:asciiTheme="minorHAnsi" w:eastAsiaTheme="minorEastAsia" w:hAnsiTheme="minorHAnsi" w:cstheme="minorBidi"/>
              <w:noProof/>
              <w:sz w:val="22"/>
              <w:szCs w:val="22"/>
              <w:lang w:eastAsia="en-IN"/>
            </w:rPr>
          </w:rPrChange>
        </w:rPr>
        <w:pPrChange w:id="1236" w:author="pranav baradkar" w:date="2021-09-16T23:43:00Z">
          <w:pPr>
            <w:pStyle w:val="TableofFigures"/>
            <w:tabs>
              <w:tab w:val="right" w:leader="dot" w:pos="9016"/>
            </w:tabs>
            <w:spacing w:line="360" w:lineRule="auto"/>
          </w:pPr>
        </w:pPrChange>
      </w:pPr>
      <w:del w:id="1237" w:author="pranav baradkar" w:date="2021-09-16T23:42:00Z">
        <w:r w:rsidRPr="001A25FA" w:rsidDel="001A25FA">
          <w:rPr>
            <w:rPrChange w:id="1238" w:author="pranav baradkar" w:date="2021-09-16T23:42:00Z">
              <w:rPr>
                <w:rStyle w:val="Hyperlink"/>
                <w:noProof/>
                <w:sz w:val="22"/>
                <w:szCs w:val="22"/>
              </w:rPr>
            </w:rPrChange>
          </w:rPr>
          <w:delText>Figure 1.1: Range of IRI on different types of roads. (Source: IRC SP 16 2019)</w:delText>
        </w:r>
        <w:r w:rsidRPr="001A25FA" w:rsidDel="001A25FA">
          <w:rPr>
            <w:noProof/>
            <w:webHidden/>
            <w:rPrChange w:id="1239" w:author="pranav baradkar" w:date="2021-09-16T23:42:00Z">
              <w:rPr>
                <w:noProof/>
                <w:webHidden/>
                <w:sz w:val="22"/>
                <w:szCs w:val="22"/>
              </w:rPr>
            </w:rPrChange>
          </w:rPr>
          <w:tab/>
          <w:delText>3</w:delText>
        </w:r>
      </w:del>
    </w:p>
    <w:p w14:paraId="376F6A34" w14:textId="536DB83B" w:rsidR="0095750D" w:rsidRPr="001A25FA" w:rsidDel="001A25FA" w:rsidRDefault="0095750D">
      <w:pPr>
        <w:pStyle w:val="TOF"/>
        <w:rPr>
          <w:del w:id="1240" w:author="pranav baradkar" w:date="2021-09-16T23:42:00Z"/>
          <w:rFonts w:asciiTheme="minorHAnsi" w:eastAsiaTheme="minorEastAsia" w:hAnsiTheme="minorHAnsi" w:cstheme="minorBidi"/>
          <w:noProof/>
          <w:lang w:eastAsia="en-IN"/>
          <w:rPrChange w:id="1241" w:author="pranav baradkar" w:date="2021-09-16T23:42:00Z">
            <w:rPr>
              <w:del w:id="1242" w:author="pranav baradkar" w:date="2021-09-16T23:42:00Z"/>
              <w:rFonts w:asciiTheme="minorHAnsi" w:eastAsiaTheme="minorEastAsia" w:hAnsiTheme="minorHAnsi" w:cstheme="minorBidi"/>
              <w:noProof/>
              <w:sz w:val="22"/>
              <w:szCs w:val="22"/>
              <w:lang w:eastAsia="en-IN"/>
            </w:rPr>
          </w:rPrChange>
        </w:rPr>
        <w:pPrChange w:id="1243" w:author="pranav baradkar" w:date="2021-09-16T23:43:00Z">
          <w:pPr>
            <w:pStyle w:val="TableofFigures"/>
            <w:tabs>
              <w:tab w:val="right" w:leader="dot" w:pos="9016"/>
            </w:tabs>
            <w:spacing w:line="360" w:lineRule="auto"/>
          </w:pPr>
        </w:pPrChange>
      </w:pPr>
      <w:del w:id="1244" w:author="pranav baradkar" w:date="2021-09-16T23:42:00Z">
        <w:r w:rsidRPr="001A25FA" w:rsidDel="001A25FA">
          <w:rPr>
            <w:rPrChange w:id="1245" w:author="pranav baradkar" w:date="2021-09-16T23:42:00Z">
              <w:rPr>
                <w:rStyle w:val="Hyperlink"/>
                <w:noProof/>
                <w:sz w:val="22"/>
                <w:szCs w:val="22"/>
              </w:rPr>
            </w:rPrChange>
          </w:rPr>
          <w:delText>Figure 2.1 Straightedge (source: google)</w:delText>
        </w:r>
        <w:r w:rsidRPr="001A25FA" w:rsidDel="001A25FA">
          <w:rPr>
            <w:noProof/>
            <w:webHidden/>
            <w:rPrChange w:id="1246" w:author="pranav baradkar" w:date="2021-09-16T23:42:00Z">
              <w:rPr>
                <w:noProof/>
                <w:webHidden/>
                <w:sz w:val="22"/>
                <w:szCs w:val="22"/>
              </w:rPr>
            </w:rPrChange>
          </w:rPr>
          <w:tab/>
        </w:r>
        <w:r w:rsidR="001A25FA" w:rsidRPr="001A25FA" w:rsidDel="001A25FA">
          <w:rPr>
            <w:noProof/>
            <w:webHidden/>
            <w:rPrChange w:id="1247" w:author="pranav baradkar" w:date="2021-09-16T23:42:00Z">
              <w:rPr>
                <w:noProof/>
                <w:webHidden/>
                <w:sz w:val="22"/>
                <w:szCs w:val="22"/>
              </w:rPr>
            </w:rPrChange>
          </w:rPr>
          <w:delText>8</w:delText>
        </w:r>
      </w:del>
    </w:p>
    <w:p w14:paraId="484A12A6" w14:textId="20B214C6" w:rsidR="0095750D" w:rsidRPr="001A25FA" w:rsidDel="001A25FA" w:rsidRDefault="0095750D">
      <w:pPr>
        <w:pStyle w:val="TOF"/>
        <w:rPr>
          <w:del w:id="1248" w:author="pranav baradkar" w:date="2021-09-16T23:42:00Z"/>
          <w:rFonts w:asciiTheme="minorHAnsi" w:eastAsiaTheme="minorEastAsia" w:hAnsiTheme="minorHAnsi" w:cstheme="minorBidi"/>
          <w:noProof/>
          <w:lang w:eastAsia="en-IN"/>
          <w:rPrChange w:id="1249" w:author="pranav baradkar" w:date="2021-09-16T23:42:00Z">
            <w:rPr>
              <w:del w:id="1250" w:author="pranav baradkar" w:date="2021-09-16T23:42:00Z"/>
              <w:rFonts w:asciiTheme="minorHAnsi" w:eastAsiaTheme="minorEastAsia" w:hAnsiTheme="minorHAnsi" w:cstheme="minorBidi"/>
              <w:noProof/>
              <w:sz w:val="22"/>
              <w:szCs w:val="22"/>
              <w:lang w:eastAsia="en-IN"/>
            </w:rPr>
          </w:rPrChange>
        </w:rPr>
        <w:pPrChange w:id="1251" w:author="pranav baradkar" w:date="2021-09-16T23:43:00Z">
          <w:pPr>
            <w:pStyle w:val="TableofFigures"/>
            <w:tabs>
              <w:tab w:val="right" w:leader="dot" w:pos="9016"/>
            </w:tabs>
            <w:spacing w:line="360" w:lineRule="auto"/>
          </w:pPr>
        </w:pPrChange>
      </w:pPr>
      <w:del w:id="1252" w:author="pranav baradkar" w:date="2021-09-16T23:42:00Z">
        <w:r w:rsidRPr="001A25FA" w:rsidDel="001A25FA">
          <w:rPr>
            <w:rPrChange w:id="1253" w:author="pranav baradkar" w:date="2021-09-16T23:42:00Z">
              <w:rPr>
                <w:rStyle w:val="Hyperlink"/>
                <w:noProof/>
                <w:sz w:val="22"/>
                <w:szCs w:val="22"/>
              </w:rPr>
            </w:rPrChange>
          </w:rPr>
          <w:delText>Figure 2.2 Rod and level surveying (source: google)</w:delText>
        </w:r>
        <w:r w:rsidRPr="001A25FA" w:rsidDel="001A25FA">
          <w:rPr>
            <w:noProof/>
            <w:webHidden/>
            <w:rPrChange w:id="1254" w:author="pranav baradkar" w:date="2021-09-16T23:42:00Z">
              <w:rPr>
                <w:noProof/>
                <w:webHidden/>
                <w:sz w:val="22"/>
                <w:szCs w:val="22"/>
              </w:rPr>
            </w:rPrChange>
          </w:rPr>
          <w:tab/>
          <w:delText>9</w:delText>
        </w:r>
      </w:del>
    </w:p>
    <w:p w14:paraId="5CBA4843" w14:textId="6AD3C5A5" w:rsidR="0095750D" w:rsidRPr="001A25FA" w:rsidDel="001A25FA" w:rsidRDefault="0095750D">
      <w:pPr>
        <w:pStyle w:val="TOF"/>
        <w:rPr>
          <w:del w:id="1255" w:author="pranav baradkar" w:date="2021-09-16T23:42:00Z"/>
          <w:rFonts w:asciiTheme="minorHAnsi" w:eastAsiaTheme="minorEastAsia" w:hAnsiTheme="minorHAnsi" w:cstheme="minorBidi"/>
          <w:noProof/>
          <w:lang w:eastAsia="en-IN"/>
          <w:rPrChange w:id="1256" w:author="pranav baradkar" w:date="2021-09-16T23:42:00Z">
            <w:rPr>
              <w:del w:id="1257" w:author="pranav baradkar" w:date="2021-09-16T23:42:00Z"/>
              <w:rFonts w:asciiTheme="minorHAnsi" w:eastAsiaTheme="minorEastAsia" w:hAnsiTheme="minorHAnsi" w:cstheme="minorBidi"/>
              <w:noProof/>
              <w:sz w:val="22"/>
              <w:szCs w:val="22"/>
              <w:lang w:eastAsia="en-IN"/>
            </w:rPr>
          </w:rPrChange>
        </w:rPr>
        <w:pPrChange w:id="1258" w:author="pranav baradkar" w:date="2021-09-16T23:43:00Z">
          <w:pPr>
            <w:pStyle w:val="TableofFigures"/>
            <w:tabs>
              <w:tab w:val="right" w:leader="dot" w:pos="9016"/>
            </w:tabs>
            <w:spacing w:line="360" w:lineRule="auto"/>
          </w:pPr>
        </w:pPrChange>
      </w:pPr>
      <w:del w:id="1259" w:author="pranav baradkar" w:date="2021-09-16T23:42:00Z">
        <w:r w:rsidRPr="001A25FA" w:rsidDel="001A25FA">
          <w:rPr>
            <w:rPrChange w:id="1260" w:author="pranav baradkar" w:date="2021-09-16T23:42:00Z">
              <w:rPr>
                <w:rStyle w:val="Hyperlink"/>
                <w:noProof/>
                <w:sz w:val="22"/>
                <w:szCs w:val="22"/>
              </w:rPr>
            </w:rPrChange>
          </w:rPr>
          <w:delText>Figure 2.3 Dipstick (source: M. W. Sayers et al. 1998)</w:delText>
        </w:r>
        <w:r w:rsidRPr="001A25FA" w:rsidDel="001A25FA">
          <w:rPr>
            <w:noProof/>
            <w:webHidden/>
            <w:rPrChange w:id="1261" w:author="pranav baradkar" w:date="2021-09-16T23:42:00Z">
              <w:rPr>
                <w:noProof/>
                <w:webHidden/>
                <w:sz w:val="22"/>
                <w:szCs w:val="22"/>
              </w:rPr>
            </w:rPrChange>
          </w:rPr>
          <w:tab/>
          <w:delText>10</w:delText>
        </w:r>
      </w:del>
    </w:p>
    <w:p w14:paraId="717329FF" w14:textId="5952435A" w:rsidR="0095750D" w:rsidRPr="001A25FA" w:rsidDel="001A25FA" w:rsidRDefault="0095750D">
      <w:pPr>
        <w:pStyle w:val="TOF"/>
        <w:rPr>
          <w:del w:id="1262" w:author="pranav baradkar" w:date="2021-09-16T23:42:00Z"/>
          <w:rFonts w:asciiTheme="minorHAnsi" w:eastAsiaTheme="minorEastAsia" w:hAnsiTheme="minorHAnsi" w:cstheme="minorBidi"/>
          <w:noProof/>
          <w:lang w:eastAsia="en-IN"/>
          <w:rPrChange w:id="1263" w:author="pranav baradkar" w:date="2021-09-16T23:42:00Z">
            <w:rPr>
              <w:del w:id="1264" w:author="pranav baradkar" w:date="2021-09-16T23:42:00Z"/>
              <w:rFonts w:asciiTheme="minorHAnsi" w:eastAsiaTheme="minorEastAsia" w:hAnsiTheme="minorHAnsi" w:cstheme="minorBidi"/>
              <w:noProof/>
              <w:sz w:val="22"/>
              <w:szCs w:val="22"/>
              <w:lang w:eastAsia="en-IN"/>
            </w:rPr>
          </w:rPrChange>
        </w:rPr>
        <w:pPrChange w:id="1265" w:author="pranav baradkar" w:date="2021-09-16T23:43:00Z">
          <w:pPr>
            <w:pStyle w:val="TableofFigures"/>
            <w:tabs>
              <w:tab w:val="right" w:leader="dot" w:pos="9016"/>
            </w:tabs>
            <w:spacing w:line="360" w:lineRule="auto"/>
          </w:pPr>
        </w:pPrChange>
      </w:pPr>
      <w:del w:id="1266" w:author="pranav baradkar" w:date="2021-09-16T23:42:00Z">
        <w:r w:rsidRPr="001A25FA" w:rsidDel="001A25FA">
          <w:rPr>
            <w:rPrChange w:id="1267" w:author="pranav baradkar" w:date="2021-09-16T23:42:00Z">
              <w:rPr>
                <w:rStyle w:val="Hyperlink"/>
                <w:noProof/>
                <w:sz w:val="22"/>
                <w:szCs w:val="22"/>
              </w:rPr>
            </w:rPrChange>
          </w:rPr>
          <w:delText>Figure 2.4 MERLIN device (Source: google)</w:delText>
        </w:r>
        <w:r w:rsidRPr="001A25FA" w:rsidDel="001A25FA">
          <w:rPr>
            <w:noProof/>
            <w:webHidden/>
            <w:rPrChange w:id="1268" w:author="pranav baradkar" w:date="2021-09-16T23:42:00Z">
              <w:rPr>
                <w:noProof/>
                <w:webHidden/>
                <w:sz w:val="22"/>
                <w:szCs w:val="22"/>
              </w:rPr>
            </w:rPrChange>
          </w:rPr>
          <w:tab/>
          <w:delText>11</w:delText>
        </w:r>
      </w:del>
    </w:p>
    <w:p w14:paraId="6A1F1EE9" w14:textId="43EEA9A3" w:rsidR="0095750D" w:rsidRPr="001A25FA" w:rsidDel="001A25FA" w:rsidRDefault="0095750D">
      <w:pPr>
        <w:pStyle w:val="TOF"/>
        <w:rPr>
          <w:del w:id="1269" w:author="pranav baradkar" w:date="2021-09-16T23:42:00Z"/>
          <w:rFonts w:asciiTheme="minorHAnsi" w:eastAsiaTheme="minorEastAsia" w:hAnsiTheme="minorHAnsi" w:cstheme="minorBidi"/>
          <w:noProof/>
          <w:lang w:eastAsia="en-IN"/>
          <w:rPrChange w:id="1270" w:author="pranav baradkar" w:date="2021-09-16T23:42:00Z">
            <w:rPr>
              <w:del w:id="1271" w:author="pranav baradkar" w:date="2021-09-16T23:42:00Z"/>
              <w:rFonts w:asciiTheme="minorHAnsi" w:eastAsiaTheme="minorEastAsia" w:hAnsiTheme="minorHAnsi" w:cstheme="minorBidi"/>
              <w:noProof/>
              <w:sz w:val="22"/>
              <w:szCs w:val="22"/>
              <w:lang w:eastAsia="en-IN"/>
            </w:rPr>
          </w:rPrChange>
        </w:rPr>
        <w:pPrChange w:id="1272" w:author="pranav baradkar" w:date="2021-09-16T23:43:00Z">
          <w:pPr>
            <w:pStyle w:val="TableofFigures"/>
            <w:tabs>
              <w:tab w:val="right" w:leader="dot" w:pos="9016"/>
            </w:tabs>
            <w:spacing w:line="360" w:lineRule="auto"/>
          </w:pPr>
        </w:pPrChange>
      </w:pPr>
      <w:del w:id="1273" w:author="pranav baradkar" w:date="2021-09-16T23:42:00Z">
        <w:r w:rsidRPr="001A25FA" w:rsidDel="001A25FA">
          <w:rPr>
            <w:rPrChange w:id="1274" w:author="pranav baradkar" w:date="2021-09-16T23:42:00Z">
              <w:rPr>
                <w:rStyle w:val="Hyperlink"/>
                <w:noProof/>
                <w:sz w:val="22"/>
                <w:szCs w:val="22"/>
              </w:rPr>
            </w:rPrChange>
          </w:rPr>
          <w:delText>Figure 2.5 Inertial Profiler (source: M.W Sayers, 1998)</w:delText>
        </w:r>
        <w:r w:rsidRPr="001A25FA" w:rsidDel="001A25FA">
          <w:rPr>
            <w:noProof/>
            <w:webHidden/>
            <w:rPrChange w:id="1275" w:author="pranav baradkar" w:date="2021-09-16T23:42:00Z">
              <w:rPr>
                <w:noProof/>
                <w:webHidden/>
                <w:sz w:val="22"/>
                <w:szCs w:val="22"/>
              </w:rPr>
            </w:rPrChange>
          </w:rPr>
          <w:tab/>
          <w:delText>12</w:delText>
        </w:r>
      </w:del>
    </w:p>
    <w:p w14:paraId="46F1B37A" w14:textId="35EEB92B" w:rsidR="0095750D" w:rsidRPr="001A25FA" w:rsidDel="001A25FA" w:rsidRDefault="0095750D">
      <w:pPr>
        <w:pStyle w:val="TOF"/>
        <w:rPr>
          <w:del w:id="1276" w:author="pranav baradkar" w:date="2021-09-16T23:42:00Z"/>
          <w:rFonts w:asciiTheme="minorHAnsi" w:eastAsiaTheme="minorEastAsia" w:hAnsiTheme="minorHAnsi" w:cstheme="minorBidi"/>
          <w:noProof/>
          <w:lang w:eastAsia="en-IN"/>
          <w:rPrChange w:id="1277" w:author="pranav baradkar" w:date="2021-09-16T23:42:00Z">
            <w:rPr>
              <w:del w:id="1278" w:author="pranav baradkar" w:date="2021-09-16T23:42:00Z"/>
              <w:rFonts w:asciiTheme="minorHAnsi" w:eastAsiaTheme="minorEastAsia" w:hAnsiTheme="minorHAnsi" w:cstheme="minorBidi"/>
              <w:noProof/>
              <w:sz w:val="22"/>
              <w:szCs w:val="22"/>
              <w:lang w:eastAsia="en-IN"/>
            </w:rPr>
          </w:rPrChange>
        </w:rPr>
        <w:pPrChange w:id="1279" w:author="pranav baradkar" w:date="2021-09-16T23:43:00Z">
          <w:pPr>
            <w:pStyle w:val="TableofFigures"/>
            <w:tabs>
              <w:tab w:val="right" w:leader="dot" w:pos="9016"/>
            </w:tabs>
            <w:spacing w:line="360" w:lineRule="auto"/>
          </w:pPr>
        </w:pPrChange>
      </w:pPr>
      <w:del w:id="1280" w:author="pranav baradkar" w:date="2021-09-16T23:42:00Z">
        <w:r w:rsidRPr="001A25FA" w:rsidDel="001A25FA">
          <w:rPr>
            <w:rPrChange w:id="1281" w:author="pranav baradkar" w:date="2021-09-16T23:42:00Z">
              <w:rPr>
                <w:rStyle w:val="Hyperlink"/>
                <w:noProof/>
                <w:sz w:val="22"/>
                <w:szCs w:val="22"/>
              </w:rPr>
            </w:rPrChange>
          </w:rPr>
          <w:delText>Figure 2.6 Sketch of fifth wheel bump integrator (source: IRC SP 16 2019)</w:delText>
        </w:r>
        <w:r w:rsidRPr="001A25FA" w:rsidDel="001A25FA">
          <w:rPr>
            <w:noProof/>
            <w:webHidden/>
            <w:rPrChange w:id="1282" w:author="pranav baradkar" w:date="2021-09-16T23:42:00Z">
              <w:rPr>
                <w:noProof/>
                <w:webHidden/>
                <w:sz w:val="22"/>
                <w:szCs w:val="22"/>
              </w:rPr>
            </w:rPrChange>
          </w:rPr>
          <w:tab/>
          <w:delText>13</w:delText>
        </w:r>
      </w:del>
    </w:p>
    <w:p w14:paraId="417F1933" w14:textId="22427021" w:rsidR="0095750D" w:rsidRPr="001A25FA" w:rsidDel="001A25FA" w:rsidRDefault="0095750D">
      <w:pPr>
        <w:pStyle w:val="TOF"/>
        <w:rPr>
          <w:del w:id="1283" w:author="pranav baradkar" w:date="2021-09-16T23:42:00Z"/>
          <w:rFonts w:asciiTheme="minorHAnsi" w:eastAsiaTheme="minorEastAsia" w:hAnsiTheme="minorHAnsi" w:cstheme="minorBidi"/>
          <w:noProof/>
          <w:lang w:eastAsia="en-IN"/>
          <w:rPrChange w:id="1284" w:author="pranav baradkar" w:date="2021-09-16T23:42:00Z">
            <w:rPr>
              <w:del w:id="1285" w:author="pranav baradkar" w:date="2021-09-16T23:42:00Z"/>
              <w:rFonts w:asciiTheme="minorHAnsi" w:eastAsiaTheme="minorEastAsia" w:hAnsiTheme="minorHAnsi" w:cstheme="minorBidi"/>
              <w:noProof/>
              <w:sz w:val="22"/>
              <w:szCs w:val="22"/>
              <w:lang w:eastAsia="en-IN"/>
            </w:rPr>
          </w:rPrChange>
        </w:rPr>
        <w:pPrChange w:id="1286" w:author="pranav baradkar" w:date="2021-09-16T23:43:00Z">
          <w:pPr>
            <w:pStyle w:val="TableofFigures"/>
            <w:tabs>
              <w:tab w:val="right" w:leader="dot" w:pos="9016"/>
            </w:tabs>
            <w:spacing w:line="360" w:lineRule="auto"/>
          </w:pPr>
        </w:pPrChange>
      </w:pPr>
      <w:del w:id="1287" w:author="pranav baradkar" w:date="2021-09-16T23:42:00Z">
        <w:r w:rsidRPr="001A25FA" w:rsidDel="001A25FA">
          <w:rPr>
            <w:rPrChange w:id="1288" w:author="pranav baradkar" w:date="2021-09-16T23:42:00Z">
              <w:rPr>
                <w:rStyle w:val="Hyperlink"/>
                <w:noProof/>
                <w:sz w:val="22"/>
                <w:szCs w:val="22"/>
              </w:rPr>
            </w:rPrChange>
          </w:rPr>
          <w:delText>Figure 2.7 Car axle mounted bump integrator (source: IRC SP 16 2019)</w:delText>
        </w:r>
        <w:r w:rsidRPr="001A25FA" w:rsidDel="001A25FA">
          <w:rPr>
            <w:noProof/>
            <w:webHidden/>
            <w:rPrChange w:id="1289" w:author="pranav baradkar" w:date="2021-09-16T23:42:00Z">
              <w:rPr>
                <w:noProof/>
                <w:webHidden/>
                <w:sz w:val="22"/>
                <w:szCs w:val="22"/>
              </w:rPr>
            </w:rPrChange>
          </w:rPr>
          <w:tab/>
          <w:delText>14</w:delText>
        </w:r>
      </w:del>
    </w:p>
    <w:p w14:paraId="43F6971D" w14:textId="69D45CBB" w:rsidR="0095750D" w:rsidRPr="001A25FA" w:rsidDel="001A25FA" w:rsidRDefault="0095750D">
      <w:pPr>
        <w:pStyle w:val="TOF"/>
        <w:rPr>
          <w:del w:id="1290" w:author="pranav baradkar" w:date="2021-09-16T23:42:00Z"/>
          <w:rFonts w:asciiTheme="minorHAnsi" w:eastAsiaTheme="minorEastAsia" w:hAnsiTheme="minorHAnsi" w:cstheme="minorBidi"/>
          <w:noProof/>
          <w:lang w:eastAsia="en-IN"/>
          <w:rPrChange w:id="1291" w:author="pranav baradkar" w:date="2021-09-16T23:42:00Z">
            <w:rPr>
              <w:del w:id="1292" w:author="pranav baradkar" w:date="2021-09-16T23:42:00Z"/>
              <w:rFonts w:asciiTheme="minorHAnsi" w:eastAsiaTheme="minorEastAsia" w:hAnsiTheme="minorHAnsi" w:cstheme="minorBidi"/>
              <w:noProof/>
              <w:sz w:val="22"/>
              <w:szCs w:val="22"/>
              <w:lang w:eastAsia="en-IN"/>
            </w:rPr>
          </w:rPrChange>
        </w:rPr>
        <w:pPrChange w:id="1293" w:author="pranav baradkar" w:date="2021-09-16T23:43:00Z">
          <w:pPr>
            <w:pStyle w:val="TableofFigures"/>
            <w:tabs>
              <w:tab w:val="right" w:leader="dot" w:pos="9016"/>
            </w:tabs>
            <w:spacing w:line="360" w:lineRule="auto"/>
          </w:pPr>
        </w:pPrChange>
      </w:pPr>
      <w:del w:id="1294" w:author="pranav baradkar" w:date="2021-09-16T23:42:00Z">
        <w:r w:rsidRPr="001A25FA" w:rsidDel="001A25FA">
          <w:rPr>
            <w:rPrChange w:id="1295" w:author="pranav baradkar" w:date="2021-09-16T23:42:00Z">
              <w:rPr>
                <w:rStyle w:val="Hyperlink"/>
                <w:noProof/>
                <w:sz w:val="22"/>
                <w:szCs w:val="22"/>
              </w:rPr>
            </w:rPrChange>
          </w:rPr>
          <w:delText>Figure 2.8 Typical view of a roughometer control panel (source: CSIR)</w:delText>
        </w:r>
        <w:r w:rsidRPr="001A25FA" w:rsidDel="001A25FA">
          <w:rPr>
            <w:noProof/>
            <w:webHidden/>
            <w:rPrChange w:id="1296" w:author="pranav baradkar" w:date="2021-09-16T23:42:00Z">
              <w:rPr>
                <w:noProof/>
                <w:webHidden/>
                <w:sz w:val="22"/>
                <w:szCs w:val="22"/>
              </w:rPr>
            </w:rPrChange>
          </w:rPr>
          <w:tab/>
          <w:delText>15</w:delText>
        </w:r>
      </w:del>
    </w:p>
    <w:p w14:paraId="6610085A" w14:textId="12F65B5C" w:rsidR="0095750D" w:rsidRPr="001A25FA" w:rsidDel="001A25FA" w:rsidRDefault="0095750D">
      <w:pPr>
        <w:pStyle w:val="TOF"/>
        <w:rPr>
          <w:del w:id="1297" w:author="pranav baradkar" w:date="2021-09-16T23:42:00Z"/>
          <w:rFonts w:asciiTheme="minorHAnsi" w:eastAsiaTheme="minorEastAsia" w:hAnsiTheme="minorHAnsi" w:cstheme="minorBidi"/>
          <w:noProof/>
          <w:lang w:eastAsia="en-IN"/>
          <w:rPrChange w:id="1298" w:author="pranav baradkar" w:date="2021-09-16T23:42:00Z">
            <w:rPr>
              <w:del w:id="1299" w:author="pranav baradkar" w:date="2021-09-16T23:42:00Z"/>
              <w:rFonts w:asciiTheme="minorHAnsi" w:eastAsiaTheme="minorEastAsia" w:hAnsiTheme="minorHAnsi" w:cstheme="minorBidi"/>
              <w:noProof/>
              <w:sz w:val="22"/>
              <w:szCs w:val="22"/>
              <w:lang w:eastAsia="en-IN"/>
            </w:rPr>
          </w:rPrChange>
        </w:rPr>
        <w:pPrChange w:id="1300" w:author="pranav baradkar" w:date="2021-09-16T23:43:00Z">
          <w:pPr>
            <w:pStyle w:val="TableofFigures"/>
            <w:tabs>
              <w:tab w:val="right" w:leader="dot" w:pos="9016"/>
            </w:tabs>
            <w:spacing w:line="360" w:lineRule="auto"/>
          </w:pPr>
        </w:pPrChange>
      </w:pPr>
      <w:del w:id="1301" w:author="pranav baradkar" w:date="2021-09-16T23:42:00Z">
        <w:r w:rsidRPr="001A25FA" w:rsidDel="001A25FA">
          <w:rPr>
            <w:rPrChange w:id="1302" w:author="pranav baradkar" w:date="2021-09-16T23:42:00Z">
              <w:rPr>
                <w:rStyle w:val="Hyperlink"/>
                <w:noProof/>
                <w:sz w:val="22"/>
                <w:szCs w:val="22"/>
              </w:rPr>
            </w:rPrChange>
          </w:rPr>
          <w:delText>Figure 2.9  QCS model a) vehicle representation b) simplified representation (source: yuchuan du, 2014)</w:delText>
        </w:r>
        <w:r w:rsidRPr="001A25FA" w:rsidDel="001A25FA">
          <w:rPr>
            <w:noProof/>
            <w:webHidden/>
            <w:rPrChange w:id="1303" w:author="pranav baradkar" w:date="2021-09-16T23:42:00Z">
              <w:rPr>
                <w:noProof/>
                <w:webHidden/>
                <w:sz w:val="22"/>
                <w:szCs w:val="22"/>
              </w:rPr>
            </w:rPrChange>
          </w:rPr>
          <w:tab/>
          <w:delText>17</w:delText>
        </w:r>
      </w:del>
    </w:p>
    <w:p w14:paraId="101D5637" w14:textId="101BA1B4" w:rsidR="0095750D" w:rsidRPr="001A25FA" w:rsidDel="001A25FA" w:rsidRDefault="0095750D">
      <w:pPr>
        <w:pStyle w:val="TOF"/>
        <w:rPr>
          <w:del w:id="1304" w:author="pranav baradkar" w:date="2021-09-16T23:42:00Z"/>
          <w:rFonts w:asciiTheme="minorHAnsi" w:eastAsiaTheme="minorEastAsia" w:hAnsiTheme="minorHAnsi" w:cstheme="minorBidi"/>
          <w:noProof/>
          <w:lang w:eastAsia="en-IN"/>
          <w:rPrChange w:id="1305" w:author="pranav baradkar" w:date="2021-09-16T23:42:00Z">
            <w:rPr>
              <w:del w:id="1306" w:author="pranav baradkar" w:date="2021-09-16T23:42:00Z"/>
              <w:rFonts w:asciiTheme="minorHAnsi" w:eastAsiaTheme="minorEastAsia" w:hAnsiTheme="minorHAnsi" w:cstheme="minorBidi"/>
              <w:noProof/>
              <w:sz w:val="22"/>
              <w:szCs w:val="22"/>
              <w:lang w:eastAsia="en-IN"/>
            </w:rPr>
          </w:rPrChange>
        </w:rPr>
        <w:pPrChange w:id="1307" w:author="pranav baradkar" w:date="2021-09-16T23:43:00Z">
          <w:pPr>
            <w:pStyle w:val="TableofFigures"/>
            <w:tabs>
              <w:tab w:val="right" w:leader="dot" w:pos="9016"/>
            </w:tabs>
            <w:spacing w:line="360" w:lineRule="auto"/>
          </w:pPr>
        </w:pPrChange>
      </w:pPr>
      <w:del w:id="1308" w:author="pranav baradkar" w:date="2021-09-16T23:42:00Z">
        <w:r w:rsidRPr="001A25FA" w:rsidDel="001A25FA">
          <w:rPr>
            <w:rPrChange w:id="1309" w:author="pranav baradkar" w:date="2021-09-16T23:42:00Z">
              <w:rPr>
                <w:rStyle w:val="Hyperlink"/>
                <w:noProof/>
                <w:sz w:val="22"/>
                <w:szCs w:val="22"/>
              </w:rPr>
            </w:rPrChange>
          </w:rPr>
          <w:delText>Figure 2.10 Correlation between measured IRI and actual IRI (source: Islam, 2014)</w:delText>
        </w:r>
        <w:r w:rsidRPr="001A25FA" w:rsidDel="001A25FA">
          <w:rPr>
            <w:noProof/>
            <w:webHidden/>
            <w:rPrChange w:id="1310" w:author="pranav baradkar" w:date="2021-09-16T23:42:00Z">
              <w:rPr>
                <w:noProof/>
                <w:webHidden/>
                <w:sz w:val="22"/>
                <w:szCs w:val="22"/>
              </w:rPr>
            </w:rPrChange>
          </w:rPr>
          <w:tab/>
          <w:delText>19</w:delText>
        </w:r>
      </w:del>
    </w:p>
    <w:p w14:paraId="50813693" w14:textId="0F174299" w:rsidR="0095750D" w:rsidRPr="001A25FA" w:rsidDel="001A25FA" w:rsidRDefault="0095750D">
      <w:pPr>
        <w:pStyle w:val="TOF"/>
        <w:rPr>
          <w:del w:id="1311" w:author="pranav baradkar" w:date="2021-09-16T23:42:00Z"/>
          <w:rFonts w:asciiTheme="minorHAnsi" w:eastAsiaTheme="minorEastAsia" w:hAnsiTheme="minorHAnsi" w:cstheme="minorBidi"/>
          <w:noProof/>
          <w:lang w:eastAsia="en-IN"/>
          <w:rPrChange w:id="1312" w:author="pranav baradkar" w:date="2021-09-16T23:42:00Z">
            <w:rPr>
              <w:del w:id="1313" w:author="pranav baradkar" w:date="2021-09-16T23:42:00Z"/>
              <w:rFonts w:asciiTheme="minorHAnsi" w:eastAsiaTheme="minorEastAsia" w:hAnsiTheme="minorHAnsi" w:cstheme="minorBidi"/>
              <w:noProof/>
              <w:sz w:val="22"/>
              <w:szCs w:val="22"/>
              <w:lang w:eastAsia="en-IN"/>
            </w:rPr>
          </w:rPrChange>
        </w:rPr>
        <w:pPrChange w:id="1314" w:author="pranav baradkar" w:date="2021-09-16T23:43:00Z">
          <w:pPr>
            <w:pStyle w:val="TableofFigures"/>
            <w:tabs>
              <w:tab w:val="right" w:leader="dot" w:pos="9016"/>
            </w:tabs>
            <w:spacing w:line="360" w:lineRule="auto"/>
          </w:pPr>
        </w:pPrChange>
      </w:pPr>
      <w:del w:id="1315" w:author="pranav baradkar" w:date="2021-09-16T23:42:00Z">
        <w:r w:rsidRPr="001A25FA" w:rsidDel="001A25FA">
          <w:rPr>
            <w:rPrChange w:id="1316" w:author="pranav baradkar" w:date="2021-09-16T23:42:00Z">
              <w:rPr>
                <w:rStyle w:val="Hyperlink"/>
                <w:noProof/>
                <w:sz w:val="22"/>
                <w:szCs w:val="22"/>
              </w:rPr>
            </w:rPrChange>
          </w:rPr>
          <w:delText xml:space="preserve">Figure 2.11 Correlation between IRI and variance a) Samsung mobile 80kmph b) Samsung mobile 64kmph c) Sony mobile 80kmph d) Sony mobile 64kmph.  (Source: </w:delText>
        </w:r>
        <w:r w:rsidR="002472D4" w:rsidRPr="001A25FA" w:rsidDel="001A25FA">
          <w:rPr>
            <w:rPrChange w:id="1317" w:author="pranav baradkar" w:date="2021-09-16T23:42:00Z">
              <w:rPr>
                <w:rStyle w:val="Hyperlink"/>
                <w:noProof/>
                <w:sz w:val="22"/>
                <w:szCs w:val="22"/>
              </w:rPr>
            </w:rPrChange>
          </w:rPr>
          <w:delText>W</w:delText>
        </w:r>
        <w:r w:rsidRPr="001A25FA" w:rsidDel="001A25FA">
          <w:rPr>
            <w:rPrChange w:id="1318" w:author="pranav baradkar" w:date="2021-09-16T23:42:00Z">
              <w:rPr>
                <w:rStyle w:val="Hyperlink"/>
                <w:noProof/>
                <w:sz w:val="22"/>
                <w:szCs w:val="22"/>
              </w:rPr>
            </w:rPrChange>
          </w:rPr>
          <w:delText>aleed et al. 2018)</w:delText>
        </w:r>
        <w:r w:rsidRPr="001A25FA" w:rsidDel="001A25FA">
          <w:rPr>
            <w:noProof/>
            <w:webHidden/>
            <w:rPrChange w:id="1319" w:author="pranav baradkar" w:date="2021-09-16T23:42:00Z">
              <w:rPr>
                <w:noProof/>
                <w:webHidden/>
                <w:sz w:val="22"/>
                <w:szCs w:val="22"/>
              </w:rPr>
            </w:rPrChange>
          </w:rPr>
          <w:tab/>
          <w:delText>20</w:delText>
        </w:r>
      </w:del>
    </w:p>
    <w:p w14:paraId="081780E5" w14:textId="0A6290A5" w:rsidR="0095750D" w:rsidRPr="001A25FA" w:rsidDel="001A25FA" w:rsidRDefault="0095750D">
      <w:pPr>
        <w:pStyle w:val="TOF"/>
        <w:rPr>
          <w:del w:id="1320" w:author="pranav baradkar" w:date="2021-09-16T23:42:00Z"/>
          <w:rFonts w:asciiTheme="minorHAnsi" w:eastAsiaTheme="minorEastAsia" w:hAnsiTheme="minorHAnsi" w:cstheme="minorBidi"/>
          <w:noProof/>
          <w:lang w:eastAsia="en-IN"/>
          <w:rPrChange w:id="1321" w:author="pranav baradkar" w:date="2021-09-16T23:42:00Z">
            <w:rPr>
              <w:del w:id="1322" w:author="pranav baradkar" w:date="2021-09-16T23:42:00Z"/>
              <w:rFonts w:asciiTheme="minorHAnsi" w:eastAsiaTheme="minorEastAsia" w:hAnsiTheme="minorHAnsi" w:cstheme="minorBidi"/>
              <w:noProof/>
              <w:sz w:val="22"/>
              <w:szCs w:val="22"/>
              <w:lang w:eastAsia="en-IN"/>
            </w:rPr>
          </w:rPrChange>
        </w:rPr>
        <w:pPrChange w:id="1323" w:author="pranav baradkar" w:date="2021-09-16T23:43:00Z">
          <w:pPr>
            <w:pStyle w:val="TableofFigures"/>
            <w:tabs>
              <w:tab w:val="right" w:leader="dot" w:pos="9016"/>
            </w:tabs>
            <w:spacing w:line="360" w:lineRule="auto"/>
          </w:pPr>
        </w:pPrChange>
      </w:pPr>
      <w:del w:id="1324" w:author="pranav baradkar" w:date="2021-09-16T23:42:00Z">
        <w:r w:rsidRPr="001A25FA" w:rsidDel="001A25FA">
          <w:rPr>
            <w:rPrChange w:id="1325" w:author="pranav baradkar" w:date="2021-09-16T23:42:00Z">
              <w:rPr>
                <w:rStyle w:val="Hyperlink"/>
                <w:noProof/>
                <w:sz w:val="22"/>
                <w:szCs w:val="22"/>
              </w:rPr>
            </w:rPrChange>
          </w:rPr>
          <w:delText>Figure 2.12 consistency between measured IRI of Samsung J3 and Motorola G6. (source: Hossain 2021)</w:delText>
        </w:r>
        <w:r w:rsidRPr="001A25FA" w:rsidDel="001A25FA">
          <w:rPr>
            <w:noProof/>
            <w:webHidden/>
            <w:rPrChange w:id="1326" w:author="pranav baradkar" w:date="2021-09-16T23:42:00Z">
              <w:rPr>
                <w:noProof/>
                <w:webHidden/>
                <w:sz w:val="22"/>
                <w:szCs w:val="22"/>
              </w:rPr>
            </w:rPrChange>
          </w:rPr>
          <w:tab/>
          <w:delText>20</w:delText>
        </w:r>
      </w:del>
    </w:p>
    <w:p w14:paraId="0D0CDDC5" w14:textId="08B87C5B" w:rsidR="00AF2FAE" w:rsidRPr="0095750D" w:rsidDel="001A25FA" w:rsidRDefault="0095750D">
      <w:pPr>
        <w:pStyle w:val="TOF"/>
        <w:rPr>
          <w:del w:id="1327" w:author="pranav baradkar" w:date="2021-09-16T23:12:00Z"/>
          <w:sz w:val="22"/>
          <w:szCs w:val="22"/>
        </w:rPr>
        <w:pPrChange w:id="1328" w:author="pranav baradkar" w:date="2021-09-16T23:43:00Z">
          <w:pPr>
            <w:spacing w:line="360" w:lineRule="auto"/>
            <w:jc w:val="left"/>
          </w:pPr>
        </w:pPrChange>
      </w:pPr>
      <w:r w:rsidRPr="001A25FA">
        <w:rPr>
          <w:rPrChange w:id="1329" w:author="pranav baradkar" w:date="2021-09-16T23:42:00Z">
            <w:rPr>
              <w:sz w:val="22"/>
              <w:szCs w:val="22"/>
            </w:rPr>
          </w:rPrChange>
        </w:rPr>
        <w:fldChar w:fldCharType="end"/>
      </w:r>
    </w:p>
    <w:p w14:paraId="64D8804B" w14:textId="7DBA3BEA" w:rsidR="00F54B42" w:rsidDel="001A25FA" w:rsidRDefault="00F54B42">
      <w:pPr>
        <w:pStyle w:val="TOF"/>
        <w:rPr>
          <w:del w:id="1330" w:author="pranav baradkar" w:date="2021-09-16T23:12:00Z"/>
        </w:rPr>
        <w:pPrChange w:id="1331" w:author="pranav baradkar" w:date="2021-09-16T23:43:00Z">
          <w:pPr>
            <w:jc w:val="left"/>
          </w:pPr>
        </w:pPrChange>
      </w:pPr>
    </w:p>
    <w:p w14:paraId="683D7144" w14:textId="2C61B55C" w:rsidR="00F54B42" w:rsidDel="001A25FA" w:rsidRDefault="00F54B42">
      <w:pPr>
        <w:pStyle w:val="TOF"/>
        <w:rPr>
          <w:del w:id="1332" w:author="pranav baradkar" w:date="2021-09-16T23:12:00Z"/>
        </w:rPr>
        <w:pPrChange w:id="1333" w:author="pranav baradkar" w:date="2021-09-16T23:43:00Z">
          <w:pPr>
            <w:jc w:val="left"/>
          </w:pPr>
        </w:pPrChange>
      </w:pPr>
      <w:del w:id="1334" w:author="pranav baradkar" w:date="2021-09-16T23:12:00Z">
        <w:r w:rsidDel="001A25FA">
          <w:br w:type="page"/>
        </w:r>
      </w:del>
    </w:p>
    <w:p w14:paraId="13B7D7E9" w14:textId="77777777" w:rsidR="00F54B42" w:rsidRPr="00AF2FAE" w:rsidDel="001A25FA" w:rsidRDefault="00F54B42">
      <w:pPr>
        <w:pStyle w:val="TOF"/>
        <w:rPr>
          <w:del w:id="1335" w:author="pranav baradkar" w:date="2021-09-16T23:12:00Z"/>
        </w:rPr>
        <w:pPrChange w:id="1336" w:author="pranav baradkar" w:date="2021-09-16T23:43:00Z">
          <w:pPr>
            <w:jc w:val="left"/>
          </w:pPr>
        </w:pPrChange>
      </w:pPr>
    </w:p>
    <w:p w14:paraId="52001996" w14:textId="77777777" w:rsidR="00CA7C59" w:rsidRDefault="00CA7C59">
      <w:pPr>
        <w:pStyle w:val="TOF"/>
        <w:rPr>
          <w:b/>
          <w:bCs/>
        </w:rPr>
        <w:sectPr w:rsidR="00CA7C59" w:rsidSect="00CA7C59">
          <w:footerReference w:type="default" r:id="rId13"/>
          <w:pgSz w:w="11906" w:h="16838"/>
          <w:pgMar w:top="1440" w:right="1440" w:bottom="1440" w:left="1440" w:header="708" w:footer="708" w:gutter="0"/>
          <w:pgNumType w:fmt="lowerRoman" w:start="1"/>
          <w:cols w:space="708"/>
          <w:docGrid w:linePitch="360"/>
        </w:sectPr>
        <w:pPrChange w:id="1337" w:author="pranav baradkar" w:date="2021-09-16T23:43:00Z">
          <w:pPr>
            <w:pStyle w:val="Title"/>
            <w:jc w:val="both"/>
          </w:pPr>
        </w:pPrChange>
      </w:pPr>
    </w:p>
    <w:p w14:paraId="3B81333D" w14:textId="4D7D10F3" w:rsidR="0059717B" w:rsidRPr="00DF1F3B" w:rsidRDefault="004E1A0C">
      <w:pPr>
        <w:pStyle w:val="Title"/>
        <w:jc w:val="both"/>
        <w:pPrChange w:id="1338" w:author="pranav baradkar" w:date="2021-09-16T23:12:00Z">
          <w:pPr>
            <w:pStyle w:val="Title"/>
          </w:pPr>
        </w:pPrChange>
      </w:pPr>
      <w:commentRangeStart w:id="1339"/>
      <w:commentRangeStart w:id="1340"/>
      <w:del w:id="1341" w:author="pranav baradkar" w:date="2021-09-16T23:12:00Z">
        <w:r w:rsidRPr="00DF1F3B" w:rsidDel="001A25FA">
          <w:lastRenderedPageBreak/>
          <w:delText>Chapter 1</w:delText>
        </w:r>
      </w:del>
    </w:p>
    <w:p w14:paraId="760F4C7F" w14:textId="5DC20DEE" w:rsidR="004E1A0C" w:rsidRPr="00CC52BE" w:rsidRDefault="004E1A0C" w:rsidP="00E002B9">
      <w:pPr>
        <w:pStyle w:val="Heading1"/>
      </w:pPr>
      <w:bookmarkStart w:id="1342" w:name="_Toc82525657"/>
      <w:bookmarkStart w:id="1343" w:name="_Toc82525717"/>
      <w:bookmarkStart w:id="1344" w:name="_Toc82728477"/>
      <w:r w:rsidRPr="00CC52BE">
        <w:t>Introduction</w:t>
      </w:r>
      <w:bookmarkEnd w:id="1342"/>
      <w:bookmarkEnd w:id="1343"/>
      <w:bookmarkEnd w:id="1344"/>
    </w:p>
    <w:commentRangeEnd w:id="1339"/>
    <w:p w14:paraId="789D405E" w14:textId="77777777" w:rsidR="00DF1F3B" w:rsidRPr="00DF1F3B" w:rsidRDefault="0059717B" w:rsidP="00B9175D">
      <w:r>
        <w:rPr>
          <w:rStyle w:val="CommentReference"/>
        </w:rPr>
        <w:commentReference w:id="1339"/>
      </w:r>
      <w:commentRangeEnd w:id="1340"/>
      <w:r>
        <w:rPr>
          <w:rStyle w:val="CommentReference"/>
        </w:rPr>
        <w:commentReference w:id="1340"/>
      </w:r>
    </w:p>
    <w:p w14:paraId="10626092" w14:textId="2DB5D87C" w:rsidR="004E1A0C" w:rsidRPr="00DF1F3B" w:rsidRDefault="004E1A0C" w:rsidP="00B9175D">
      <w:pPr>
        <w:pStyle w:val="Heading2"/>
      </w:pPr>
      <w:bookmarkStart w:id="1345" w:name="_Toc82525658"/>
      <w:bookmarkStart w:id="1346" w:name="_Toc82525718"/>
      <w:bookmarkStart w:id="1347" w:name="_Toc82728478"/>
      <w:r w:rsidRPr="00DF1F3B">
        <w:t>General</w:t>
      </w:r>
      <w:bookmarkEnd w:id="1345"/>
      <w:bookmarkEnd w:id="1346"/>
      <w:bookmarkEnd w:id="1347"/>
    </w:p>
    <w:p w14:paraId="03D5E89B" w14:textId="5C119AB6" w:rsidR="00865DB5" w:rsidRPr="00865DB5" w:rsidRDefault="00157BB8" w:rsidP="002474E9">
      <w:pPr>
        <w:spacing w:line="360" w:lineRule="auto"/>
      </w:pPr>
      <w:r w:rsidRPr="00B9175D">
        <w:t xml:space="preserve">Continuously increasing </w:t>
      </w:r>
      <w:ins w:id="1348" w:author="pranav baradkar" w:date="2021-09-16T15:07:00Z">
        <w:r w:rsidR="001A1204">
          <w:t xml:space="preserve">the </w:t>
        </w:r>
      </w:ins>
      <w:r w:rsidRPr="00B9175D">
        <w:t>rate of economic and infrastructure development in several countries like India caus</w:t>
      </w:r>
      <w:r w:rsidR="00EB6064">
        <w:t>es</w:t>
      </w:r>
      <w:r w:rsidRPr="00B9175D">
        <w:t xml:space="preserve"> </w:t>
      </w:r>
      <w:r w:rsidR="002472D4">
        <w:t xml:space="preserve">an </w:t>
      </w:r>
      <w:r w:rsidRPr="00B9175D">
        <w:t>increas</w:t>
      </w:r>
      <w:r w:rsidR="00EB6064">
        <w:t>e</w:t>
      </w:r>
      <w:r w:rsidRPr="00B9175D">
        <w:t xml:space="preserve"> in road traffic</w:t>
      </w:r>
      <w:del w:id="1349" w:author="pranav baradkar" w:date="2021-09-16T15:08:00Z">
        <w:r w:rsidRPr="00B9175D" w:rsidDel="001A1204">
          <w:delText xml:space="preserve"> which </w:delText>
        </w:r>
        <w:r w:rsidR="00EB6064" w:rsidDel="001A1204">
          <w:delText>further leads</w:delText>
        </w:r>
      </w:del>
      <w:ins w:id="1350" w:author="pranav baradkar" w:date="2021-09-16T15:08:00Z">
        <w:r w:rsidR="001A1204">
          <w:t>, leading</w:t>
        </w:r>
      </w:ins>
      <w:r w:rsidR="00EB6064">
        <w:t xml:space="preserve"> to</w:t>
      </w:r>
      <w:r w:rsidRPr="00B9175D">
        <w:t xml:space="preserve"> road devastation. </w:t>
      </w:r>
      <w:r w:rsidR="00EB6064">
        <w:t>Also, f</w:t>
      </w:r>
      <w:r w:rsidRPr="00B9175D">
        <w:t xml:space="preserve">unding for infrastructure development is not appropriate with </w:t>
      </w:r>
      <w:del w:id="1351" w:author="pranav baradkar" w:date="2021-09-16T15:08:00Z">
        <w:r w:rsidRPr="00B9175D" w:rsidDel="001A1204">
          <w:delText>highly increasing maintenance demands</w:delText>
        </w:r>
        <w:r w:rsidR="00EB6064" w:rsidDel="001A1204">
          <w:delText xml:space="preserve">, lack of which </w:delText>
        </w:r>
        <w:r w:rsidRPr="00B9175D" w:rsidDel="001A1204">
          <w:delText xml:space="preserve">is one of the </w:delText>
        </w:r>
        <w:r w:rsidR="00EB6064" w:rsidDel="001A1204">
          <w:delText xml:space="preserve">primary </w:delText>
        </w:r>
        <w:r w:rsidRPr="00B9175D" w:rsidDel="001A1204">
          <w:delText>causes for</w:delText>
        </w:r>
      </w:del>
      <w:ins w:id="1352" w:author="pranav baradkar" w:date="2021-09-16T15:08:00Z">
        <w:r w:rsidR="001A1204">
          <w:t>increasing maintenance demands, which is one of the primary causes of</w:t>
        </w:r>
      </w:ins>
      <w:r w:rsidRPr="00B9175D">
        <w:t xml:space="preserve"> </w:t>
      </w:r>
      <w:del w:id="1353" w:author="pranav baradkar" w:date="2021-09-16T15:08:00Z">
        <w:r w:rsidRPr="00B9175D" w:rsidDel="001A1204">
          <w:delText xml:space="preserve">large </w:delText>
        </w:r>
      </w:del>
      <w:ins w:id="1354" w:author="pranav baradkar" w:date="2021-09-16T15:08:00Z">
        <w:r w:rsidR="001A1204">
          <w:t>significant</w:t>
        </w:r>
        <w:r w:rsidR="001A1204" w:rsidRPr="00B9175D">
          <w:t xml:space="preserve"> </w:t>
        </w:r>
      </w:ins>
      <w:r w:rsidRPr="00B9175D">
        <w:t>deterioration. It is</w:t>
      </w:r>
      <w:r w:rsidR="00EB6064">
        <w:t xml:space="preserve"> one of</w:t>
      </w:r>
      <w:r w:rsidRPr="00B9175D">
        <w:t xml:space="preserve"> the </w:t>
      </w:r>
      <w:r w:rsidR="00EB6064" w:rsidRPr="00B9175D">
        <w:t>reasons</w:t>
      </w:r>
      <w:r w:rsidRPr="00B9175D">
        <w:t xml:space="preserve"> to study pavement deterioration or roughness. </w:t>
      </w:r>
      <w:del w:id="1355" w:author="pranav baradkar" w:date="2021-09-16T15:08:00Z">
        <w:r w:rsidRPr="00B9175D" w:rsidDel="001A1204">
          <w:delText xml:space="preserve"> </w:delText>
        </w:r>
      </w:del>
      <w:r w:rsidR="002472D4">
        <w:t>B</w:t>
      </w:r>
      <w:r w:rsidR="002E2968" w:rsidRPr="00865DB5">
        <w:t>umpy ride</w:t>
      </w:r>
      <w:ins w:id="1356" w:author="pranav baradkar" w:date="2021-09-16T15:08:00Z">
        <w:r w:rsidR="001A1204">
          <w:t>s</w:t>
        </w:r>
      </w:ins>
      <w:r w:rsidR="002472D4">
        <w:t xml:space="preserve"> </w:t>
      </w:r>
      <w:del w:id="1357" w:author="pranav baradkar" w:date="2021-09-16T15:08:00Z">
        <w:r w:rsidR="002472D4" w:rsidDel="001A1204">
          <w:delText xml:space="preserve">habe </w:delText>
        </w:r>
      </w:del>
      <w:ins w:id="1358" w:author="pranav baradkar" w:date="2021-09-16T15:08:00Z">
        <w:r w:rsidR="001A1204">
          <w:t xml:space="preserve">have </w:t>
        </w:r>
      </w:ins>
      <w:r w:rsidR="002472D4">
        <w:t>been experienced by everyone</w:t>
      </w:r>
      <w:r w:rsidR="002E2968" w:rsidRPr="00865DB5">
        <w:t xml:space="preserve"> at some point, whether on a rural road or a city side street. We can say roughness is probably one of the better-understood properties of pavements, both in a qualitative way by the driver or passenger and in a quantitative </w:t>
      </w:r>
      <w:del w:id="1359" w:author="pranav baradkar" w:date="2021-09-16T15:09:00Z">
        <w:r w:rsidR="002E2968" w:rsidRPr="00865DB5" w:rsidDel="001A1204">
          <w:delText xml:space="preserve">way </w:delText>
        </w:r>
      </w:del>
      <w:ins w:id="1360" w:author="pranav baradkar" w:date="2021-09-16T15:09:00Z">
        <w:r w:rsidR="001A1204">
          <w:t>manner</w:t>
        </w:r>
        <w:r w:rsidR="001A1204" w:rsidRPr="00865DB5">
          <w:t xml:space="preserve"> </w:t>
        </w:r>
      </w:ins>
      <w:r w:rsidR="002E2968" w:rsidRPr="00865DB5">
        <w:t xml:space="preserve">by road engineers. Roughness simply means how </w:t>
      </w:r>
      <w:r w:rsidR="002472D4">
        <w:t>smooth</w:t>
      </w:r>
      <w:r w:rsidR="002E2968" w:rsidRPr="00865DB5">
        <w:t xml:space="preserve"> or </w:t>
      </w:r>
      <w:r w:rsidR="002472D4">
        <w:t>bumpy</w:t>
      </w:r>
      <w:r w:rsidR="002E2968" w:rsidRPr="00865DB5">
        <w:t xml:space="preserve"> a road </w:t>
      </w:r>
      <w:r w:rsidR="00EB6064">
        <w:t>can be</w:t>
      </w:r>
      <w:r w:rsidR="002E2968" w:rsidRPr="00865DB5">
        <w:t xml:space="preserve">, which is an indicator of </w:t>
      </w:r>
      <w:del w:id="1361" w:author="pranav baradkar" w:date="2021-09-16T15:09:00Z">
        <w:r w:rsidR="002E2968" w:rsidRPr="00865DB5" w:rsidDel="001A1204">
          <w:delText xml:space="preserve">not only how comfortable your ride </w:delText>
        </w:r>
        <w:r w:rsidR="00EB6064" w:rsidDel="001A1204">
          <w:delText>is</w:delText>
        </w:r>
        <w:r w:rsidR="002E2968" w:rsidRPr="00865DB5" w:rsidDel="001A1204">
          <w:delText>, but also</w:delText>
        </w:r>
      </w:del>
      <w:ins w:id="1362" w:author="pranav baradkar" w:date="2021-09-16T15:09:00Z">
        <w:r w:rsidR="001A1204">
          <w:t>how comfortable your ride is and</w:t>
        </w:r>
      </w:ins>
      <w:r w:rsidR="002E2968" w:rsidRPr="00865DB5">
        <w:t xml:space="preserve"> the </w:t>
      </w:r>
      <w:r w:rsidR="002472D4">
        <w:t>erosion</w:t>
      </w:r>
      <w:r w:rsidR="002E2968" w:rsidRPr="00865DB5">
        <w:t xml:space="preserve"> o</w:t>
      </w:r>
      <w:r w:rsidR="002472D4">
        <w:t>f</w:t>
      </w:r>
      <w:r w:rsidR="002E2968" w:rsidRPr="00865DB5">
        <w:t xml:space="preserve"> your vehicle, its fuel efficiency, and the maintenance needs of the road. Stud</w:t>
      </w:r>
      <w:r w:rsidR="00EB6064">
        <w:t>ies</w:t>
      </w:r>
      <w:r w:rsidR="002E2968" w:rsidRPr="00865DB5">
        <w:t xml:space="preserve"> ha</w:t>
      </w:r>
      <w:r w:rsidR="00EB6064">
        <w:t>ve</w:t>
      </w:r>
      <w:r w:rsidR="002E2968" w:rsidRPr="00865DB5">
        <w:t xml:space="preserve"> suggested t</w:t>
      </w:r>
      <w:ins w:id="1363" w:author="pranav baradkar" w:date="2021-09-16T23:36:00Z">
        <w:r w:rsidR="001A25FA">
          <w:t xml:space="preserve">hat </w:t>
        </w:r>
      </w:ins>
      <w:del w:id="1364" w:author="pranav baradkar" w:date="2021-09-16T23:36:00Z">
        <w:r w:rsidR="002E2968" w:rsidRPr="00865DB5" w:rsidDel="001A25FA">
          <w:delText xml:space="preserve">hat </w:delText>
        </w:r>
      </w:del>
      <w:ins w:id="1365" w:author="pranav baradkar" w:date="2021-09-16T23:35:00Z">
        <w:r w:rsidR="001A25FA">
          <w:t xml:space="preserve">roughness and traffic data </w:t>
        </w:r>
      </w:ins>
      <w:ins w:id="1366" w:author="pranav baradkar" w:date="2021-09-16T23:36:00Z">
        <w:r w:rsidR="001A25FA">
          <w:t>can help to</w:t>
        </w:r>
      </w:ins>
      <w:ins w:id="1367" w:author="pranav baradkar" w:date="2021-09-16T23:35:00Z">
        <w:r w:rsidR="001A25FA">
          <w:t xml:space="preserve"> understand how rough roads affect fuel efficiency and greenhouse gas emissions. Results show that rougher roads lead to a greater fuel consumption </w:t>
        </w:r>
      </w:ins>
      <w:del w:id="1368" w:author="pranav baradkar" w:date="2021-09-16T23:35:00Z">
        <w:r w:rsidR="002E2968" w:rsidRPr="00865DB5" w:rsidDel="001A25FA">
          <w:delText xml:space="preserve">increase in </w:delText>
        </w:r>
      </w:del>
      <w:del w:id="1369" w:author="pranav baradkar" w:date="2021-09-16T15:09:00Z">
        <w:r w:rsidR="002E2968" w:rsidRPr="00865DB5" w:rsidDel="001A1204">
          <w:delText xml:space="preserve">the </w:delText>
        </w:r>
      </w:del>
      <w:del w:id="1370" w:author="pranav baradkar" w:date="2021-09-16T23:35:00Z">
        <w:r w:rsidR="002E2968" w:rsidRPr="00865DB5" w:rsidDel="001A25FA">
          <w:delText xml:space="preserve">road roughness </w:delText>
        </w:r>
        <w:r w:rsidR="00865DB5" w:rsidRPr="00865DB5" w:rsidDel="001A25FA">
          <w:delText>increases fuel consumption</w:delText>
        </w:r>
      </w:del>
      <w:r w:rsidR="002472D4">
        <w:t>(</w:t>
      </w:r>
      <w:ins w:id="1371" w:author="pranav baradkar" w:date="2021-09-16T23:33:00Z">
        <w:r w:rsidR="001A25FA">
          <w:t>Suzanne Greene et al., 2013</w:t>
        </w:r>
      </w:ins>
      <w:del w:id="1372" w:author="pranav baradkar" w:date="2021-09-16T23:33:00Z">
        <w:r w:rsidR="002472D4" w:rsidRPr="002474E9" w:rsidDel="001A25FA">
          <w:rPr>
            <w:highlight w:val="yellow"/>
          </w:rPr>
          <w:delText>paper</w:delText>
        </w:r>
      </w:del>
      <w:r w:rsidR="002472D4">
        <w:t>)</w:t>
      </w:r>
      <w:r w:rsidR="00865DB5" w:rsidRPr="00865DB5">
        <w:t xml:space="preserve">. </w:t>
      </w:r>
      <w:ins w:id="1373" w:author="pranav baradkar" w:date="2021-09-16T23:37:00Z">
        <w:r w:rsidR="001A25FA">
          <w:t>Rougher road</w:t>
        </w:r>
      </w:ins>
      <w:del w:id="1374" w:author="pranav baradkar" w:date="2021-09-16T23:37:00Z">
        <w:r w:rsidR="00865DB5" w:rsidRPr="00865DB5" w:rsidDel="001A25FA">
          <w:delText>It</w:delText>
        </w:r>
      </w:del>
      <w:r w:rsidR="00865DB5" w:rsidRPr="00865DB5">
        <w:t xml:space="preserve"> can increase your vehicle operating cost by </w:t>
      </w:r>
      <w:r w:rsidR="00865DB5" w:rsidRPr="00F14D36">
        <w:t>4 - 5</w:t>
      </w:r>
      <w:r w:rsidR="00865DB5" w:rsidRPr="00865DB5">
        <w:t>%</w:t>
      </w:r>
      <w:r w:rsidR="00F14D36">
        <w:t xml:space="preserve"> (Islam et al.</w:t>
      </w:r>
      <w:ins w:id="1375" w:author="pranav baradkar" w:date="2021-09-16T15:09:00Z">
        <w:r w:rsidR="001A1204">
          <w:t>,</w:t>
        </w:r>
      </w:ins>
      <w:r w:rsidR="00F14D36">
        <w:t xml:space="preserve"> 2014)</w:t>
      </w:r>
      <w:r w:rsidR="002472D4">
        <w:t>.</w:t>
      </w:r>
    </w:p>
    <w:p w14:paraId="2CC83361" w14:textId="2F510995" w:rsidR="00865DB5" w:rsidRDefault="00865DB5" w:rsidP="002474E9">
      <w:pPr>
        <w:spacing w:line="360" w:lineRule="auto"/>
      </w:pPr>
      <w:del w:id="1376" w:author="pranav baradkar" w:date="2021-09-16T15:09:00Z">
        <w:r w:rsidDel="001A1204">
          <w:delText xml:space="preserve">International </w:delText>
        </w:r>
      </w:del>
      <w:ins w:id="1377" w:author="pranav baradkar" w:date="2021-09-16T15:09:00Z">
        <w:r w:rsidR="001A1204">
          <w:t xml:space="preserve">The international </w:t>
        </w:r>
      </w:ins>
      <w:r>
        <w:t>roughness index</w:t>
      </w:r>
      <w:r w:rsidR="00EB6064">
        <w:t xml:space="preserve"> (IRI)</w:t>
      </w:r>
      <w:r>
        <w:t xml:space="preserve"> is the parameter to measure road roughness. </w:t>
      </w:r>
      <w:r w:rsidRPr="00865DB5">
        <w:t>The United States National Cooperative Highway Research Program</w:t>
      </w:r>
      <w:r w:rsidR="00EB6064">
        <w:t xml:space="preserve"> (US-NCHRP)</w:t>
      </w:r>
      <w:r w:rsidRPr="00865DB5">
        <w:t> initiated a research project to help</w:t>
      </w:r>
      <w:r w:rsidR="002472D4">
        <w:t xml:space="preserve"> </w:t>
      </w:r>
      <w:r w:rsidRPr="00865DB5">
        <w:t>agencies improve their use of roughness measuring equipment</w:t>
      </w:r>
      <w:r w:rsidR="005060CB">
        <w:t>.</w:t>
      </w:r>
      <w:r w:rsidRPr="00865DB5">
        <w:t> The World Bank</w:t>
      </w:r>
      <w:r w:rsidR="002472D4">
        <w:t xml:space="preserve"> continued the work</w:t>
      </w:r>
      <w:r>
        <w:rPr>
          <w:vertAlign w:val="superscript"/>
        </w:rPr>
        <w:t xml:space="preserve"> </w:t>
      </w:r>
      <w:r w:rsidRPr="00865DB5">
        <w:t xml:space="preserve">to compare or convert data obtained from different countries involved in World Bank projects. </w:t>
      </w:r>
      <w:r w:rsidR="002472D4">
        <w:t>Results</w:t>
      </w:r>
      <w:r w:rsidRPr="00865DB5">
        <w:t xml:space="preserve"> from the World Bank testing </w:t>
      </w:r>
      <w:r w:rsidR="002472D4">
        <w:t>indicated</w:t>
      </w:r>
      <w:r w:rsidR="002472D4" w:rsidRPr="002472D4">
        <w:t xml:space="preserve"> </w:t>
      </w:r>
      <w:r w:rsidR="002472D4" w:rsidRPr="00865DB5">
        <w:t>if methods were standardized</w:t>
      </w:r>
      <w:del w:id="1378" w:author="pranav baradkar" w:date="2021-09-16T15:19:00Z">
        <w:r w:rsidRPr="00865DB5" w:rsidDel="001A1204">
          <w:delText xml:space="preserve"> th</w:delText>
        </w:r>
        <w:r w:rsidR="002472D4" w:rsidDel="001A1204">
          <w:delText>en</w:delText>
        </w:r>
      </w:del>
      <w:ins w:id="1379" w:author="pranav baradkar" w:date="2021-09-16T15:19:00Z">
        <w:r w:rsidR="001A1204">
          <w:t>,</w:t>
        </w:r>
      </w:ins>
      <w:r w:rsidRPr="00865DB5">
        <w:t xml:space="preserve"> most equipment in use could produce </w:t>
      </w:r>
      <w:del w:id="1380" w:author="pranav baradkar" w:date="2021-09-16T15:19:00Z">
        <w:r w:rsidRPr="00865DB5" w:rsidDel="001A1204">
          <w:delText xml:space="preserve">useful </w:delText>
        </w:r>
      </w:del>
      <w:ins w:id="1381" w:author="pranav baradkar" w:date="2021-09-16T15:19:00Z">
        <w:r w:rsidR="001A1204">
          <w:t>practica</w:t>
        </w:r>
        <w:r w:rsidR="001A1204" w:rsidRPr="00865DB5">
          <w:t xml:space="preserve">l </w:t>
        </w:r>
      </w:ins>
      <w:r w:rsidRPr="00865DB5">
        <w:t>roughness measures on a single scale. The roughness scale that was defined and tested was named</w:t>
      </w:r>
      <w:r w:rsidR="002472D4">
        <w:t xml:space="preserve"> </w:t>
      </w:r>
      <w:del w:id="1382" w:author="pranav baradkar" w:date="2021-09-16T15:19:00Z">
        <w:r w:rsidR="002472D4" w:rsidDel="001A1204">
          <w:delText>as</w:delText>
        </w:r>
        <w:r w:rsidRPr="00865DB5" w:rsidDel="001A1204">
          <w:delText xml:space="preserve"> </w:delText>
        </w:r>
      </w:del>
      <w:r w:rsidRPr="00865DB5">
        <w:t>the International Roughness Index.</w:t>
      </w:r>
      <w:r w:rsidR="005060CB">
        <w:t xml:space="preserve"> </w:t>
      </w:r>
      <w:r w:rsidRPr="00865DB5">
        <w:t xml:space="preserve">The IRI is used </w:t>
      </w:r>
      <w:del w:id="1383" w:author="pranav baradkar" w:date="2021-09-16T15:19:00Z">
        <w:r w:rsidRPr="00865DB5" w:rsidDel="001A1204">
          <w:delText>for managing pavements, identify specific locations where repairs or improvements are recommended</w:delText>
        </w:r>
        <w:r w:rsidR="002472D4" w:rsidDel="001A1204">
          <w:delText xml:space="preserve"> and also </w:delText>
        </w:r>
        <w:r w:rsidRPr="00865DB5" w:rsidDel="001A1204">
          <w:delText>a key determinant of vehicle operating costs which are</w:delText>
        </w:r>
      </w:del>
      <w:ins w:id="1384" w:author="pranav baradkar" w:date="2021-09-16T15:19:00Z">
        <w:r w:rsidR="001A1204">
          <w:t>to manage pavements, identify specific locations where repairs or improvements are recommended, and a key determinant of vehicle operating costs</w:t>
        </w:r>
      </w:ins>
      <w:r w:rsidRPr="00865DB5">
        <w:t xml:space="preserve"> used to determine the economic viability of road improvement projects.</w:t>
      </w:r>
      <w:r w:rsidR="005060CB" w:rsidRPr="00865DB5">
        <w:t xml:space="preserve"> </w:t>
      </w:r>
    </w:p>
    <w:p w14:paraId="727F6027" w14:textId="3DD96BCA" w:rsidR="00865DB5" w:rsidRPr="00157BB8" w:rsidRDefault="005060CB" w:rsidP="002474E9">
      <w:pPr>
        <w:spacing w:line="360" w:lineRule="auto"/>
      </w:pPr>
      <w:r w:rsidRPr="00157BB8">
        <w:t xml:space="preserve">The IRI was defined as a mathematical property of a two-dimensional road profile (a longitudinal slice of the road showing elevation as it varies with longitudinal distance </w:t>
      </w:r>
      <w:r w:rsidRPr="00157BB8">
        <w:lastRenderedPageBreak/>
        <w:t>along a trave</w:t>
      </w:r>
      <w:del w:id="1385" w:author="pranav baradkar" w:date="2021-09-16T15:20:00Z">
        <w:r w:rsidRPr="00157BB8" w:rsidDel="001A1204">
          <w:delText>l</w:delText>
        </w:r>
      </w:del>
      <w:r w:rsidRPr="00157BB8">
        <w:t xml:space="preserve">led track on the road). As such, </w:t>
      </w:r>
      <w:ins w:id="1386" w:author="pranav baradkar" w:date="2021-09-16T15:20:00Z">
        <w:r w:rsidR="001A1204">
          <w:t>IRI</w:t>
        </w:r>
      </w:ins>
      <w:del w:id="1387" w:author="pranav baradkar" w:date="2021-09-16T15:20:00Z">
        <w:r w:rsidRPr="00157BB8" w:rsidDel="001A1204">
          <w:delText>it</w:delText>
        </w:r>
      </w:del>
      <w:r w:rsidRPr="00157BB8">
        <w:t xml:space="preserve"> can be </w:t>
      </w:r>
      <w:r w:rsidR="002472D4">
        <w:t>evaluated</w:t>
      </w:r>
      <w:r w:rsidRPr="00157BB8">
        <w:t xml:space="preserve"> from profiles obtained </w:t>
      </w:r>
      <w:r w:rsidR="002472D4">
        <w:t>from</w:t>
      </w:r>
      <w:r w:rsidRPr="00157BB8">
        <w:t xml:space="preserve"> any valid measurement method, ranging from </w:t>
      </w:r>
      <w:r w:rsidR="002472D4">
        <w:t xml:space="preserve">Dipstick </w:t>
      </w:r>
      <w:r w:rsidRPr="00157BB8">
        <w:t>surveying equipment to high-speed inertial profiling systems.</w:t>
      </w:r>
    </w:p>
    <w:p w14:paraId="340C2B2A" w14:textId="104BFF90" w:rsidR="00644D81" w:rsidRDefault="002F5777" w:rsidP="002474E9">
      <w:pPr>
        <w:spacing w:line="360" w:lineRule="auto"/>
      </w:pPr>
      <w:r w:rsidRPr="00157BB8">
        <w:t xml:space="preserve">Pavement Management System (PMS) tool helps to allocate the budget and </w:t>
      </w:r>
      <w:r w:rsidR="00157BB8" w:rsidRPr="00157BB8">
        <w:t xml:space="preserve">available resources </w:t>
      </w:r>
      <w:r w:rsidR="00157BB8">
        <w:t>f</w:t>
      </w:r>
      <w:r w:rsidR="00157BB8" w:rsidRPr="00157BB8">
        <w:t>or the reconstruction and maintenance for pavements in many countries</w:t>
      </w:r>
      <w:r w:rsidR="00157BB8">
        <w:t xml:space="preserve"> optimally</w:t>
      </w:r>
      <w:r w:rsidR="00157BB8" w:rsidRPr="00157BB8">
        <w:t>. The international roughness index (IRI) is considered a critical pavement condition parameter along with other pavement distresses</w:t>
      </w:r>
      <w:r w:rsidR="00157BB8">
        <w:t xml:space="preserve"> like</w:t>
      </w:r>
      <w:r w:rsidR="00157BB8" w:rsidRPr="00157BB8">
        <w:t xml:space="preserve"> pavement condition index (PCI), rut depth, and pavement service</w:t>
      </w:r>
      <w:r w:rsidR="00157BB8">
        <w:t xml:space="preserve"> </w:t>
      </w:r>
      <w:r w:rsidR="00157BB8" w:rsidRPr="00157BB8">
        <w:t>ability index (PSI).</w:t>
      </w:r>
    </w:p>
    <w:p w14:paraId="5000733C" w14:textId="15F03FA1" w:rsidR="00642D3B" w:rsidRDefault="00642D3B" w:rsidP="00B9175D">
      <w:pPr>
        <w:pStyle w:val="Heading2"/>
      </w:pPr>
      <w:bookmarkStart w:id="1388" w:name="_Toc82525659"/>
      <w:bookmarkStart w:id="1389" w:name="_Toc82525719"/>
      <w:bookmarkStart w:id="1390" w:name="_Toc82728479"/>
      <w:r>
        <w:t>Pavement Management system</w:t>
      </w:r>
      <w:bookmarkEnd w:id="1388"/>
      <w:bookmarkEnd w:id="1389"/>
      <w:bookmarkEnd w:id="1390"/>
    </w:p>
    <w:p w14:paraId="7D1DB4E5" w14:textId="3E194F54" w:rsidR="002472D4" w:rsidRDefault="00642D3B" w:rsidP="0059717B">
      <w:pPr>
        <w:spacing w:line="360" w:lineRule="auto"/>
      </w:pPr>
      <w:r>
        <w:t xml:space="preserve">A pavement management system (PMS) is a </w:t>
      </w:r>
      <w:r w:rsidR="002472D4">
        <w:t>managing</w:t>
      </w:r>
      <w:r>
        <w:t xml:space="preserve"> tool used to </w:t>
      </w:r>
      <w:r w:rsidR="00772C4D">
        <w:t xml:space="preserve">make </w:t>
      </w:r>
      <w:r>
        <w:t>pavement management decisions. PMS software programs</w:t>
      </w:r>
      <w:r w:rsidR="00772C4D">
        <w:t xml:space="preserve"> predict</w:t>
      </w:r>
      <w:r>
        <w:t xml:space="preserve"> future pavement deterioration due to traffic and weather</w:t>
      </w:r>
      <w:del w:id="1391" w:author="pranav baradkar" w:date="2021-09-16T15:21:00Z">
        <w:r w:rsidDel="001A1204">
          <w:delText>, and recommend maintenance and repairs to the road's pavement based on the type</w:delText>
        </w:r>
        <w:r w:rsidR="002472D4" w:rsidDel="001A1204">
          <w:delText xml:space="preserve">, </w:delText>
        </w:r>
        <w:r w:rsidDel="001A1204">
          <w:delText>age of the pavement</w:delText>
        </w:r>
      </w:del>
      <w:ins w:id="1392" w:author="pranav baradkar" w:date="2021-09-16T15:21:00Z">
        <w:r w:rsidR="001A1204">
          <w:t xml:space="preserve"> and recommend maintenance and repairs to the road's pavement based on the pavement's type, age,</w:t>
        </w:r>
      </w:ins>
      <w:r>
        <w:t xml:space="preserve"> and existing pavement quality. Measurements can be made</w:t>
      </w:r>
      <w:r w:rsidR="002472D4">
        <w:t xml:space="preserve"> manually</w:t>
      </w:r>
      <w:r>
        <w:t xml:space="preserve"> by persons on the ground</w:t>
      </w:r>
      <w:r w:rsidR="002472D4">
        <w:t xml:space="preserve"> </w:t>
      </w:r>
      <w:r>
        <w:t>or using automated sensors mounted to a vehicle. PMS software often create</w:t>
      </w:r>
      <w:ins w:id="1393" w:author="pranav baradkar" w:date="2021-09-16T15:21:00Z">
        <w:r w:rsidR="001A1204">
          <w:t>s</w:t>
        </w:r>
      </w:ins>
      <w:r>
        <w:t xml:space="preserve"> composite pavement quality rankings based on pavement quality measures </w:t>
      </w:r>
      <w:del w:id="1394" w:author="pranav baradkar" w:date="2021-09-16T15:22:00Z">
        <w:r w:rsidDel="001A1204">
          <w:delText xml:space="preserve">on </w:delText>
        </w:r>
      </w:del>
      <w:ins w:id="1395" w:author="pranav baradkar" w:date="2021-09-16T15:22:00Z">
        <w:r w:rsidR="001A1204">
          <w:t>on-</w:t>
        </w:r>
      </w:ins>
      <w:del w:id="1396" w:author="pranav baradkar" w:date="2021-09-16T15:21:00Z">
        <w:r w:rsidDel="001A1204">
          <w:delText xml:space="preserve">roads or </w:delText>
        </w:r>
      </w:del>
      <w:r>
        <w:t>road sections</w:t>
      </w:r>
      <w:ins w:id="1397" w:author="pranav baradkar" w:date="2021-09-16T15:22:00Z">
        <w:r w:rsidR="001A1204">
          <w:t>,</w:t>
        </w:r>
      </w:ins>
      <w:ins w:id="1398" w:author="pranav baradkar" w:date="2021-09-16T15:21:00Z">
        <w:r w:rsidR="001A1204">
          <w:t xml:space="preserve"> and </w:t>
        </w:r>
      </w:ins>
      <w:del w:id="1399" w:author="pranav baradkar" w:date="2021-09-16T15:21:00Z">
        <w:r w:rsidDel="001A1204">
          <w:delText xml:space="preserve">. </w:delText>
        </w:r>
        <w:r w:rsidR="002472D4" w:rsidDel="001A1204">
          <w:delText xml:space="preserve">PMS </w:delText>
        </w:r>
      </w:del>
      <w:r w:rsidR="002472D4">
        <w:t xml:space="preserve">results are more biased towards predictive measures rather than reconstruction of the </w:t>
      </w:r>
      <w:del w:id="1400" w:author="pranav baradkar" w:date="2021-09-16T15:22:00Z">
        <w:r w:rsidR="002472D4" w:rsidDel="001A1204">
          <w:delText>paements</w:delText>
        </w:r>
      </w:del>
      <w:ins w:id="1401" w:author="pranav baradkar" w:date="2021-09-16T15:22:00Z">
        <w:r w:rsidR="001A1204">
          <w:t>pavement</w:t>
        </w:r>
      </w:ins>
      <w:r w:rsidR="002472D4">
        <w:t xml:space="preserve">. </w:t>
      </w:r>
    </w:p>
    <w:p w14:paraId="3E4EE76F" w14:textId="77777777" w:rsidR="00642D3B" w:rsidRDefault="00642D3B" w:rsidP="002474E9">
      <w:pPr>
        <w:spacing w:line="360" w:lineRule="auto"/>
      </w:pPr>
      <w:r>
        <w:t>Typical tasks performed by pavement management systems include:</w:t>
      </w:r>
    </w:p>
    <w:p w14:paraId="741159D3" w14:textId="1B562CC0" w:rsidR="00642D3B" w:rsidRDefault="00642D3B" w:rsidP="0059717B">
      <w:pPr>
        <w:pStyle w:val="ListParagraph"/>
        <w:numPr>
          <w:ilvl w:val="0"/>
          <w:numId w:val="40"/>
        </w:numPr>
        <w:spacing w:line="360" w:lineRule="auto"/>
      </w:pPr>
      <w:r>
        <w:t>Inventory</w:t>
      </w:r>
      <w:r w:rsidR="002472D4">
        <w:t xml:space="preserve"> of different</w:t>
      </w:r>
      <w:r>
        <w:t xml:space="preserve"> pavement conditions, identifying good, fair and poor pavements.</w:t>
      </w:r>
    </w:p>
    <w:p w14:paraId="58AFDEF3" w14:textId="77777777" w:rsidR="00642D3B" w:rsidRDefault="00642D3B" w:rsidP="0059717B">
      <w:pPr>
        <w:pStyle w:val="ListParagraph"/>
        <w:numPr>
          <w:ilvl w:val="0"/>
          <w:numId w:val="40"/>
        </w:numPr>
        <w:spacing w:line="360" w:lineRule="auto"/>
      </w:pPr>
      <w:r>
        <w:t>Assign importance ratings for road segments, based on traffic volumes, road functional class, and community demand.</w:t>
      </w:r>
    </w:p>
    <w:p w14:paraId="6E08EE4F" w14:textId="5E604A3D" w:rsidR="00642D3B" w:rsidRDefault="00642D3B" w:rsidP="0059717B">
      <w:pPr>
        <w:pStyle w:val="ListParagraph"/>
        <w:numPr>
          <w:ilvl w:val="0"/>
          <w:numId w:val="40"/>
        </w:numPr>
        <w:spacing w:line="360" w:lineRule="auto"/>
      </w:pPr>
      <w:r>
        <w:t>Schedule maintenance of good roads to keep them in good condition.</w:t>
      </w:r>
      <w:r w:rsidR="00772C4D">
        <w:t xml:space="preserve"> </w:t>
      </w:r>
    </w:p>
    <w:p w14:paraId="67AB4B53" w14:textId="2701AE26" w:rsidR="00642D3B" w:rsidRDefault="00642D3B" w:rsidP="0059717B">
      <w:pPr>
        <w:pStyle w:val="ListParagraph"/>
        <w:numPr>
          <w:ilvl w:val="0"/>
          <w:numId w:val="40"/>
        </w:numPr>
        <w:spacing w:line="360" w:lineRule="auto"/>
      </w:pPr>
      <w:r>
        <w:t>Schedule repairs of poor and fair pavements as remaining available funding allows.</w:t>
      </w:r>
      <w:r w:rsidR="00772C4D">
        <w:t xml:space="preserve"> </w:t>
      </w:r>
    </w:p>
    <w:p w14:paraId="256DDB28" w14:textId="1B49BDA2" w:rsidR="00772C4D" w:rsidRDefault="00642D3B" w:rsidP="0059717B">
      <w:pPr>
        <w:spacing w:line="360" w:lineRule="auto"/>
        <w:rPr>
          <w:ins w:id="1402" w:author="pranav baradkar" w:date="2021-09-16T23:41:00Z"/>
        </w:rPr>
      </w:pPr>
      <w:r>
        <w:t>Research has shown that it i</w:t>
      </w:r>
      <w:r w:rsidR="002472D4">
        <w:t xml:space="preserve">s </w:t>
      </w:r>
      <w:r>
        <w:t>expensive to</w:t>
      </w:r>
      <w:r w:rsidR="002472D4">
        <w:t xml:space="preserve"> repair</w:t>
      </w:r>
      <w:r>
        <w:t xml:space="preserve"> a road</w:t>
      </w:r>
      <w:r w:rsidR="002472D4">
        <w:t xml:space="preserve"> </w:t>
      </w:r>
      <w:r>
        <w:t>once it has deteriorated</w:t>
      </w:r>
      <w:r w:rsidR="002472D4">
        <w:t xml:space="preserve"> than </w:t>
      </w:r>
      <w:del w:id="1403" w:author="pranav baradkar" w:date="2021-09-16T15:22:00Z">
        <w:r w:rsidR="002472D4" w:rsidDel="001A1204">
          <w:delText xml:space="preserve">it’s </w:delText>
        </w:r>
      </w:del>
      <w:ins w:id="1404" w:author="pranav baradkar" w:date="2021-09-16T15:22:00Z">
        <w:r w:rsidR="001A1204">
          <w:t xml:space="preserve">it's </w:t>
        </w:r>
      </w:ins>
      <w:r w:rsidR="002472D4">
        <w:t>maintenance in good condition</w:t>
      </w:r>
      <w:r>
        <w:t>. This is why pavement management systems place the priority on preventive maintenance of roads in good condition, rather than reconstructing roads in poor condition.</w:t>
      </w:r>
    </w:p>
    <w:p w14:paraId="76FCB190" w14:textId="5734C69D" w:rsidR="001A25FA" w:rsidRDefault="001A25FA" w:rsidP="0059717B">
      <w:pPr>
        <w:spacing w:line="360" w:lineRule="auto"/>
        <w:rPr>
          <w:ins w:id="1405" w:author="pranav baradkar" w:date="2021-09-16T23:41:00Z"/>
        </w:rPr>
      </w:pPr>
    </w:p>
    <w:p w14:paraId="1EB4650E" w14:textId="77777777" w:rsidR="001A25FA" w:rsidRPr="00642D3B" w:rsidRDefault="001A25FA" w:rsidP="0059717B">
      <w:pPr>
        <w:spacing w:line="360" w:lineRule="auto"/>
      </w:pPr>
    </w:p>
    <w:p w14:paraId="06E1E4D6" w14:textId="75B25191" w:rsidR="00865DB5" w:rsidRPr="00DF1F3B" w:rsidRDefault="00157BB8" w:rsidP="00B9175D">
      <w:pPr>
        <w:pStyle w:val="Heading2"/>
      </w:pPr>
      <w:bookmarkStart w:id="1406" w:name="_Toc82525660"/>
      <w:bookmarkStart w:id="1407" w:name="_Toc82525720"/>
      <w:bookmarkStart w:id="1408" w:name="_Toc82728480"/>
      <w:r w:rsidRPr="00DF1F3B">
        <w:lastRenderedPageBreak/>
        <w:t>International Roughness Index</w:t>
      </w:r>
      <w:r w:rsidR="00F84100" w:rsidRPr="00DF1F3B">
        <w:t>.</w:t>
      </w:r>
      <w:bookmarkEnd w:id="1406"/>
      <w:bookmarkEnd w:id="1407"/>
      <w:bookmarkEnd w:id="1408"/>
    </w:p>
    <w:p w14:paraId="140B4704" w14:textId="1A9139C4" w:rsidR="00157BB8" w:rsidRDefault="00FB66F4" w:rsidP="0059717B">
      <w:pPr>
        <w:spacing w:line="360" w:lineRule="auto"/>
      </w:pPr>
      <w:r w:rsidRPr="00FB66F4">
        <w:t>In order to address specifics of roughness measurement, or issues of accuracy, it is first necessary to define the roughness scale. In the interest of encouraging use of a common roughness measure in all significant projects throughout the world, an International Roughness Index (IRI) has been selected. The IRI is so-named because it was a product of the International Road Roughness Experiment (IRRE), conducted by research teams from Brazil, England, France, the United States, and Belgium for the purpose of identifying such an index.</w:t>
      </w:r>
      <w:r>
        <w:t xml:space="preserve"> IRRE was held in </w:t>
      </w:r>
      <w:r w:rsidR="00BD1CD1">
        <w:t>Brazilia</w:t>
      </w:r>
      <w:r>
        <w:t xml:space="preserve"> in Brazil under controlled measurement of different road surfaces under different road conditions using and various roughness measurement devices. The roughness scale selected as a IRI was best suitable for criteria of </w:t>
      </w:r>
      <w:r w:rsidRPr="00FB66F4">
        <w:t xml:space="preserve">being </w:t>
      </w:r>
      <w:r>
        <w:t>relevant</w:t>
      </w:r>
      <w:r w:rsidRPr="00FB66F4">
        <w:t xml:space="preserve">, transportable, and </w:t>
      </w:r>
      <w:r>
        <w:t>time-stable</w:t>
      </w:r>
      <w:r w:rsidRPr="00FB66F4">
        <w:t xml:space="preserve">, while also </w:t>
      </w:r>
      <w:r>
        <w:t xml:space="preserve">easily used by practitioners. </w:t>
      </w:r>
    </w:p>
    <w:p w14:paraId="097DC4A7" w14:textId="446D6C93" w:rsidR="00D9363F" w:rsidRDefault="00A12A43" w:rsidP="0059717B">
      <w:pPr>
        <w:spacing w:line="360" w:lineRule="auto"/>
      </w:pPr>
      <w:r w:rsidRPr="00A12A43">
        <w:t>The IRI is a standardized roughness measurement related to those obtained by response-type road roughness measurement systems (RTRRMS), with recommended units: meters per kilometre (m/km</w:t>
      </w:r>
      <w:r>
        <w:t xml:space="preserve">). The measure called by RTRRMS is also called by Average Rectified Slope (ARS) which is measure of average accumulated suspension motion of a vehicle divided by the distance travelled by the vehicle during the test. Reference RTRRMS used for the computation of IRI is a mathematical model in place of mechanical model and this model applied to road profile. The computational mathematical model is called as a quarter-car simulation (QCS) because it represents a RTRRMS having a single wheel. The measure is obtained from the simulation is called reference ARS. ARS is speed dependent </w:t>
      </w:r>
      <w:r w:rsidR="00D9363F">
        <w:t xml:space="preserve">therefore a standard speed of 80kmph is specified in IRI definition. The IRI is directly related to the opinions about road roughness. </w:t>
      </w:r>
      <w:commentRangeStart w:id="1409"/>
      <w:r w:rsidR="00D9363F" w:rsidRPr="00D9363F">
        <w:rPr>
          <w:highlight w:val="yellow"/>
        </w:rPr>
        <w:t>Figure</w:t>
      </w:r>
      <w:r w:rsidR="005E315F">
        <w:t xml:space="preserve"> 1.1</w:t>
      </w:r>
      <w:r w:rsidR="00D9363F">
        <w:t xml:space="preserve"> shows </w:t>
      </w:r>
      <w:commentRangeEnd w:id="1409"/>
      <w:r w:rsidR="0059717B">
        <w:rPr>
          <w:rStyle w:val="CommentReference"/>
        </w:rPr>
        <w:commentReference w:id="1409"/>
      </w:r>
      <w:r w:rsidR="00D9363F">
        <w:t>the range of IRI on different types of roads.</w:t>
      </w:r>
    </w:p>
    <w:p w14:paraId="1F7E4FC3" w14:textId="77777777" w:rsidR="005E315F" w:rsidRDefault="00D9363F" w:rsidP="002474E9">
      <w:pPr>
        <w:keepNext/>
        <w:jc w:val="center"/>
      </w:pPr>
      <w:commentRangeStart w:id="1410"/>
      <w:r w:rsidRPr="00D9363F">
        <w:rPr>
          <w:noProof/>
          <w:lang w:val="en-US"/>
        </w:rPr>
        <w:lastRenderedPageBreak/>
        <w:drawing>
          <wp:inline distT="0" distB="0" distL="0" distR="0" wp14:anchorId="5E598C17" wp14:editId="13086D40">
            <wp:extent cx="3739662" cy="28468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417" cy="2856510"/>
                    </a:xfrm>
                    <a:prstGeom prst="rect">
                      <a:avLst/>
                    </a:prstGeom>
                  </pic:spPr>
                </pic:pic>
              </a:graphicData>
            </a:graphic>
          </wp:inline>
        </w:drawing>
      </w:r>
      <w:commentRangeEnd w:id="1410"/>
      <w:r w:rsidR="0059717B">
        <w:rPr>
          <w:rStyle w:val="CommentReference"/>
        </w:rPr>
        <w:commentReference w:id="1410"/>
      </w:r>
    </w:p>
    <w:p w14:paraId="511F8598" w14:textId="572A6DDA" w:rsidR="00A5015A" w:rsidRPr="005E315F" w:rsidRDefault="005E315F" w:rsidP="007B27EE">
      <w:pPr>
        <w:pStyle w:val="Caption"/>
      </w:pPr>
      <w:bookmarkStart w:id="1411" w:name="_Toc82728160"/>
      <w:r w:rsidRPr="005E315F">
        <w:t xml:space="preserve">Figure </w:t>
      </w:r>
      <w:ins w:id="1412" w:author="pranav baradkar" w:date="2021-09-16T23:52:00Z">
        <w:r w:rsidR="001A25FA">
          <w:fldChar w:fldCharType="begin"/>
        </w:r>
        <w:r w:rsidR="001A25FA">
          <w:instrText xml:space="preserve"> STYLEREF 1 \s </w:instrText>
        </w:r>
      </w:ins>
      <w:r w:rsidR="001A25FA">
        <w:fldChar w:fldCharType="separate"/>
      </w:r>
      <w:r w:rsidR="001A25FA">
        <w:rPr>
          <w:noProof/>
        </w:rPr>
        <w:t>1</w:t>
      </w:r>
      <w:ins w:id="1413"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414" w:author="pranav baradkar" w:date="2021-09-16T23:52:00Z">
        <w:r w:rsidR="001A25FA">
          <w:rPr>
            <w:noProof/>
          </w:rPr>
          <w:t>1</w:t>
        </w:r>
        <w:r w:rsidR="001A25FA">
          <w:fldChar w:fldCharType="end"/>
        </w:r>
      </w:ins>
      <w:del w:id="1415"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1</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1</w:delText>
        </w:r>
        <w:r w:rsidR="00744FDD" w:rsidDel="003D26C1">
          <w:rPr>
            <w:noProof/>
          </w:rPr>
          <w:fldChar w:fldCharType="end"/>
        </w:r>
      </w:del>
      <w:r w:rsidRPr="005E315F">
        <w:t>:</w:t>
      </w:r>
      <w:r>
        <w:t xml:space="preserve"> </w:t>
      </w:r>
      <w:r w:rsidRPr="005E315F">
        <w:t>Range of IRI on different types of roads.</w:t>
      </w:r>
      <w:r w:rsidR="008A74EA">
        <w:t xml:space="preserve"> (</w:t>
      </w:r>
      <w:r w:rsidR="00A27C57">
        <w:t>Source</w:t>
      </w:r>
      <w:r w:rsidR="008A74EA">
        <w:t>: IRC SP 16 2019)</w:t>
      </w:r>
      <w:bookmarkEnd w:id="1411"/>
    </w:p>
    <w:p w14:paraId="29B9B63F" w14:textId="26595927" w:rsidR="00A5015A" w:rsidRPr="00DF1F3B" w:rsidRDefault="00FE206B" w:rsidP="00B9175D">
      <w:pPr>
        <w:pStyle w:val="Heading2"/>
      </w:pPr>
      <w:bookmarkStart w:id="1416" w:name="_Toc82525661"/>
      <w:bookmarkStart w:id="1417" w:name="_Toc82525721"/>
      <w:bookmarkStart w:id="1418" w:name="_Toc82728481"/>
      <w:r w:rsidRPr="00DF1F3B">
        <w:t>Problem statemen</w:t>
      </w:r>
      <w:r w:rsidR="00FB301D" w:rsidRPr="00DF1F3B">
        <w:t>t</w:t>
      </w:r>
      <w:bookmarkEnd w:id="1416"/>
      <w:bookmarkEnd w:id="1417"/>
      <w:bookmarkEnd w:id="1418"/>
    </w:p>
    <w:p w14:paraId="4CBE067B" w14:textId="06DA999D" w:rsidR="00FB301D" w:rsidRDefault="00831B50" w:rsidP="0059717B">
      <w:pPr>
        <w:spacing w:line="360" w:lineRule="auto"/>
      </w:pPr>
      <w:r>
        <w:t xml:space="preserve">A high level of profile variation </w:t>
      </w:r>
      <w:r w:rsidR="00FB301D">
        <w:t>can increase vehicle operating cost by 4%-6%</w:t>
      </w:r>
      <w:r>
        <w:t xml:space="preserve">. Increasing population </w:t>
      </w:r>
      <w:r w:rsidR="00A27C57">
        <w:t>requires greater vehicular needs</w:t>
      </w:r>
      <w:r>
        <w:t xml:space="preserve"> and therefore </w:t>
      </w:r>
      <w:r w:rsidR="00A27C57">
        <w:t>i</w:t>
      </w:r>
      <w:r>
        <w:t xml:space="preserve">t is </w:t>
      </w:r>
      <w:r w:rsidR="00A27C57">
        <w:t>necessary</w:t>
      </w:r>
      <w:r>
        <w:t xml:space="preserve"> to talk about maintenance of pavements and</w:t>
      </w:r>
      <w:r w:rsidR="00193EB6">
        <w:t xml:space="preserve"> the</w:t>
      </w:r>
      <w:r>
        <w:t xml:space="preserve"> economic losses due to road roughness. </w:t>
      </w:r>
    </w:p>
    <w:p w14:paraId="507D83A7" w14:textId="50F3F6BB" w:rsidR="00831B50" w:rsidRDefault="00831B50" w:rsidP="0059717B">
      <w:pPr>
        <w:spacing w:line="360" w:lineRule="auto"/>
      </w:pPr>
      <w:r>
        <w:t xml:space="preserve">According to </w:t>
      </w:r>
      <w:del w:id="1419" w:author="pranav baradkar" w:date="2021-09-16T15:25:00Z">
        <w:r w:rsidDel="001A1204">
          <w:delText xml:space="preserve">US </w:delText>
        </w:r>
      </w:del>
      <w:ins w:id="1420" w:author="pranav baradkar" w:date="2021-09-16T15:25:00Z">
        <w:r w:rsidR="001A1204">
          <w:t xml:space="preserve">U.S. </w:t>
        </w:r>
      </w:ins>
      <w:r>
        <w:t>federation</w:t>
      </w:r>
      <w:r w:rsidR="00BE5542">
        <w:t>,</w:t>
      </w:r>
      <w:r>
        <w:t xml:space="preserve"> each state needs to have his own PMS system. PMS help to allocate available resources for maintenance optimally. IRI is consider as very critical parameter for calculation of PMS. </w:t>
      </w:r>
    </w:p>
    <w:p w14:paraId="27DF3086" w14:textId="5E2F1C57" w:rsidR="001D2F01" w:rsidRDefault="00D5296A" w:rsidP="0059717B">
      <w:pPr>
        <w:spacing w:line="360" w:lineRule="auto"/>
      </w:pPr>
      <w:r>
        <w:t>O</w:t>
      </w:r>
      <w:r w:rsidR="001315E3">
        <w:t xml:space="preserve">ne study reported pavement profile data collection and analysis involve agency costs in the range of $2.23 to $10.00 per mile with an average cost of $6.12 per mile (Islam 2014). </w:t>
      </w:r>
      <w:r w:rsidR="008F67E5">
        <w:t xml:space="preserve">In </w:t>
      </w:r>
      <w:del w:id="1421" w:author="pranav baradkar" w:date="2021-09-16T15:25:00Z">
        <w:r w:rsidR="008F67E5" w:rsidDel="001A1204">
          <w:delText>US</w:delText>
        </w:r>
      </w:del>
      <w:ins w:id="1422" w:author="pranav baradkar" w:date="2021-09-16T15:25:00Z">
        <w:r w:rsidR="001A1204">
          <w:t>U.S.</w:t>
        </w:r>
      </w:ins>
      <w:r w:rsidR="008F67E5">
        <w:t xml:space="preserve">, the cost of measuring IRI varies in the range of $1.40– $6.20 per kilometre </w:t>
      </w:r>
      <w:r w:rsidR="008F67E5" w:rsidRPr="008F67E5">
        <w:rPr>
          <w:highlight w:val="yellow"/>
        </w:rPr>
        <w:t>(McGhee 2004)</w:t>
      </w:r>
      <w:r w:rsidR="008F67E5">
        <w:t xml:space="preserve"> and in some areas like Wyoming, the cost of collecting roughness and video logs of pavement sections is around $31 per kilometre. However, many are relying on the IRI for the maintenance and reconstruction of the pavements. </w:t>
      </w:r>
    </w:p>
    <w:p w14:paraId="2C9CF9E0" w14:textId="0EBA3DD4" w:rsidR="0032138C" w:rsidRDefault="00D5296A" w:rsidP="0059717B">
      <w:pPr>
        <w:spacing w:line="360" w:lineRule="auto"/>
      </w:pPr>
      <w:r>
        <w:t>On the other hand, m</w:t>
      </w:r>
      <w:r w:rsidR="008F67E5">
        <w:t xml:space="preserve">ethods </w:t>
      </w:r>
      <w:r w:rsidR="0034080E">
        <w:t>which are used for determining IRI are</w:t>
      </w:r>
      <w:r w:rsidR="008F67E5">
        <w:t xml:space="preserve"> either time consuming or </w:t>
      </w:r>
      <w:r>
        <w:t>expensive. T</w:t>
      </w:r>
      <w:r w:rsidR="008F67E5">
        <w:t>herefore</w:t>
      </w:r>
      <w:r>
        <w:t>,</w:t>
      </w:r>
      <w:r w:rsidR="008F67E5">
        <w:t xml:space="preserve"> it is necessary to study about different methods which </w:t>
      </w:r>
      <w:r w:rsidR="0058361F">
        <w:t>consume less</w:t>
      </w:r>
      <w:r w:rsidR="008F67E5">
        <w:t xml:space="preserve"> time and c</w:t>
      </w:r>
      <w:r w:rsidR="0058361F">
        <w:t>ost</w:t>
      </w:r>
      <w:r w:rsidR="008F67E5">
        <w:t xml:space="preserve">. </w:t>
      </w:r>
      <w:r w:rsidR="005E315F">
        <w:t>I</w:t>
      </w:r>
      <w:r w:rsidR="0058361F">
        <w:t>nertial Profiler</w:t>
      </w:r>
      <w:r w:rsidR="008F67E5">
        <w:t xml:space="preserve"> is one type of </w:t>
      </w:r>
      <w:r w:rsidR="005E315F">
        <w:t>high speed profilometer</w:t>
      </w:r>
      <w:r w:rsidR="008F67E5">
        <w:t xml:space="preserve"> based roughness measuring instruments </w:t>
      </w:r>
      <w:r>
        <w:t xml:space="preserve">which is </w:t>
      </w:r>
      <w:r w:rsidR="008F67E5">
        <w:t>used to calculate IRI at higher speed</w:t>
      </w:r>
      <w:r>
        <w:t>s</w:t>
      </w:r>
      <w:r w:rsidR="008F67E5">
        <w:t xml:space="preserve">. Inertial Profiler </w:t>
      </w:r>
      <w:r w:rsidR="00FF54B0">
        <w:t>finds road profile using laser and vertical acceleration</w:t>
      </w:r>
      <w:r w:rsidR="005E315F">
        <w:t xml:space="preserve"> and convert</w:t>
      </w:r>
      <w:r>
        <w:t>s</w:t>
      </w:r>
      <w:r w:rsidR="005E315F">
        <w:t xml:space="preserve"> it to IRI. </w:t>
      </w:r>
      <w:r>
        <w:t>A main drawback of the inertial profiler is that its o</w:t>
      </w:r>
      <w:r w:rsidR="005E315F">
        <w:t>perating and maintenance cost</w:t>
      </w:r>
      <w:r>
        <w:t>s</w:t>
      </w:r>
      <w:r w:rsidR="005E315F">
        <w:t xml:space="preserve"> </w:t>
      </w:r>
      <w:r>
        <w:t>are</w:t>
      </w:r>
      <w:r w:rsidR="005E315F">
        <w:t xml:space="preserve"> very high.  </w:t>
      </w:r>
    </w:p>
    <w:p w14:paraId="6EE96D5B" w14:textId="0F71C971" w:rsidR="000C2DA4" w:rsidRDefault="00FF54B0" w:rsidP="0059717B">
      <w:pPr>
        <w:spacing w:line="360" w:lineRule="auto"/>
      </w:pPr>
      <w:r>
        <w:lastRenderedPageBreak/>
        <w:t>The use of smartphones appears to be an appealing approach for reducing the cost of measuring roads roughness. These smartphones are equipped with many useful sensors such as gyroscopes, global positioning system (GPS), and three-dimensional (3D), or three-axis, accelerometers. But the calibration and validation of roughness data using sma</w:t>
      </w:r>
      <w:r w:rsidR="0060772C">
        <w:t xml:space="preserve">rtphone is under investigation. Although, there </w:t>
      </w:r>
      <w:r w:rsidR="005A193B">
        <w:t>is</w:t>
      </w:r>
      <w:r w:rsidR="0060772C">
        <w:t xml:space="preserve"> several road roughness measuring applications available in the smartphones, there sensitivity to changes in vehicle characteristics such as tyre pressure, speed and location of smartphones is not full explored. </w:t>
      </w:r>
      <w:r>
        <w:t>In this study</w:t>
      </w:r>
      <w:r w:rsidR="00CC305C">
        <w:t>,</w:t>
      </w:r>
      <w:r>
        <w:t xml:space="preserve"> ability and consistency of smartphones data to calculate the IRI </w:t>
      </w:r>
      <w:r w:rsidR="00CC305C">
        <w:t>will be</w:t>
      </w:r>
      <w:r>
        <w:t xml:space="preserve"> been investigated</w:t>
      </w:r>
      <w:r w:rsidR="00CC305C">
        <w:t xml:space="preserve"> considering vehicle characteristics and location</w:t>
      </w:r>
      <w:r>
        <w:t xml:space="preserve"> </w:t>
      </w:r>
    </w:p>
    <w:p w14:paraId="7366B4A7" w14:textId="39B6CD85" w:rsidR="00A5015A" w:rsidRPr="00DF1F3B" w:rsidRDefault="00FA19C2" w:rsidP="00B9175D">
      <w:pPr>
        <w:pStyle w:val="Heading2"/>
      </w:pPr>
      <w:bookmarkStart w:id="1423" w:name="_Toc82525662"/>
      <w:bookmarkStart w:id="1424" w:name="_Toc82525722"/>
      <w:bookmarkStart w:id="1425" w:name="_Toc82728482"/>
      <w:r w:rsidRPr="00DF1F3B">
        <w:t>Objective and scope</w:t>
      </w:r>
      <w:bookmarkEnd w:id="1423"/>
      <w:bookmarkEnd w:id="1424"/>
      <w:bookmarkEnd w:id="1425"/>
    </w:p>
    <w:p w14:paraId="34F730F9" w14:textId="773A9311" w:rsidR="00FA19C2" w:rsidRDefault="00FA19C2" w:rsidP="002474E9">
      <w:pPr>
        <w:spacing w:line="360" w:lineRule="auto"/>
      </w:pPr>
      <w:r>
        <w:t>The present research was focused on calibration and validation of roughness data using smartphone application. The broad objectives of the research are:</w:t>
      </w:r>
    </w:p>
    <w:p w14:paraId="1D28F3C1" w14:textId="5C92E15F" w:rsidR="00FA19C2" w:rsidRDefault="00FA19C2" w:rsidP="002474E9">
      <w:pPr>
        <w:pStyle w:val="ListParagraph"/>
        <w:numPr>
          <w:ilvl w:val="0"/>
          <w:numId w:val="3"/>
        </w:numPr>
        <w:spacing w:line="360" w:lineRule="auto"/>
      </w:pPr>
      <w:r>
        <w:t>Calculat</w:t>
      </w:r>
      <w:r w:rsidR="00811209">
        <w:t>ion</w:t>
      </w:r>
      <w:r>
        <w:t xml:space="preserve"> of the IRI using </w:t>
      </w:r>
      <w:ins w:id="1426" w:author="pranav baradkar" w:date="2021-09-16T15:23:00Z">
        <w:r w:rsidR="001A1204">
          <w:t xml:space="preserve">the </w:t>
        </w:r>
      </w:ins>
      <w:r>
        <w:t xml:space="preserve">smartphone application. </w:t>
      </w:r>
    </w:p>
    <w:p w14:paraId="3E85F583" w14:textId="4F41EDD2" w:rsidR="00FA19C2" w:rsidRDefault="00FA19C2" w:rsidP="002474E9">
      <w:pPr>
        <w:pStyle w:val="ListParagraph"/>
        <w:numPr>
          <w:ilvl w:val="0"/>
          <w:numId w:val="3"/>
        </w:numPr>
        <w:spacing w:line="360" w:lineRule="auto"/>
      </w:pPr>
      <w:r>
        <w:t>Effect of tire pressure on road roughness in RTRRMS methods.</w:t>
      </w:r>
    </w:p>
    <w:p w14:paraId="2F4D5FE4" w14:textId="71A37334" w:rsidR="00FA19C2" w:rsidRDefault="00FA19C2" w:rsidP="002474E9">
      <w:pPr>
        <w:pStyle w:val="ListParagraph"/>
        <w:numPr>
          <w:ilvl w:val="0"/>
          <w:numId w:val="3"/>
        </w:numPr>
        <w:spacing w:line="360" w:lineRule="auto"/>
      </w:pPr>
      <w:r>
        <w:t>Estimating best position to place smartphone.</w:t>
      </w:r>
    </w:p>
    <w:p w14:paraId="2687940B" w14:textId="14BAC7E2" w:rsidR="00FA19C2" w:rsidRDefault="00FA19C2" w:rsidP="002474E9">
      <w:pPr>
        <w:pStyle w:val="ListParagraph"/>
        <w:numPr>
          <w:ilvl w:val="0"/>
          <w:numId w:val="3"/>
        </w:numPr>
        <w:spacing w:line="360" w:lineRule="auto"/>
      </w:pPr>
      <w:r>
        <w:t>Validation of smartphone</w:t>
      </w:r>
      <w:ins w:id="1427" w:author="pranav baradkar" w:date="2021-09-16T15:23:00Z">
        <w:r w:rsidR="001A1204">
          <w:t>s</w:t>
        </w:r>
      </w:ins>
      <w:r>
        <w:t xml:space="preserve"> for different pavement materials. </w:t>
      </w:r>
    </w:p>
    <w:p w14:paraId="5483103D" w14:textId="09DCE32A" w:rsidR="00FA19C2" w:rsidRDefault="004B4243" w:rsidP="00B9175D">
      <w:r>
        <w:t>To accomplish the research objective, the scope of research was established</w:t>
      </w:r>
      <w:ins w:id="1428" w:author="pranav baradkar" w:date="2021-09-16T15:23:00Z">
        <w:r w:rsidR="001A1204">
          <w:t>,</w:t>
        </w:r>
      </w:ins>
      <w:r>
        <w:t xml:space="preserve"> which included </w:t>
      </w:r>
    </w:p>
    <w:p w14:paraId="333E85E2" w14:textId="5E438D3D" w:rsidR="004B4243" w:rsidRDefault="004B4243" w:rsidP="00B9175D">
      <w:pPr>
        <w:pStyle w:val="ListParagraph"/>
        <w:numPr>
          <w:ilvl w:val="0"/>
          <w:numId w:val="4"/>
        </w:numPr>
      </w:pPr>
      <w:r>
        <w:t>Selection of stretch of pavement as study area</w:t>
      </w:r>
      <w:r w:rsidR="00CF2AEA">
        <w:t xml:space="preserve"> (Flexible and Rigid Pavement)</w:t>
      </w:r>
      <w:r>
        <w:t xml:space="preserve">. </w:t>
      </w:r>
    </w:p>
    <w:p w14:paraId="26D44C4B" w14:textId="7CC6B3A5" w:rsidR="004B4243" w:rsidRDefault="00D41EDE" w:rsidP="00B9175D">
      <w:pPr>
        <w:pStyle w:val="ListParagraph"/>
        <w:numPr>
          <w:ilvl w:val="0"/>
          <w:numId w:val="4"/>
        </w:numPr>
      </w:pPr>
      <w:r>
        <w:t>Data collection</w:t>
      </w:r>
      <w:r w:rsidR="004B4243">
        <w:t xml:space="preserve"> using class 1 method. </w:t>
      </w:r>
    </w:p>
    <w:p w14:paraId="7D922C9B" w14:textId="6C051EC8" w:rsidR="00D41EDE" w:rsidRDefault="00D41EDE" w:rsidP="00B9175D">
      <w:pPr>
        <w:pStyle w:val="ListParagraph"/>
        <w:numPr>
          <w:ilvl w:val="0"/>
          <w:numId w:val="4"/>
        </w:numPr>
      </w:pPr>
      <w:r>
        <w:t xml:space="preserve">Data collection using </w:t>
      </w:r>
      <w:ins w:id="1429" w:author="pranav baradkar" w:date="2021-09-16T15:22:00Z">
        <w:r w:rsidR="001A1204">
          <w:t xml:space="preserve">a </w:t>
        </w:r>
      </w:ins>
      <w:r>
        <w:t xml:space="preserve">smartphone. </w:t>
      </w:r>
    </w:p>
    <w:p w14:paraId="319CBC79" w14:textId="1B7AD39F" w:rsidR="004B4243" w:rsidRDefault="004B4243" w:rsidP="00B9175D">
      <w:pPr>
        <w:pStyle w:val="ListParagraph"/>
        <w:numPr>
          <w:ilvl w:val="0"/>
          <w:numId w:val="4"/>
        </w:numPr>
      </w:pPr>
      <w:r>
        <w:t xml:space="preserve">Determining profile of the road using </w:t>
      </w:r>
      <w:ins w:id="1430" w:author="pranav baradkar" w:date="2021-09-16T15:23:00Z">
        <w:r w:rsidR="001A1204">
          <w:t xml:space="preserve">a </w:t>
        </w:r>
      </w:ins>
      <w:r>
        <w:t>smartphone.</w:t>
      </w:r>
    </w:p>
    <w:p w14:paraId="4F496ACA" w14:textId="4E92A5A4" w:rsidR="00CF2AEA" w:rsidRDefault="00CF2AEA" w:rsidP="00B9175D">
      <w:pPr>
        <w:pStyle w:val="ListParagraph"/>
        <w:numPr>
          <w:ilvl w:val="0"/>
          <w:numId w:val="4"/>
        </w:numPr>
      </w:pPr>
      <w:r>
        <w:t>Developing a program to calculate IRI from Class-1 data</w:t>
      </w:r>
    </w:p>
    <w:p w14:paraId="7E69B67B" w14:textId="52154311" w:rsidR="004B4243" w:rsidRDefault="004B4243" w:rsidP="00B9175D">
      <w:pPr>
        <w:pStyle w:val="ListParagraph"/>
        <w:numPr>
          <w:ilvl w:val="0"/>
          <w:numId w:val="4"/>
        </w:numPr>
      </w:pPr>
      <w:r>
        <w:t xml:space="preserve">Determining IRI using </w:t>
      </w:r>
      <w:ins w:id="1431" w:author="pranav baradkar" w:date="2021-09-16T15:23:00Z">
        <w:r w:rsidR="001A1204">
          <w:t xml:space="preserve">a </w:t>
        </w:r>
      </w:ins>
      <w:r>
        <w:t xml:space="preserve">smartphone. </w:t>
      </w:r>
    </w:p>
    <w:p w14:paraId="391CC586" w14:textId="11DA93E7" w:rsidR="004B4243" w:rsidRDefault="004B4243" w:rsidP="00B9175D">
      <w:pPr>
        <w:pStyle w:val="ListParagraph"/>
        <w:numPr>
          <w:ilvl w:val="0"/>
          <w:numId w:val="4"/>
        </w:numPr>
      </w:pPr>
      <w:r>
        <w:t xml:space="preserve">Calibration and validation of roughness data. </w:t>
      </w:r>
    </w:p>
    <w:p w14:paraId="0968BA1F" w14:textId="4E8ABD53" w:rsidR="004B4243" w:rsidRDefault="004B4243" w:rsidP="00B9175D">
      <w:pPr>
        <w:pStyle w:val="ListParagraph"/>
        <w:numPr>
          <w:ilvl w:val="0"/>
          <w:numId w:val="4"/>
        </w:numPr>
      </w:pPr>
      <w:r>
        <w:t xml:space="preserve">Effect of tire pressure. </w:t>
      </w:r>
    </w:p>
    <w:p w14:paraId="7C3740E1" w14:textId="41473048" w:rsidR="004B4243" w:rsidRDefault="004B4243" w:rsidP="00B9175D">
      <w:pPr>
        <w:pStyle w:val="ListParagraph"/>
        <w:numPr>
          <w:ilvl w:val="0"/>
          <w:numId w:val="4"/>
        </w:numPr>
      </w:pPr>
      <w:r>
        <w:t xml:space="preserve">Effect of smartphone positioning. </w:t>
      </w:r>
    </w:p>
    <w:p w14:paraId="0E393774" w14:textId="6D8D06F4" w:rsidR="0034080E" w:rsidRDefault="004B4243" w:rsidP="00B9175D">
      <w:pPr>
        <w:pStyle w:val="ListParagraph"/>
        <w:numPr>
          <w:ilvl w:val="0"/>
          <w:numId w:val="4"/>
        </w:numPr>
      </w:pPr>
      <w:r>
        <w:t xml:space="preserve"> Effect of smartphone type.</w:t>
      </w:r>
    </w:p>
    <w:p w14:paraId="6AE971BF" w14:textId="18BD9F2E" w:rsidR="00CF2AEA" w:rsidRDefault="00CF2AEA" w:rsidP="00B9175D">
      <w:pPr>
        <w:pStyle w:val="ListParagraph"/>
        <w:numPr>
          <w:ilvl w:val="0"/>
          <w:numId w:val="4"/>
        </w:numPr>
      </w:pPr>
      <w:r>
        <w:t>Effect of Time of the day</w:t>
      </w:r>
    </w:p>
    <w:p w14:paraId="56509FD2" w14:textId="20E902AE" w:rsidR="00D47746" w:rsidDel="00DE7043" w:rsidRDefault="00D47746" w:rsidP="00D47746">
      <w:pPr>
        <w:rPr>
          <w:del w:id="1432" w:author="pranav baradkar" w:date="2021-09-16T03:11:00Z"/>
        </w:rPr>
      </w:pPr>
    </w:p>
    <w:p w14:paraId="26188688" w14:textId="77777777" w:rsidR="00DE7043" w:rsidRDefault="00DE7043" w:rsidP="00D47746">
      <w:pPr>
        <w:rPr>
          <w:ins w:id="1433" w:author="pranav baradkar" w:date="2021-09-16T03:11:00Z"/>
        </w:rPr>
      </w:pPr>
    </w:p>
    <w:p w14:paraId="787BE750" w14:textId="1DA0869C" w:rsidR="00D47746" w:rsidDel="001A25FA" w:rsidRDefault="00D47746" w:rsidP="00D47746">
      <w:pPr>
        <w:rPr>
          <w:del w:id="1434" w:author="pranav baradkar" w:date="2021-09-16T03:11:00Z"/>
        </w:rPr>
      </w:pPr>
    </w:p>
    <w:p w14:paraId="3258C7D8" w14:textId="12F773A7" w:rsidR="001A25FA" w:rsidRDefault="001A25FA" w:rsidP="00D47746">
      <w:pPr>
        <w:rPr>
          <w:ins w:id="1435" w:author="pranav baradkar" w:date="2021-09-16T23:45:00Z"/>
        </w:rPr>
      </w:pPr>
    </w:p>
    <w:p w14:paraId="3A1C7A67" w14:textId="719085C0" w:rsidR="001A25FA" w:rsidRDefault="001A25FA" w:rsidP="00D47746">
      <w:pPr>
        <w:rPr>
          <w:ins w:id="1436" w:author="pranav baradkar" w:date="2021-09-16T23:45:00Z"/>
        </w:rPr>
      </w:pPr>
    </w:p>
    <w:p w14:paraId="506809C4" w14:textId="424B7726" w:rsidR="001A25FA" w:rsidRDefault="001A25FA" w:rsidP="00D47746">
      <w:pPr>
        <w:rPr>
          <w:ins w:id="1437" w:author="pranav baradkar" w:date="2021-09-16T23:45:00Z"/>
        </w:rPr>
      </w:pPr>
    </w:p>
    <w:p w14:paraId="6426C990" w14:textId="77777777" w:rsidR="001A25FA" w:rsidRDefault="001A25FA" w:rsidP="00D47746">
      <w:pPr>
        <w:rPr>
          <w:ins w:id="1438" w:author="pranav baradkar" w:date="2021-09-16T23:45:00Z"/>
        </w:rPr>
      </w:pPr>
    </w:p>
    <w:p w14:paraId="5FCB5F0A" w14:textId="40B44626" w:rsidR="00D47746" w:rsidDel="00DE7043" w:rsidRDefault="00D47746" w:rsidP="00D47746">
      <w:pPr>
        <w:rPr>
          <w:del w:id="1439" w:author="pranav baradkar" w:date="2021-09-16T03:11:00Z"/>
        </w:rPr>
      </w:pPr>
    </w:p>
    <w:p w14:paraId="5EF400FC" w14:textId="0E2FB7B3" w:rsidR="00D47746" w:rsidDel="00DE7043" w:rsidRDefault="00D47746" w:rsidP="00D47746">
      <w:pPr>
        <w:rPr>
          <w:del w:id="1440" w:author="pranav baradkar" w:date="2021-09-16T03:11:00Z"/>
        </w:rPr>
      </w:pPr>
    </w:p>
    <w:p w14:paraId="57A6F391" w14:textId="697DC567" w:rsidR="00D47746" w:rsidDel="00DE7043" w:rsidRDefault="00D47746" w:rsidP="00D47746">
      <w:pPr>
        <w:rPr>
          <w:del w:id="1441" w:author="pranav baradkar" w:date="2021-09-16T03:11:00Z"/>
        </w:rPr>
      </w:pPr>
    </w:p>
    <w:p w14:paraId="190AF589" w14:textId="7ACF18B1" w:rsidR="00D47746" w:rsidDel="00DE7043" w:rsidRDefault="00D47746" w:rsidP="00D47746">
      <w:pPr>
        <w:rPr>
          <w:del w:id="1442" w:author="pranav baradkar" w:date="2021-09-16T03:11:00Z"/>
        </w:rPr>
      </w:pPr>
    </w:p>
    <w:p w14:paraId="75F346E4" w14:textId="1CC19C98" w:rsidR="00D47746" w:rsidDel="00DE7043" w:rsidRDefault="00D47746" w:rsidP="00D47746">
      <w:pPr>
        <w:rPr>
          <w:del w:id="1443" w:author="pranav baradkar" w:date="2021-09-16T03:11:00Z"/>
        </w:rPr>
      </w:pPr>
    </w:p>
    <w:p w14:paraId="4AA13096" w14:textId="219D67D8" w:rsidR="00D47746" w:rsidDel="00DE7043" w:rsidRDefault="00D47746" w:rsidP="00D47746">
      <w:pPr>
        <w:rPr>
          <w:del w:id="1444" w:author="pranav baradkar" w:date="2021-09-16T03:11:00Z"/>
        </w:rPr>
      </w:pPr>
    </w:p>
    <w:p w14:paraId="2EA590BA" w14:textId="432E71DB" w:rsidR="00D47746" w:rsidDel="001A25FA" w:rsidRDefault="00D47746" w:rsidP="00D47746">
      <w:pPr>
        <w:rPr>
          <w:del w:id="1445" w:author="pranav baradkar" w:date="2021-09-16T23:41:00Z"/>
        </w:rPr>
      </w:pPr>
    </w:p>
    <w:p w14:paraId="1969509F" w14:textId="77777777" w:rsidR="000C2DA4" w:rsidRDefault="000C2DA4" w:rsidP="00D47746"/>
    <w:p w14:paraId="632C14EE" w14:textId="525E7C7B" w:rsidR="00351FD6" w:rsidRPr="00351FD6" w:rsidRDefault="004B4243" w:rsidP="00B9175D">
      <w:pPr>
        <w:pStyle w:val="Heading2"/>
      </w:pPr>
      <w:bookmarkStart w:id="1446" w:name="_Toc82525663"/>
      <w:bookmarkStart w:id="1447" w:name="_Toc82525723"/>
      <w:bookmarkStart w:id="1448" w:name="_Toc82728483"/>
      <w:commentRangeStart w:id="1449"/>
      <w:r w:rsidRPr="00DF1F3B">
        <w:lastRenderedPageBreak/>
        <w:t>Methodolog</w:t>
      </w:r>
      <w:bookmarkEnd w:id="1446"/>
      <w:bookmarkEnd w:id="1447"/>
      <w:r w:rsidR="008A74EA">
        <w:t>y</w:t>
      </w:r>
      <w:commentRangeEnd w:id="1449"/>
      <w:r w:rsidR="00CF2AEA">
        <w:rPr>
          <w:rStyle w:val="CommentReference"/>
          <w:b w:val="0"/>
          <w:bCs w:val="0"/>
        </w:rPr>
        <w:commentReference w:id="1449"/>
      </w:r>
      <w:bookmarkEnd w:id="1448"/>
    </w:p>
    <w:p w14:paraId="13A00D6A" w14:textId="6226E6AF" w:rsidR="001A25FA" w:rsidRDefault="00D47746" w:rsidP="00BA7146">
      <w:pPr>
        <w:keepNext/>
        <w:jc w:val="center"/>
        <w:rPr>
          <w:ins w:id="1450" w:author="pranav baradkar" w:date="2021-09-16T23:52:00Z"/>
        </w:rPr>
        <w:pPrChange w:id="1451" w:author="pranav baradkar" w:date="2021-09-17T00:14:00Z">
          <w:pPr/>
        </w:pPrChange>
      </w:pPr>
      <w:commentRangeStart w:id="1452"/>
      <w:commentRangeStart w:id="1453"/>
      <w:del w:id="1454" w:author="pranav baradkar" w:date="2021-09-17T00:14:00Z">
        <w:r w:rsidDel="00BA7146">
          <w:rPr>
            <w:noProof/>
            <w:lang w:val="en-US"/>
          </w:rPr>
          <w:drawing>
            <wp:inline distT="0" distB="0" distL="0" distR="0" wp14:anchorId="4E4659FE" wp14:editId="0631CF5F">
              <wp:extent cx="5151036" cy="80127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4866" cy="8018681"/>
                      </a:xfrm>
                      <a:prstGeom prst="rect">
                        <a:avLst/>
                      </a:prstGeom>
                      <a:noFill/>
                      <a:ln>
                        <a:noFill/>
                      </a:ln>
                    </pic:spPr>
                  </pic:pic>
                </a:graphicData>
              </a:graphic>
            </wp:inline>
          </w:drawing>
        </w:r>
      </w:del>
      <w:commentRangeEnd w:id="1452"/>
      <w:commentRangeEnd w:id="1453"/>
      <w:ins w:id="1455" w:author="pranav baradkar" w:date="2021-09-17T00:14:00Z">
        <w:r w:rsidR="00BA7146">
          <w:rPr>
            <w:noProof/>
          </w:rPr>
          <w:drawing>
            <wp:inline distT="0" distB="0" distL="0" distR="0" wp14:anchorId="2361FBDF" wp14:editId="7B0F6629">
              <wp:extent cx="5117123" cy="7959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1619" cy="7966898"/>
                      </a:xfrm>
                      <a:prstGeom prst="rect">
                        <a:avLst/>
                      </a:prstGeom>
                      <a:noFill/>
                      <a:ln>
                        <a:noFill/>
                      </a:ln>
                    </pic:spPr>
                  </pic:pic>
                </a:graphicData>
              </a:graphic>
            </wp:inline>
          </w:drawing>
        </w:r>
      </w:ins>
    </w:p>
    <w:p w14:paraId="266CB7F3" w14:textId="709E1AB2" w:rsidR="00BD1CD1" w:rsidDel="001A25FA" w:rsidRDefault="001A25FA">
      <w:pPr>
        <w:pStyle w:val="Caption"/>
        <w:rPr>
          <w:del w:id="1456" w:author="pranav baradkar" w:date="2021-09-16T23:12:00Z"/>
        </w:rPr>
        <w:pPrChange w:id="1457" w:author="pranav baradkar" w:date="2021-09-16T23:52:00Z">
          <w:pPr/>
        </w:pPrChange>
      </w:pPr>
      <w:ins w:id="1458" w:author="pranav baradkar" w:date="2021-09-16T23:52:00Z">
        <w:r>
          <w:t xml:space="preserve">Figure </w:t>
        </w:r>
        <w:r>
          <w:rPr>
            <w:i w:val="0"/>
            <w:iCs w:val="0"/>
          </w:rPr>
          <w:fldChar w:fldCharType="begin"/>
        </w:r>
        <w:r>
          <w:instrText xml:space="preserve"> STYLEREF 1 \s </w:instrText>
        </w:r>
      </w:ins>
      <w:r>
        <w:rPr>
          <w:i w:val="0"/>
          <w:iCs w:val="0"/>
        </w:rPr>
        <w:fldChar w:fldCharType="separate"/>
      </w:r>
      <w:r>
        <w:rPr>
          <w:noProof/>
        </w:rPr>
        <w:t>1</w:t>
      </w:r>
      <w:ins w:id="1459" w:author="pranav baradkar" w:date="2021-09-16T23:52:00Z">
        <w:r>
          <w:rPr>
            <w:i w:val="0"/>
            <w:iCs w:val="0"/>
          </w:rPr>
          <w:fldChar w:fldCharType="end"/>
        </w:r>
        <w:r>
          <w:t>.</w:t>
        </w:r>
        <w:r>
          <w:rPr>
            <w:i w:val="0"/>
            <w:iCs w:val="0"/>
          </w:rPr>
          <w:fldChar w:fldCharType="begin"/>
        </w:r>
        <w:r>
          <w:instrText xml:space="preserve"> SEQ Figure \* ARABIC \s 1 </w:instrText>
        </w:r>
      </w:ins>
      <w:r>
        <w:rPr>
          <w:i w:val="0"/>
          <w:iCs w:val="0"/>
        </w:rPr>
        <w:fldChar w:fldCharType="separate"/>
      </w:r>
      <w:ins w:id="1460" w:author="pranav baradkar" w:date="2021-09-16T23:52:00Z">
        <w:r>
          <w:rPr>
            <w:noProof/>
          </w:rPr>
          <w:t>2</w:t>
        </w:r>
        <w:r>
          <w:rPr>
            <w:i w:val="0"/>
            <w:iCs w:val="0"/>
          </w:rPr>
          <w:fldChar w:fldCharType="end"/>
        </w:r>
        <w:r>
          <w:t xml:space="preserve"> Methodology of the research work </w:t>
        </w:r>
      </w:ins>
      <w:del w:id="1461" w:author="pranav baradkar" w:date="2021-09-16T23:52:00Z">
        <w:r w:rsidR="00AD4039" w:rsidDel="001A25FA">
          <w:rPr>
            <w:rStyle w:val="CommentReference"/>
          </w:rPr>
          <w:commentReference w:id="1452"/>
        </w:r>
        <w:r w:rsidR="00AD4039" w:rsidDel="001A25FA">
          <w:rPr>
            <w:rStyle w:val="CommentReference"/>
          </w:rPr>
          <w:commentReference w:id="1453"/>
        </w:r>
      </w:del>
    </w:p>
    <w:p w14:paraId="44C895C2" w14:textId="5E2607B2" w:rsidR="001A25FA" w:rsidRDefault="001A25FA">
      <w:pPr>
        <w:pStyle w:val="Caption"/>
        <w:rPr>
          <w:ins w:id="1462" w:author="pranav baradkar" w:date="2021-09-16T23:13:00Z"/>
        </w:rPr>
        <w:pPrChange w:id="1463" w:author="pranav baradkar" w:date="2021-09-16T23:52:00Z">
          <w:pPr/>
        </w:pPrChange>
      </w:pPr>
    </w:p>
    <w:p w14:paraId="023E9B55" w14:textId="306B0F52" w:rsidR="001A25FA" w:rsidRDefault="001A25FA" w:rsidP="001A25FA">
      <w:pPr>
        <w:rPr>
          <w:ins w:id="1464" w:author="pranav baradkar" w:date="2021-09-16T23:21:00Z"/>
        </w:rPr>
      </w:pPr>
      <w:ins w:id="1465" w:author="pranav baradkar" w:date="2021-09-16T23:20:00Z">
        <w:r>
          <w:lastRenderedPageBreak/>
          <w:t xml:space="preserve">The project methodology describes the overall flow of the thesis. The research methodology begins with problem identification and fixing the objective and scope which has been already discussed in Chapter </w:t>
        </w:r>
      </w:ins>
      <w:ins w:id="1466" w:author="pranav baradkar" w:date="2021-09-17T00:14:00Z">
        <w:r w:rsidR="00BA7146">
          <w:t>Introduction</w:t>
        </w:r>
      </w:ins>
      <w:ins w:id="1467" w:author="pranav baradkar" w:date="2021-09-16T23:20:00Z">
        <w:r>
          <w:t xml:space="preserve">. </w:t>
        </w:r>
      </w:ins>
    </w:p>
    <w:p w14:paraId="11475336" w14:textId="1AB9CB7C" w:rsidR="001A25FA" w:rsidRDefault="001A25FA" w:rsidP="001A25FA">
      <w:pPr>
        <w:pStyle w:val="ListParagraph"/>
        <w:numPr>
          <w:ilvl w:val="0"/>
          <w:numId w:val="48"/>
        </w:numPr>
        <w:rPr>
          <w:ins w:id="1468" w:author="pranav baradkar" w:date="2021-09-16T23:22:00Z"/>
        </w:rPr>
      </w:pPr>
      <w:ins w:id="1469" w:author="pranav baradkar" w:date="2021-09-16T23:21:00Z">
        <w:r>
          <w:t xml:space="preserve">Selection of the study area consisting of the </w:t>
        </w:r>
      </w:ins>
      <w:ins w:id="1470" w:author="pranav baradkar" w:date="2021-09-16T23:22:00Z">
        <w:r>
          <w:t>selection of the road stretches and also selection of the mobile application which is stated in chapter methods.</w:t>
        </w:r>
      </w:ins>
    </w:p>
    <w:p w14:paraId="64C01828" w14:textId="7CFA287F" w:rsidR="001A25FA" w:rsidRDefault="001A25FA">
      <w:pPr>
        <w:pStyle w:val="ListParagraph"/>
        <w:numPr>
          <w:ilvl w:val="0"/>
          <w:numId w:val="48"/>
        </w:numPr>
        <w:rPr>
          <w:ins w:id="1471" w:author="pranav baradkar" w:date="2021-09-16T23:25:00Z"/>
        </w:rPr>
      </w:pPr>
      <w:ins w:id="1472" w:author="pranav baradkar" w:date="2021-09-16T23:22:00Z">
        <w:r>
          <w:t>Data collection i</w:t>
        </w:r>
      </w:ins>
      <w:ins w:id="1473" w:author="pranav baradkar" w:date="2021-09-16T23:23:00Z">
        <w:r>
          <w:t>s related to collect</w:t>
        </w:r>
      </w:ins>
      <w:ins w:id="1474" w:author="pranav baradkar" w:date="2021-09-16T23:25:00Z">
        <w:r>
          <w:t xml:space="preserve"> reference IRI using rod and level and</w:t>
        </w:r>
      </w:ins>
      <w:ins w:id="1475" w:author="pranav baradkar" w:date="2021-09-16T23:23:00Z">
        <w:r>
          <w:t xml:space="preserve"> acceleration data </w:t>
        </w:r>
      </w:ins>
      <w:ins w:id="1476" w:author="pranav baradkar" w:date="2021-09-16T23:24:00Z">
        <w:r>
          <w:t>placing smartphone on different places in vehicle</w:t>
        </w:r>
      </w:ins>
      <w:ins w:id="1477" w:author="pranav baradkar" w:date="2021-09-16T23:26:00Z">
        <w:r>
          <w:t>.</w:t>
        </w:r>
      </w:ins>
      <w:ins w:id="1478" w:author="pranav baradkar" w:date="2021-09-16T23:25:00Z">
        <w:r>
          <w:t xml:space="preserve"> </w:t>
        </w:r>
      </w:ins>
    </w:p>
    <w:p w14:paraId="0861B764" w14:textId="6C587EA4" w:rsidR="001A25FA" w:rsidRDefault="001A25FA" w:rsidP="001A25FA">
      <w:pPr>
        <w:pStyle w:val="ListParagraph"/>
        <w:numPr>
          <w:ilvl w:val="0"/>
          <w:numId w:val="48"/>
        </w:numPr>
        <w:rPr>
          <w:ins w:id="1479" w:author="pranav baradkar" w:date="2021-09-16T23:27:00Z"/>
        </w:rPr>
      </w:pPr>
      <w:ins w:id="1480" w:author="pranav baradkar" w:date="2021-09-16T23:26:00Z">
        <w:r>
          <w:t>Next step follows pre-processing of the data using methods like average, moving avera</w:t>
        </w:r>
      </w:ins>
      <w:ins w:id="1481" w:author="pranav baradkar" w:date="2021-09-16T23:27:00Z">
        <w:r>
          <w:t xml:space="preserve">ge and </w:t>
        </w:r>
      </w:ins>
      <w:ins w:id="1482" w:author="pranav baradkar" w:date="2021-09-17T00:14:00Z">
        <w:r w:rsidR="00BA7146">
          <w:t>Kalman</w:t>
        </w:r>
      </w:ins>
      <w:ins w:id="1483" w:author="pranav baradkar" w:date="2021-09-16T23:27:00Z">
        <w:r>
          <w:t xml:space="preserve"> filters.</w:t>
        </w:r>
      </w:ins>
    </w:p>
    <w:p w14:paraId="46270AF9" w14:textId="7AE2BAB5" w:rsidR="001A25FA" w:rsidRDefault="001A25FA" w:rsidP="001A25FA">
      <w:pPr>
        <w:pStyle w:val="ListParagraph"/>
        <w:numPr>
          <w:ilvl w:val="0"/>
          <w:numId w:val="48"/>
        </w:numPr>
        <w:rPr>
          <w:ins w:id="1484" w:author="pranav baradkar" w:date="2021-09-16T23:28:00Z"/>
        </w:rPr>
      </w:pPr>
      <w:ins w:id="1485" w:author="pranav baradkar" w:date="2021-09-16T23:27:00Z">
        <w:r>
          <w:t>Data analysis elaborates about detail study of extracted data and build correlation of measured</w:t>
        </w:r>
      </w:ins>
      <w:ins w:id="1486" w:author="pranav baradkar" w:date="2021-09-16T23:28:00Z">
        <w:r>
          <w:t xml:space="preserve"> IRI with reference IRI.</w:t>
        </w:r>
      </w:ins>
    </w:p>
    <w:p w14:paraId="672198EE" w14:textId="452F0D7E" w:rsidR="001A25FA" w:rsidRDefault="001A25FA" w:rsidP="001A25FA">
      <w:pPr>
        <w:pStyle w:val="ListParagraph"/>
        <w:numPr>
          <w:ilvl w:val="0"/>
          <w:numId w:val="48"/>
        </w:numPr>
        <w:rPr>
          <w:ins w:id="1487" w:author="pranav baradkar" w:date="2021-09-16T23:28:00Z"/>
        </w:rPr>
      </w:pPr>
      <w:ins w:id="1488" w:author="pranav baradkar" w:date="2021-09-16T23:28:00Z">
        <w:r>
          <w:t>Validation steps follow validation of the calculated regression model.</w:t>
        </w:r>
      </w:ins>
    </w:p>
    <w:p w14:paraId="3925658D" w14:textId="1D434778" w:rsidR="001A25FA" w:rsidRDefault="00BA7146" w:rsidP="001A25FA">
      <w:pPr>
        <w:pStyle w:val="ListParagraph"/>
        <w:numPr>
          <w:ilvl w:val="0"/>
          <w:numId w:val="48"/>
        </w:numPr>
        <w:rPr>
          <w:ins w:id="1489" w:author="pranav baradkar" w:date="2021-09-16T23:30:00Z"/>
        </w:rPr>
      </w:pPr>
      <w:ins w:id="1490" w:author="pranav baradkar" w:date="2021-09-17T00:14:00Z">
        <w:r>
          <w:t>Conclusion</w:t>
        </w:r>
      </w:ins>
      <w:ins w:id="1491" w:author="pranav baradkar" w:date="2021-09-16T23:28:00Z">
        <w:r w:rsidR="001A25FA">
          <w:t xml:space="preserve"> involves </w:t>
        </w:r>
      </w:ins>
      <w:ins w:id="1492" w:author="pranav baradkar" w:date="2021-09-16T23:29:00Z">
        <w:r w:rsidR="001A25FA">
          <w:t xml:space="preserve">summary of the research and future scope which describes future </w:t>
        </w:r>
      </w:ins>
      <w:ins w:id="1493" w:author="pranav baradkar" w:date="2021-09-17T00:14:00Z">
        <w:r>
          <w:t>improvements</w:t>
        </w:r>
      </w:ins>
      <w:ins w:id="1494" w:author="pranav baradkar" w:date="2021-09-16T23:29:00Z">
        <w:r w:rsidR="001A25FA">
          <w:t xml:space="preserve"> which can be made in context of</w:t>
        </w:r>
      </w:ins>
      <w:ins w:id="1495" w:author="pranav baradkar" w:date="2021-09-16T23:30:00Z">
        <w:r w:rsidR="001A25FA">
          <w:t xml:space="preserve"> measuring IRI using mobile device. </w:t>
        </w:r>
      </w:ins>
    </w:p>
    <w:p w14:paraId="5FBC6E87" w14:textId="1E8A053B" w:rsidR="001A25FA" w:rsidRDefault="001A25FA" w:rsidP="001A25FA">
      <w:pPr>
        <w:rPr>
          <w:ins w:id="1496" w:author="pranav baradkar" w:date="2021-09-16T23:30:00Z"/>
        </w:rPr>
      </w:pPr>
    </w:p>
    <w:p w14:paraId="2FF76833" w14:textId="4165361B" w:rsidR="001A25FA" w:rsidRDefault="001A25FA" w:rsidP="001A25FA">
      <w:pPr>
        <w:rPr>
          <w:ins w:id="1497" w:author="pranav baradkar" w:date="2021-09-16T23:30:00Z"/>
        </w:rPr>
      </w:pPr>
    </w:p>
    <w:p w14:paraId="62D991E2" w14:textId="4FBE7067" w:rsidR="001A25FA" w:rsidRDefault="001A25FA" w:rsidP="001A25FA">
      <w:pPr>
        <w:rPr>
          <w:ins w:id="1498" w:author="pranav baradkar" w:date="2021-09-16T23:30:00Z"/>
        </w:rPr>
      </w:pPr>
    </w:p>
    <w:p w14:paraId="57EB0F6F" w14:textId="6FBC045E" w:rsidR="001A25FA" w:rsidRDefault="001A25FA" w:rsidP="001A25FA">
      <w:pPr>
        <w:rPr>
          <w:ins w:id="1499" w:author="pranav baradkar" w:date="2021-09-16T23:30:00Z"/>
        </w:rPr>
      </w:pPr>
    </w:p>
    <w:p w14:paraId="1B006B55" w14:textId="7A2265FB" w:rsidR="001A25FA" w:rsidRDefault="001A25FA" w:rsidP="001A25FA">
      <w:pPr>
        <w:rPr>
          <w:ins w:id="1500" w:author="pranav baradkar" w:date="2021-09-16T23:30:00Z"/>
        </w:rPr>
      </w:pPr>
    </w:p>
    <w:p w14:paraId="14AF40AD" w14:textId="2250F54E" w:rsidR="001A25FA" w:rsidRDefault="001A25FA" w:rsidP="001A25FA">
      <w:pPr>
        <w:rPr>
          <w:ins w:id="1501" w:author="pranav baradkar" w:date="2021-09-16T23:30:00Z"/>
        </w:rPr>
      </w:pPr>
    </w:p>
    <w:p w14:paraId="16DF7D9E" w14:textId="16E2C66E" w:rsidR="001A25FA" w:rsidRDefault="001A25FA" w:rsidP="001A25FA">
      <w:pPr>
        <w:rPr>
          <w:ins w:id="1502" w:author="pranav baradkar" w:date="2021-09-16T23:30:00Z"/>
        </w:rPr>
      </w:pPr>
    </w:p>
    <w:p w14:paraId="14E32E00" w14:textId="6A6866C7" w:rsidR="001A25FA" w:rsidRDefault="001A25FA" w:rsidP="001A25FA">
      <w:pPr>
        <w:rPr>
          <w:ins w:id="1503" w:author="pranav baradkar" w:date="2021-09-16T23:30:00Z"/>
        </w:rPr>
      </w:pPr>
    </w:p>
    <w:p w14:paraId="423BC3A6" w14:textId="09CD8B9A" w:rsidR="001A25FA" w:rsidRDefault="001A25FA" w:rsidP="001A25FA">
      <w:pPr>
        <w:rPr>
          <w:ins w:id="1504" w:author="pranav baradkar" w:date="2021-09-16T23:30:00Z"/>
        </w:rPr>
      </w:pPr>
    </w:p>
    <w:p w14:paraId="2D7153AF" w14:textId="6FA43803" w:rsidR="001A25FA" w:rsidRDefault="001A25FA" w:rsidP="001A25FA">
      <w:pPr>
        <w:rPr>
          <w:ins w:id="1505" w:author="pranav baradkar" w:date="2021-09-16T23:30:00Z"/>
        </w:rPr>
      </w:pPr>
    </w:p>
    <w:p w14:paraId="0A05CA52" w14:textId="1B2F6FC0" w:rsidR="001A25FA" w:rsidRDefault="001A25FA" w:rsidP="001A25FA">
      <w:pPr>
        <w:rPr>
          <w:ins w:id="1506" w:author="pranav baradkar" w:date="2021-09-16T23:30:00Z"/>
        </w:rPr>
      </w:pPr>
    </w:p>
    <w:p w14:paraId="05DEE8ED" w14:textId="539A8D36" w:rsidR="001A25FA" w:rsidRDefault="001A25FA" w:rsidP="001A25FA">
      <w:pPr>
        <w:rPr>
          <w:ins w:id="1507" w:author="pranav baradkar" w:date="2021-09-16T23:30:00Z"/>
        </w:rPr>
      </w:pPr>
    </w:p>
    <w:p w14:paraId="6B282489" w14:textId="7E0E8664" w:rsidR="001A25FA" w:rsidRDefault="001A25FA" w:rsidP="001A25FA">
      <w:pPr>
        <w:rPr>
          <w:ins w:id="1508" w:author="pranav baradkar" w:date="2021-09-16T23:30:00Z"/>
        </w:rPr>
      </w:pPr>
    </w:p>
    <w:p w14:paraId="0E469674" w14:textId="450697D0" w:rsidR="001A25FA" w:rsidRDefault="001A25FA" w:rsidP="001A25FA">
      <w:pPr>
        <w:rPr>
          <w:ins w:id="1509" w:author="pranav baradkar" w:date="2021-09-16T23:30:00Z"/>
        </w:rPr>
      </w:pPr>
    </w:p>
    <w:p w14:paraId="28FADED4" w14:textId="3B4343CE" w:rsidR="001A25FA" w:rsidRDefault="001A25FA" w:rsidP="001A25FA">
      <w:pPr>
        <w:rPr>
          <w:ins w:id="1510" w:author="pranav baradkar" w:date="2021-09-16T23:30:00Z"/>
        </w:rPr>
      </w:pPr>
    </w:p>
    <w:p w14:paraId="1E8D190B" w14:textId="2606815B" w:rsidR="001A25FA" w:rsidRDefault="001A25FA" w:rsidP="001A25FA">
      <w:pPr>
        <w:rPr>
          <w:ins w:id="1511" w:author="pranav baradkar" w:date="2021-09-16T23:30:00Z"/>
        </w:rPr>
      </w:pPr>
    </w:p>
    <w:p w14:paraId="629D4909" w14:textId="4707DB53" w:rsidR="001A25FA" w:rsidRDefault="001A25FA" w:rsidP="001A25FA">
      <w:pPr>
        <w:rPr>
          <w:ins w:id="1512" w:author="pranav baradkar" w:date="2021-09-16T23:30:00Z"/>
        </w:rPr>
      </w:pPr>
    </w:p>
    <w:p w14:paraId="1375DF10" w14:textId="77777777" w:rsidR="001A25FA" w:rsidRDefault="001A25FA">
      <w:pPr>
        <w:rPr>
          <w:ins w:id="1513" w:author="pranav baradkar" w:date="2021-09-16T23:13:00Z"/>
        </w:rPr>
      </w:pPr>
    </w:p>
    <w:p w14:paraId="30A67BD5" w14:textId="77777777" w:rsidR="00BD1CD1" w:rsidDel="001A25FA" w:rsidRDefault="00BD1CD1" w:rsidP="00B9175D">
      <w:pPr>
        <w:rPr>
          <w:del w:id="1514" w:author="pranav baradkar" w:date="2021-09-16T23:12:00Z"/>
        </w:rPr>
      </w:pPr>
    </w:p>
    <w:p w14:paraId="0B14CA2F" w14:textId="54FD2211" w:rsidR="0034080E" w:rsidRPr="00CC52BE" w:rsidRDefault="0034080E">
      <w:pPr>
        <w:pPrChange w:id="1515" w:author="pranav baradkar" w:date="2021-09-16T23:12:00Z">
          <w:pPr>
            <w:pStyle w:val="Title"/>
          </w:pPr>
        </w:pPrChange>
      </w:pPr>
      <w:del w:id="1516" w:author="pranav baradkar" w:date="2021-09-16T23:12:00Z">
        <w:r w:rsidRPr="00CC52BE" w:rsidDel="001A25FA">
          <w:delText>Chapter 2</w:delText>
        </w:r>
      </w:del>
    </w:p>
    <w:p w14:paraId="17B212BB" w14:textId="0359D4BA" w:rsidR="00DF1F3B" w:rsidRDefault="0034080E" w:rsidP="00E002B9">
      <w:pPr>
        <w:pStyle w:val="Heading1"/>
      </w:pPr>
      <w:bookmarkStart w:id="1517" w:name="_Toc82525664"/>
      <w:bookmarkStart w:id="1518" w:name="_Toc82525724"/>
      <w:bookmarkStart w:id="1519" w:name="_Toc82728484"/>
      <w:r w:rsidRPr="00CC52BE">
        <w:lastRenderedPageBreak/>
        <w:t>Literature Revie</w:t>
      </w:r>
      <w:r w:rsidR="00DF1F3B" w:rsidRPr="00CC52BE">
        <w:t>w</w:t>
      </w:r>
      <w:bookmarkEnd w:id="1517"/>
      <w:bookmarkEnd w:id="1518"/>
      <w:bookmarkEnd w:id="1519"/>
    </w:p>
    <w:p w14:paraId="2842A5CF" w14:textId="77777777" w:rsidR="00CC52BE" w:rsidRPr="00CC52BE" w:rsidRDefault="00CC52BE" w:rsidP="00B9175D"/>
    <w:p w14:paraId="5C6258B9" w14:textId="5F071F7F" w:rsidR="00DF1F3B" w:rsidRPr="00CC52BE" w:rsidRDefault="00CC52BE" w:rsidP="00B9175D">
      <w:pPr>
        <w:pStyle w:val="Heading2"/>
      </w:pPr>
      <w:bookmarkStart w:id="1520" w:name="_Toc82525665"/>
      <w:bookmarkStart w:id="1521" w:name="_Toc82525725"/>
      <w:bookmarkStart w:id="1522" w:name="_Toc82728485"/>
      <w:r w:rsidRPr="00CC52BE">
        <w:t>General</w:t>
      </w:r>
      <w:bookmarkEnd w:id="1520"/>
      <w:bookmarkEnd w:id="1521"/>
      <w:bookmarkEnd w:id="1522"/>
    </w:p>
    <w:p w14:paraId="68BCDED0" w14:textId="021D6A0A" w:rsidR="0034080E" w:rsidRPr="0034080E" w:rsidRDefault="0034080E" w:rsidP="002474E9">
      <w:pPr>
        <w:spacing w:line="360" w:lineRule="auto"/>
      </w:pPr>
      <w:r>
        <w:t>A</w:t>
      </w:r>
      <w:del w:id="1523" w:author="pranav baradkar" w:date="2021-09-16T15:25:00Z">
        <w:r w:rsidDel="001A1204">
          <w:delText xml:space="preserve"> wid</w:delText>
        </w:r>
      </w:del>
      <w:ins w:id="1524" w:author="pranav baradkar" w:date="2021-09-16T15:25:00Z">
        <w:r w:rsidR="001A1204">
          <w:t>n exhaustiv</w:t>
        </w:r>
      </w:ins>
      <w:r>
        <w:t xml:space="preserve">e review of </w:t>
      </w:r>
      <w:ins w:id="1525" w:author="pranav baradkar" w:date="2021-09-16T15:24:00Z">
        <w:r w:rsidR="001A1204">
          <w:t xml:space="preserve">the </w:t>
        </w:r>
      </w:ins>
      <w:r>
        <w:t xml:space="preserve">literature was undertaken to comprehend various aspects of road roughness. </w:t>
      </w:r>
      <w:del w:id="1526" w:author="pranav baradkar" w:date="2021-09-16T15:24:00Z">
        <w:r w:rsidR="00D84964" w:rsidDel="001A1204">
          <w:delText xml:space="preserve">Literature </w:delText>
        </w:r>
      </w:del>
      <w:ins w:id="1527" w:author="pranav baradkar" w:date="2021-09-16T15:24:00Z">
        <w:r w:rsidR="001A1204">
          <w:t xml:space="preserve">The literature </w:t>
        </w:r>
      </w:ins>
      <w:r w:rsidR="00D84964">
        <w:t xml:space="preserve">review begins with the definition of road roughness, </w:t>
      </w:r>
      <w:ins w:id="1528" w:author="pranav baradkar" w:date="2021-09-16T15:24:00Z">
        <w:r w:rsidR="001A1204">
          <w:t xml:space="preserve">the </w:t>
        </w:r>
      </w:ins>
      <w:r w:rsidR="00D84964">
        <w:t>background of the International Roughness Index</w:t>
      </w:r>
      <w:ins w:id="1529" w:author="pranav baradkar" w:date="2021-09-16T15:24:00Z">
        <w:r w:rsidR="001A1204">
          <w:t>,</w:t>
        </w:r>
      </w:ins>
      <w:r w:rsidR="00D84964">
        <w:t xml:space="preserve"> and its importance. </w:t>
      </w:r>
      <w:r w:rsidR="00CF2AEA">
        <w:t xml:space="preserve">Following </w:t>
      </w:r>
      <w:del w:id="1530" w:author="pranav baradkar" w:date="2021-09-16T15:24:00Z">
        <w:r w:rsidR="00CF2AEA" w:rsidDel="001A1204">
          <w:delText>which</w:delText>
        </w:r>
      </w:del>
      <w:ins w:id="1531" w:author="pranav baradkar" w:date="2021-09-16T15:24:00Z">
        <w:r w:rsidR="001A1204">
          <w:t>this</w:t>
        </w:r>
      </w:ins>
      <w:r w:rsidR="00CF2AEA">
        <w:t xml:space="preserve">, </w:t>
      </w:r>
      <w:ins w:id="1532" w:author="pranav baradkar" w:date="2021-09-16T15:24:00Z">
        <w:r w:rsidR="001A1204">
          <w:t xml:space="preserve">a </w:t>
        </w:r>
      </w:ins>
      <w:r w:rsidR="00CF2AEA">
        <w:t>discussion</w:t>
      </w:r>
      <w:r w:rsidR="00D5100A">
        <w:t xml:space="preserve"> </w:t>
      </w:r>
      <w:r w:rsidR="00CF2AEA">
        <w:t xml:space="preserve">on </w:t>
      </w:r>
      <w:r w:rsidR="00D84964">
        <w:t>various methods to calculate road roughness and IRI</w:t>
      </w:r>
      <w:r w:rsidR="00CF2AEA">
        <w:t xml:space="preserve"> is presented</w:t>
      </w:r>
      <w:r w:rsidR="00D84964">
        <w:t xml:space="preserve">. </w:t>
      </w:r>
      <w:r w:rsidR="00430E9F">
        <w:t xml:space="preserve">This section is followed by </w:t>
      </w:r>
      <w:ins w:id="1533" w:author="pranav baradkar" w:date="2021-09-16T15:24:00Z">
        <w:r w:rsidR="001A1204">
          <w:t xml:space="preserve">a </w:t>
        </w:r>
      </w:ins>
      <w:r w:rsidR="00D84964">
        <w:t>discus</w:t>
      </w:r>
      <w:r w:rsidR="00430E9F">
        <w:t>sion</w:t>
      </w:r>
      <w:r w:rsidR="00D84964">
        <w:t xml:space="preserve"> about </w:t>
      </w:r>
      <w:ins w:id="1534" w:author="pranav baradkar" w:date="2021-09-16T15:24:00Z">
        <w:r w:rsidR="001A1204">
          <w:t xml:space="preserve">the </w:t>
        </w:r>
      </w:ins>
      <w:r w:rsidR="00CF2AEA">
        <w:t>merits</w:t>
      </w:r>
      <w:r w:rsidR="00D84964">
        <w:t xml:space="preserve"> a</w:t>
      </w:r>
      <w:r w:rsidR="00430E9F">
        <w:t>n</w:t>
      </w:r>
      <w:r w:rsidR="00D84964">
        <w:t xml:space="preserve">d </w:t>
      </w:r>
      <w:r w:rsidR="00CF2AEA">
        <w:t>demerits</w:t>
      </w:r>
      <w:r w:rsidR="00D84964">
        <w:t xml:space="preserve"> of different </w:t>
      </w:r>
      <w:del w:id="1535" w:author="pranav baradkar" w:date="2021-09-16T15:24:00Z">
        <w:r w:rsidR="00D84964" w:rsidDel="001A1204">
          <w:delText>metho</w:delText>
        </w:r>
        <w:r w:rsidR="00430E9F" w:rsidDel="001A1204">
          <w:delText>d</w:delText>
        </w:r>
        <w:r w:rsidR="00D84964" w:rsidDel="001A1204">
          <w:delText>s</w:delText>
        </w:r>
        <w:r w:rsidR="00430E9F" w:rsidDel="001A1204">
          <w:delText xml:space="preserve"> </w:delText>
        </w:r>
      </w:del>
      <w:ins w:id="1536" w:author="pranav baradkar" w:date="2021-09-16T15:24:00Z">
        <w:r w:rsidR="001A1204">
          <w:t xml:space="preserve">techniques </w:t>
        </w:r>
      </w:ins>
      <w:r w:rsidR="00430E9F">
        <w:t xml:space="preserve">and </w:t>
      </w:r>
      <w:ins w:id="1537" w:author="pranav baradkar" w:date="2021-09-16T15:24:00Z">
        <w:r w:rsidR="001A1204">
          <w:t xml:space="preserve">the </w:t>
        </w:r>
      </w:ins>
      <w:r w:rsidR="00430E9F">
        <w:t>latest research</w:t>
      </w:r>
      <w:r w:rsidR="00D84964">
        <w:t>.</w:t>
      </w:r>
      <w:r w:rsidR="00430E9F">
        <w:t xml:space="preserve"> </w:t>
      </w:r>
      <w:del w:id="1538" w:author="pranav baradkar" w:date="2021-09-16T15:24:00Z">
        <w:r w:rsidR="00430E9F" w:rsidDel="001A1204">
          <w:delText>V</w:delText>
        </w:r>
        <w:r w:rsidR="00D84964" w:rsidDel="001A1204">
          <w:delText xml:space="preserve">arious </w:delText>
        </w:r>
      </w:del>
      <w:ins w:id="1539" w:author="pranav baradkar" w:date="2021-09-16T15:24:00Z">
        <w:r w:rsidR="001A1204">
          <w:t xml:space="preserve">Multiple </w:t>
        </w:r>
      </w:ins>
      <w:r w:rsidR="00430E9F">
        <w:t>investigation</w:t>
      </w:r>
      <w:ins w:id="1540" w:author="pranav baradkar" w:date="2021-09-16T15:24:00Z">
        <w:r w:rsidR="001A1204">
          <w:t>s</w:t>
        </w:r>
      </w:ins>
      <w:r w:rsidR="00430E9F">
        <w:t xml:space="preserve"> of </w:t>
      </w:r>
      <w:r w:rsidR="00D84964">
        <w:t xml:space="preserve">low-cost </w:t>
      </w:r>
      <w:del w:id="1541" w:author="pranav baradkar" w:date="2021-09-16T15:23:00Z">
        <w:r w:rsidR="00D84964" w:rsidDel="001A1204">
          <w:delText xml:space="preserve">methods </w:delText>
        </w:r>
      </w:del>
      <w:ins w:id="1542" w:author="pranav baradkar" w:date="2021-09-16T15:23:00Z">
        <w:r w:rsidR="001A1204">
          <w:t xml:space="preserve">methods </w:t>
        </w:r>
      </w:ins>
      <w:r w:rsidR="00D84964">
        <w:t>to calculate IRI</w:t>
      </w:r>
      <w:r w:rsidR="00430E9F">
        <w:t xml:space="preserve"> and s</w:t>
      </w:r>
      <w:r w:rsidR="00D84964">
        <w:t>everal aspects of</w:t>
      </w:r>
      <w:r w:rsidR="00430E9F">
        <w:t xml:space="preserve"> </w:t>
      </w:r>
      <w:del w:id="1543" w:author="pranav baradkar" w:date="2021-09-16T15:24:00Z">
        <w:r w:rsidR="00430E9F" w:rsidDel="001A1204">
          <w:delText xml:space="preserve">analysed </w:delText>
        </w:r>
      </w:del>
      <w:ins w:id="1544" w:author="pranav baradkar" w:date="2021-09-16T15:24:00Z">
        <w:r w:rsidR="001A1204">
          <w:t xml:space="preserve">analyzed </w:t>
        </w:r>
      </w:ins>
      <w:r w:rsidR="00430E9F">
        <w:t xml:space="preserve">data are the farthest section. </w:t>
      </w:r>
    </w:p>
    <w:p w14:paraId="3DBEF783" w14:textId="3313F51A" w:rsidR="0034080E" w:rsidRDefault="00CC52BE" w:rsidP="00B9175D">
      <w:pPr>
        <w:pStyle w:val="Heading2"/>
      </w:pPr>
      <w:bookmarkStart w:id="1545" w:name="_Toc82525666"/>
      <w:bookmarkStart w:id="1546" w:name="_Toc82525726"/>
      <w:bookmarkStart w:id="1547" w:name="_Toc82728486"/>
      <w:r>
        <w:t>Road Roughness</w:t>
      </w:r>
      <w:bookmarkEnd w:id="1545"/>
      <w:bookmarkEnd w:id="1546"/>
      <w:bookmarkEnd w:id="1547"/>
    </w:p>
    <w:p w14:paraId="3B0619E1" w14:textId="03DA306F" w:rsidR="008811F2" w:rsidRDefault="008811F2">
      <w:pPr>
        <w:spacing w:line="360" w:lineRule="auto"/>
      </w:pPr>
      <w:r>
        <w:t>T</w:t>
      </w:r>
      <w:r w:rsidR="009D36C6">
        <w:t xml:space="preserve">here is no </w:t>
      </w:r>
      <w:r>
        <w:t>proper</w:t>
      </w:r>
      <w:r w:rsidR="009D36C6">
        <w:t xml:space="preserve"> definition for pavement roughness, it is </w:t>
      </w:r>
      <w:r>
        <w:t>broadly</w:t>
      </w:r>
      <w:r w:rsidR="009D36C6">
        <w:t xml:space="preserve"> defined as an expression of irregularities in the pavement surface that affects the ride quality of the vehicle. American Society of Testing and Materials (ASTM) defin</w:t>
      </w:r>
      <w:r>
        <w:t>es</w:t>
      </w:r>
      <w:r w:rsidR="009D36C6">
        <w:t xml:space="preserve"> (E867) roughness </w:t>
      </w:r>
      <w:r>
        <w:t xml:space="preserve">as </w:t>
      </w:r>
      <w:del w:id="1548" w:author="pranav baradkar" w:date="2021-09-16T15:22:00Z">
        <w:r w:rsidR="009D36C6" w:rsidDel="001A1204">
          <w:delText>“</w:delText>
        </w:r>
      </w:del>
      <w:ins w:id="1549" w:author="pranav baradkar" w:date="2021-09-16T15:22:00Z">
        <w:r w:rsidR="001A1204">
          <w:t>"</w:t>
        </w:r>
      </w:ins>
      <w:r w:rsidR="009D36C6">
        <w:t>The deviations of pavement surface from a true planer surface with characteristic dimensions that affect vehicle dynamics, ride quality, dynamic loads and drainage, for example, longitudinal profile, transverse profile and cross slope</w:t>
      </w:r>
      <w:del w:id="1550" w:author="pranav baradkar" w:date="2021-09-16T15:22:00Z">
        <w:r w:rsidR="009D36C6" w:rsidDel="001A1204">
          <w:delText xml:space="preserve">”. </w:delText>
        </w:r>
      </w:del>
      <w:ins w:id="1551" w:author="pranav baradkar" w:date="2021-09-16T15:22:00Z">
        <w:r w:rsidR="001A1204">
          <w:t xml:space="preserve">". </w:t>
        </w:r>
      </w:ins>
      <w:r w:rsidR="009D36C6">
        <w:t xml:space="preserve">However, the drainage and ride quality is unrelated to each other. </w:t>
      </w:r>
    </w:p>
    <w:p w14:paraId="2C7A7EB1" w14:textId="611D5FED" w:rsidR="009D36C6" w:rsidRDefault="008811F2" w:rsidP="002474E9">
      <w:pPr>
        <w:spacing w:line="360" w:lineRule="auto"/>
      </w:pPr>
      <w:r>
        <w:t xml:space="preserve">Depending on driving speed and vehicle properties, </w:t>
      </w:r>
      <w:r w:rsidR="009D36C6">
        <w:t xml:space="preserve">different wave lengths on the surface profile affect differently on the ride quality. </w:t>
      </w:r>
      <w:r>
        <w:t xml:space="preserve">Roughness is an important indicator of pavement comfort, riding quality and safety. </w:t>
      </w:r>
      <w:r w:rsidR="009D36C6">
        <w:t xml:space="preserve">Generally, </w:t>
      </w:r>
      <w:r>
        <w:t>following are some reasons which may cause</w:t>
      </w:r>
      <w:r w:rsidR="009D36C6">
        <w:t>;</w:t>
      </w:r>
    </w:p>
    <w:p w14:paraId="2D88481D" w14:textId="29166FB1" w:rsidR="009D36C6" w:rsidRDefault="009D36C6" w:rsidP="002474E9">
      <w:pPr>
        <w:pStyle w:val="ListParagraph"/>
        <w:numPr>
          <w:ilvl w:val="1"/>
          <w:numId w:val="4"/>
        </w:numPr>
        <w:spacing w:line="360" w:lineRule="auto"/>
      </w:pPr>
      <w:r>
        <w:t xml:space="preserve">construction techniques, </w:t>
      </w:r>
    </w:p>
    <w:p w14:paraId="11ACF509" w14:textId="0FD89D10" w:rsidR="009D36C6" w:rsidRDefault="009D36C6" w:rsidP="002474E9">
      <w:pPr>
        <w:pStyle w:val="ListParagraph"/>
        <w:numPr>
          <w:ilvl w:val="1"/>
          <w:numId w:val="4"/>
        </w:numPr>
        <w:spacing w:line="360" w:lineRule="auto"/>
      </w:pPr>
      <w:r>
        <w:t xml:space="preserve">Traffic loading. (For example, repeated loads in a channelized area may cause pavement distortion by plastic deformation), </w:t>
      </w:r>
    </w:p>
    <w:p w14:paraId="1047E4B5" w14:textId="77777777" w:rsidR="009D36C6" w:rsidRDefault="009D36C6" w:rsidP="002474E9">
      <w:pPr>
        <w:pStyle w:val="ListParagraph"/>
        <w:numPr>
          <w:ilvl w:val="1"/>
          <w:numId w:val="4"/>
        </w:numPr>
        <w:spacing w:line="360" w:lineRule="auto"/>
      </w:pPr>
      <w:r>
        <w:t xml:space="preserve">environment effects, </w:t>
      </w:r>
    </w:p>
    <w:p w14:paraId="3D2D773B" w14:textId="56227523" w:rsidR="008811F2" w:rsidRDefault="009D36C6" w:rsidP="008811F2">
      <w:pPr>
        <w:pStyle w:val="ListParagraph"/>
        <w:numPr>
          <w:ilvl w:val="1"/>
          <w:numId w:val="4"/>
        </w:numPr>
        <w:spacing w:line="360" w:lineRule="auto"/>
      </w:pPr>
      <w:r>
        <w:t xml:space="preserve">construction material, and </w:t>
      </w:r>
    </w:p>
    <w:p w14:paraId="30AD5260" w14:textId="00684396" w:rsidR="009D36C6" w:rsidRDefault="008811F2" w:rsidP="002474E9">
      <w:pPr>
        <w:pStyle w:val="ListParagraph"/>
        <w:numPr>
          <w:ilvl w:val="1"/>
          <w:numId w:val="4"/>
        </w:numPr>
        <w:spacing w:line="360" w:lineRule="auto"/>
      </w:pPr>
      <w:r>
        <w:t xml:space="preserve">Irregularities and non uniform compaction while construction. </w:t>
      </w:r>
    </w:p>
    <w:p w14:paraId="52019477" w14:textId="38029DE9" w:rsidR="00C82737" w:rsidRPr="00C82737" w:rsidRDefault="008811F2" w:rsidP="002474E9">
      <w:pPr>
        <w:spacing w:line="360" w:lineRule="auto"/>
      </w:pPr>
      <w:r>
        <w:t>D</w:t>
      </w:r>
      <w:r w:rsidRPr="009D36C6">
        <w:t xml:space="preserve">epressions and </w:t>
      </w:r>
      <w:r>
        <w:t>C</w:t>
      </w:r>
      <w:r w:rsidRPr="009D36C6">
        <w:t>racking</w:t>
      </w:r>
      <w:r>
        <w:t xml:space="preserve"> causes </w:t>
      </w:r>
      <w:r w:rsidR="009D36C6" w:rsidRPr="009D36C6">
        <w:t>Short wave length roughness</w:t>
      </w:r>
      <w:r>
        <w:t>..</w:t>
      </w:r>
      <w:r w:rsidR="009D36C6" w:rsidRPr="009D36C6">
        <w:t xml:space="preserve">On the other </w:t>
      </w:r>
      <w:r w:rsidR="00710CB5" w:rsidRPr="009D36C6">
        <w:t>hand,</w:t>
      </w:r>
      <w:r w:rsidR="009D36C6" w:rsidRPr="009D36C6">
        <w:t xml:space="preserve"> </w:t>
      </w:r>
      <w:r w:rsidRPr="009D36C6">
        <w:t>environmental process in combination with pavement layer properties</w:t>
      </w:r>
      <w:r>
        <w:t xml:space="preserve"> causes </w:t>
      </w:r>
      <w:r w:rsidR="009D36C6" w:rsidRPr="009D36C6">
        <w:t>long wave length roughness</w:t>
      </w:r>
      <w:r>
        <w:t>.</w:t>
      </w:r>
    </w:p>
    <w:p w14:paraId="2DF415D3" w14:textId="3BF18B4B" w:rsidR="0034080E" w:rsidRDefault="0034080E" w:rsidP="00B9175D">
      <w:pPr>
        <w:pStyle w:val="Heading2"/>
      </w:pPr>
      <w:bookmarkStart w:id="1552" w:name="_Toc82525667"/>
      <w:bookmarkStart w:id="1553" w:name="_Toc82525727"/>
      <w:bookmarkStart w:id="1554" w:name="_Toc82728487"/>
      <w:r w:rsidRPr="00430E9F">
        <w:lastRenderedPageBreak/>
        <w:t>Roughness Measurement Methods</w:t>
      </w:r>
      <w:bookmarkEnd w:id="1552"/>
      <w:bookmarkEnd w:id="1553"/>
      <w:bookmarkEnd w:id="1554"/>
      <w:r w:rsidRPr="00430E9F">
        <w:t xml:space="preserve"> </w:t>
      </w:r>
    </w:p>
    <w:p w14:paraId="3C79A2AC" w14:textId="726B7015" w:rsidR="009D36C6" w:rsidRDefault="009D36C6" w:rsidP="002474E9">
      <w:pPr>
        <w:spacing w:line="360" w:lineRule="auto"/>
      </w:pPr>
      <w:r>
        <w:t xml:space="preserve">Roughness measurements are used to </w:t>
      </w:r>
    </w:p>
    <w:p w14:paraId="1EB7DCA7" w14:textId="135FD817" w:rsidR="009D36C6" w:rsidRDefault="009D36C6" w:rsidP="002474E9">
      <w:pPr>
        <w:pStyle w:val="ListParagraph"/>
        <w:numPr>
          <w:ilvl w:val="0"/>
          <w:numId w:val="19"/>
        </w:numPr>
        <w:spacing w:line="360" w:lineRule="auto"/>
      </w:pPr>
      <w:r>
        <w:t>Helps in measuring acceptability of repaired or newly constructed pavement section.</w:t>
      </w:r>
    </w:p>
    <w:p w14:paraId="5EF1AE8A" w14:textId="2499A4D1" w:rsidR="009D36C6" w:rsidRDefault="009D36C6" w:rsidP="002474E9">
      <w:pPr>
        <w:pStyle w:val="ListParagraph"/>
        <w:numPr>
          <w:ilvl w:val="0"/>
          <w:numId w:val="19"/>
        </w:numPr>
        <w:spacing w:line="360" w:lineRule="auto"/>
      </w:pPr>
      <w:r>
        <w:t xml:space="preserve">Important criteria in monitoring pavement management system. </w:t>
      </w:r>
    </w:p>
    <w:p w14:paraId="3554BB7F" w14:textId="68482C35" w:rsidR="009D36C6" w:rsidRDefault="0017261D" w:rsidP="002474E9">
      <w:pPr>
        <w:pStyle w:val="ListParagraph"/>
        <w:numPr>
          <w:ilvl w:val="0"/>
          <w:numId w:val="19"/>
        </w:numPr>
        <w:spacing w:line="360" w:lineRule="auto"/>
      </w:pPr>
      <w:r>
        <w:t>Study the condition of specific sites, and</w:t>
      </w:r>
    </w:p>
    <w:p w14:paraId="37A1C7BA" w14:textId="3EFACAEB" w:rsidR="0017261D" w:rsidRDefault="0017261D" w:rsidP="002474E9">
      <w:pPr>
        <w:pStyle w:val="ListParagraph"/>
        <w:numPr>
          <w:ilvl w:val="0"/>
          <w:numId w:val="19"/>
        </w:numPr>
        <w:spacing w:line="360" w:lineRule="auto"/>
      </w:pPr>
      <w:r>
        <w:t xml:space="preserve">Estimating vehicle operating cost. </w:t>
      </w:r>
    </w:p>
    <w:p w14:paraId="16084D82" w14:textId="212E052F" w:rsidR="00EA2D47" w:rsidRDefault="008811F2" w:rsidP="002474E9">
      <w:pPr>
        <w:spacing w:line="360" w:lineRule="auto"/>
      </w:pPr>
      <w:r>
        <w:t>Several</w:t>
      </w:r>
      <w:r w:rsidR="0017261D">
        <w:t xml:space="preserve"> indices are based either on pavement surface profile or response type road roughness measuring devices</w:t>
      </w:r>
      <w:r>
        <w:t xml:space="preserve"> currently in use to quantify road roughness. </w:t>
      </w:r>
    </w:p>
    <w:p w14:paraId="07F611A1" w14:textId="77777777" w:rsidR="0034080E" w:rsidRPr="00644D81" w:rsidRDefault="0034080E" w:rsidP="00B9175D">
      <w:pPr>
        <w:pStyle w:val="Heading3"/>
      </w:pPr>
      <w:bookmarkStart w:id="1555" w:name="_Toc82525668"/>
      <w:bookmarkStart w:id="1556" w:name="_Toc82525728"/>
      <w:bookmarkStart w:id="1557" w:name="_Toc82728488"/>
      <w:r w:rsidRPr="00644D81">
        <w:t>Profilometric systems</w:t>
      </w:r>
      <w:bookmarkEnd w:id="1555"/>
      <w:bookmarkEnd w:id="1556"/>
      <w:bookmarkEnd w:id="1557"/>
    </w:p>
    <w:p w14:paraId="060EF607" w14:textId="1DFE4B12" w:rsidR="0034080E" w:rsidRDefault="0034080E" w:rsidP="002474E9">
      <w:pPr>
        <w:spacing w:line="360" w:lineRule="auto"/>
      </w:pPr>
      <w:r>
        <w:t xml:space="preserve">System whose measurements based on the profiles of road are, generally termed as profilometric system. Continuous representation of road profile is used to local defects, road roughness, etc. </w:t>
      </w:r>
      <w:r w:rsidR="00EA2D47">
        <w:t xml:space="preserve">It involves measuring the profile, filtering the profile and mathematically computing the relevant roughness index. </w:t>
      </w:r>
    </w:p>
    <w:p w14:paraId="3735C969" w14:textId="42D31E3C" w:rsidR="00EA2D47" w:rsidRDefault="00EA2D47" w:rsidP="00B9175D">
      <w:pPr>
        <w:pStyle w:val="Heading4"/>
      </w:pPr>
      <w:r>
        <w:t>Straightedge</w:t>
      </w:r>
    </w:p>
    <w:p w14:paraId="383BC308" w14:textId="1D73F8E5" w:rsidR="00EA2D47" w:rsidDel="000C2DA4" w:rsidRDefault="007A3B44" w:rsidP="002474E9">
      <w:pPr>
        <w:spacing w:line="360" w:lineRule="auto"/>
        <w:rPr>
          <w:del w:id="1558" w:author="pranav baradkar" w:date="2021-09-16T22:44:00Z"/>
        </w:rPr>
      </w:pPr>
      <w:r>
        <w:t xml:space="preserve">This is the simplest profiling system. It is made up of wood or metal having usual length of 3 meter. The surface </w:t>
      </w:r>
      <w:r w:rsidR="008811F2">
        <w:t>deteroriation</w:t>
      </w:r>
      <w:r>
        <w:t xml:space="preserve"> can be measured by measuring the distance of pavement surface from bottom side of the beam while keeping it on pavement surface. </w:t>
      </w:r>
      <w:r w:rsidR="009958CF">
        <w:t xml:space="preserve">Straightedge had been modified and now it is called as TRRL Beam static profilometer. TRRL has tripod for levelling and wheel to measure the vertical displacement. </w:t>
      </w:r>
      <w:r w:rsidR="009958CF" w:rsidRPr="009958CF">
        <w:rPr>
          <w:highlight w:val="yellow"/>
        </w:rPr>
        <w:t>Figure</w:t>
      </w:r>
      <w:r w:rsidR="005E315F">
        <w:t xml:space="preserve"> 2.1</w:t>
      </w:r>
      <w:r w:rsidR="009958CF">
        <w:t xml:space="preserve"> shows 3-meter straightedge. </w:t>
      </w:r>
    </w:p>
    <w:p w14:paraId="05203A1E" w14:textId="77777777" w:rsidR="000C2DA4" w:rsidRDefault="000C2DA4" w:rsidP="002474E9">
      <w:pPr>
        <w:spacing w:line="360" w:lineRule="auto"/>
        <w:rPr>
          <w:ins w:id="1559" w:author="pranav baradkar" w:date="2021-09-16T22:44:00Z"/>
        </w:rPr>
      </w:pPr>
    </w:p>
    <w:p w14:paraId="09AF8CDC" w14:textId="6A2E38EC" w:rsidR="00796108" w:rsidRDefault="00796108" w:rsidP="002474E9">
      <w:pPr>
        <w:spacing w:line="360" w:lineRule="auto"/>
      </w:pPr>
      <w:r>
        <w:t xml:space="preserve">Pros: </w:t>
      </w:r>
    </w:p>
    <w:p w14:paraId="339283FD" w14:textId="4BBD9E8F" w:rsidR="00D60C07" w:rsidRDefault="00D60C07" w:rsidP="002474E9">
      <w:pPr>
        <w:pStyle w:val="ListParagraph"/>
        <w:numPr>
          <w:ilvl w:val="0"/>
          <w:numId w:val="23"/>
        </w:numPr>
        <w:spacing w:line="360" w:lineRule="auto"/>
      </w:pPr>
      <w:r>
        <w:t>It is very cheap</w:t>
      </w:r>
    </w:p>
    <w:p w14:paraId="4478A193" w14:textId="1F57A4B0" w:rsidR="001F55DD" w:rsidRDefault="001F55DD" w:rsidP="002474E9">
      <w:pPr>
        <w:pStyle w:val="ListParagraph"/>
        <w:numPr>
          <w:ilvl w:val="0"/>
          <w:numId w:val="23"/>
        </w:numPr>
        <w:spacing w:line="360" w:lineRule="auto"/>
      </w:pPr>
      <w:r>
        <w:t>Simple</w:t>
      </w:r>
    </w:p>
    <w:p w14:paraId="1AD7C303" w14:textId="137F7FA2" w:rsidR="000C2DA4" w:rsidRDefault="001F55DD">
      <w:pPr>
        <w:pStyle w:val="ListParagraph"/>
        <w:numPr>
          <w:ilvl w:val="0"/>
          <w:numId w:val="23"/>
        </w:numPr>
        <w:spacing w:line="360" w:lineRule="auto"/>
      </w:pPr>
      <w:r>
        <w:t>Reliable data collection</w:t>
      </w:r>
    </w:p>
    <w:p w14:paraId="5DB0E0DF" w14:textId="21A81B62" w:rsidR="00D60C07" w:rsidRDefault="00D60C07" w:rsidP="002474E9">
      <w:pPr>
        <w:spacing w:line="360" w:lineRule="auto"/>
      </w:pPr>
      <w:r>
        <w:t>Cons:</w:t>
      </w:r>
    </w:p>
    <w:p w14:paraId="492F317A" w14:textId="32C01B91" w:rsidR="00D60C07" w:rsidRDefault="00D60C07" w:rsidP="002474E9">
      <w:pPr>
        <w:pStyle w:val="ListParagraph"/>
        <w:numPr>
          <w:ilvl w:val="0"/>
          <w:numId w:val="24"/>
        </w:numPr>
        <w:spacing w:line="360" w:lineRule="auto"/>
      </w:pPr>
      <w:r>
        <w:t xml:space="preserve">It is very time consuming as it covers only 3 meter of pavement surface and requires human efforts to measure the distance of road surface from bottom edge. </w:t>
      </w:r>
    </w:p>
    <w:p w14:paraId="0EEE47B8" w14:textId="3ACFAEC6" w:rsidR="00D60C07" w:rsidRDefault="00D60C07" w:rsidP="002474E9">
      <w:pPr>
        <w:pStyle w:val="ListParagraph"/>
        <w:numPr>
          <w:ilvl w:val="0"/>
          <w:numId w:val="24"/>
        </w:numPr>
        <w:spacing w:line="360" w:lineRule="auto"/>
      </w:pPr>
      <w:r>
        <w:t xml:space="preserve">Very careful readings are required. </w:t>
      </w:r>
    </w:p>
    <w:p w14:paraId="4C70AC55" w14:textId="35E57D59" w:rsidR="001F55DD" w:rsidRDefault="001F55DD" w:rsidP="002474E9">
      <w:pPr>
        <w:pStyle w:val="ListParagraph"/>
        <w:numPr>
          <w:ilvl w:val="0"/>
          <w:numId w:val="24"/>
        </w:numPr>
        <w:spacing w:line="360" w:lineRule="auto"/>
      </w:pPr>
      <w:r>
        <w:t xml:space="preserve">Inefficient </w:t>
      </w:r>
    </w:p>
    <w:p w14:paraId="400688FD" w14:textId="1D502BF1" w:rsidR="001F55DD" w:rsidRDefault="001F55DD" w:rsidP="002474E9">
      <w:pPr>
        <w:pStyle w:val="ListParagraph"/>
        <w:numPr>
          <w:ilvl w:val="0"/>
          <w:numId w:val="24"/>
        </w:numPr>
        <w:spacing w:line="360" w:lineRule="auto"/>
      </w:pPr>
      <w:r>
        <w:lastRenderedPageBreak/>
        <w:t>Lower mechanization</w:t>
      </w:r>
      <w:ins w:id="1560" w:author="pranav baradkar" w:date="2021-09-16T23:40:00Z">
        <w:r w:rsidR="001A25FA">
          <w:t>.</w:t>
        </w:r>
      </w:ins>
    </w:p>
    <w:p w14:paraId="2B5D0F78" w14:textId="77777777" w:rsidR="005E315F" w:rsidRDefault="005E315F" w:rsidP="005E315F">
      <w:pPr>
        <w:keepNext/>
        <w:jc w:val="center"/>
      </w:pPr>
      <w:r>
        <w:rPr>
          <w:noProof/>
          <w:lang w:val="en-US"/>
        </w:rPr>
        <w:drawing>
          <wp:inline distT="0" distB="0" distL="0" distR="0" wp14:anchorId="49F48E94" wp14:editId="3726FCD8">
            <wp:extent cx="4085493" cy="300692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1321" cy="3033292"/>
                    </a:xfrm>
                    <a:prstGeom prst="rect">
                      <a:avLst/>
                    </a:prstGeom>
                    <a:noFill/>
                  </pic:spPr>
                </pic:pic>
              </a:graphicData>
            </a:graphic>
          </wp:inline>
        </w:drawing>
      </w:r>
    </w:p>
    <w:p w14:paraId="2AA08823" w14:textId="4B027C56" w:rsidR="005E315F" w:rsidRDefault="005E315F" w:rsidP="007B27EE">
      <w:pPr>
        <w:pStyle w:val="Caption"/>
      </w:pPr>
      <w:bookmarkStart w:id="1561" w:name="_Toc82728161"/>
      <w:r>
        <w:t xml:space="preserve">Figure </w:t>
      </w:r>
      <w:ins w:id="1562" w:author="pranav baradkar" w:date="2021-09-16T23:52:00Z">
        <w:r w:rsidR="001A25FA">
          <w:fldChar w:fldCharType="begin"/>
        </w:r>
        <w:r w:rsidR="001A25FA">
          <w:instrText xml:space="preserve"> STYLEREF 1 \s </w:instrText>
        </w:r>
      </w:ins>
      <w:r w:rsidR="001A25FA">
        <w:fldChar w:fldCharType="separate"/>
      </w:r>
      <w:r w:rsidR="001A25FA">
        <w:rPr>
          <w:noProof/>
        </w:rPr>
        <w:t>2</w:t>
      </w:r>
      <w:ins w:id="1563"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564" w:author="pranav baradkar" w:date="2021-09-16T23:52:00Z">
        <w:r w:rsidR="001A25FA">
          <w:rPr>
            <w:noProof/>
          </w:rPr>
          <w:t>1</w:t>
        </w:r>
        <w:r w:rsidR="001A25FA">
          <w:fldChar w:fldCharType="end"/>
        </w:r>
      </w:ins>
      <w:del w:id="1565"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1</w:delText>
        </w:r>
        <w:r w:rsidR="00744FDD" w:rsidDel="003D26C1">
          <w:rPr>
            <w:noProof/>
          </w:rPr>
          <w:fldChar w:fldCharType="end"/>
        </w:r>
      </w:del>
      <w:r>
        <w:t xml:space="preserve"> Straightedge</w:t>
      </w:r>
      <w:r w:rsidR="008A74EA">
        <w:t xml:space="preserve"> (source: google)</w:t>
      </w:r>
      <w:bookmarkEnd w:id="1561"/>
    </w:p>
    <w:p w14:paraId="6C3EC263" w14:textId="2789BBC5" w:rsidR="009958CF" w:rsidRDefault="009958CF" w:rsidP="00B9175D">
      <w:pPr>
        <w:pStyle w:val="Heading4"/>
      </w:pPr>
      <w:r>
        <w:t>Rod and level</w:t>
      </w:r>
    </w:p>
    <w:p w14:paraId="69F54171" w14:textId="5FCB7300" w:rsidR="009958CF" w:rsidRDefault="001A25FA" w:rsidP="002474E9">
      <w:pPr>
        <w:spacing w:line="360" w:lineRule="auto"/>
      </w:pPr>
      <w:ins w:id="1566" w:author="pranav baradkar" w:date="2021-09-16T23:04:00Z">
        <w:r>
          <w:t>The most well-known equipment to measure profile is with surveying method. The equipment consists of a rod marked with convenient units in ft and cm. a level is used for the reference datum line, and tape is used to measure longitudinal distance along the wheel path. It is generally best when very less profiles are to be measured.</w:t>
        </w:r>
      </w:ins>
      <w:del w:id="1567" w:author="pranav baradkar" w:date="2021-09-16T23:04:00Z">
        <w:r w:rsidR="008811F2" w:rsidRPr="002474E9" w:rsidDel="001A25FA">
          <w:rPr>
            <w:highlight w:val="yellow"/>
            <w:u w:val="single"/>
          </w:rPr>
          <w:delText>Content.</w:delText>
        </w:r>
      </w:del>
      <w:r w:rsidR="008811F2">
        <w:t xml:space="preserve"> </w:t>
      </w:r>
      <w:r w:rsidR="005725AE">
        <w:t xml:space="preserve">Figure 2.2 shows rod and level surveying. </w:t>
      </w:r>
    </w:p>
    <w:p w14:paraId="05D611FD" w14:textId="13710BD4" w:rsidR="00D60C07" w:rsidRDefault="00D60C07" w:rsidP="002474E9">
      <w:pPr>
        <w:spacing w:line="360" w:lineRule="auto"/>
      </w:pPr>
      <w:r>
        <w:t>Pros:</w:t>
      </w:r>
    </w:p>
    <w:p w14:paraId="265B9C28" w14:textId="6243CB60" w:rsidR="00D60C07" w:rsidRDefault="00D60C07" w:rsidP="002474E9">
      <w:pPr>
        <w:pStyle w:val="ListParagraph"/>
        <w:numPr>
          <w:ilvl w:val="0"/>
          <w:numId w:val="25"/>
        </w:numPr>
        <w:spacing w:line="360" w:lineRule="auto"/>
      </w:pPr>
      <w:r>
        <w:t xml:space="preserve">Better that straightedge in case of time consumption. </w:t>
      </w:r>
    </w:p>
    <w:p w14:paraId="5DDE1231" w14:textId="1CC81120" w:rsidR="001F55DD" w:rsidRDefault="001F55DD" w:rsidP="002474E9">
      <w:pPr>
        <w:pStyle w:val="ListParagraph"/>
        <w:numPr>
          <w:ilvl w:val="0"/>
          <w:numId w:val="25"/>
        </w:numPr>
        <w:spacing w:line="360" w:lineRule="auto"/>
      </w:pPr>
      <w:r>
        <w:t xml:space="preserve">Time stable. </w:t>
      </w:r>
    </w:p>
    <w:p w14:paraId="67BF2DE5" w14:textId="1395BB60" w:rsidR="00D60C07" w:rsidRDefault="00225D9A" w:rsidP="002474E9">
      <w:pPr>
        <w:pStyle w:val="ListParagraph"/>
        <w:numPr>
          <w:ilvl w:val="0"/>
          <w:numId w:val="25"/>
        </w:numPr>
        <w:spacing w:line="360" w:lineRule="auto"/>
      </w:pPr>
      <w:r>
        <w:t>It is very cheap.</w:t>
      </w:r>
    </w:p>
    <w:p w14:paraId="430AD422" w14:textId="36199B91" w:rsidR="001A25FA" w:rsidRDefault="00225D9A">
      <w:pPr>
        <w:pStyle w:val="ListParagraph"/>
        <w:numPr>
          <w:ilvl w:val="0"/>
          <w:numId w:val="25"/>
        </w:numPr>
        <w:spacing w:line="360" w:lineRule="auto"/>
      </w:pPr>
      <w:r>
        <w:t xml:space="preserve">Gives data to calibrate other high-speed instruments. </w:t>
      </w:r>
    </w:p>
    <w:p w14:paraId="3CE1432F" w14:textId="1750A84A" w:rsidR="00225D9A" w:rsidRDefault="00225D9A" w:rsidP="002474E9">
      <w:pPr>
        <w:spacing w:line="360" w:lineRule="auto"/>
      </w:pPr>
      <w:r>
        <w:t>Cons:</w:t>
      </w:r>
    </w:p>
    <w:p w14:paraId="0C54DCDA" w14:textId="37FD27A3" w:rsidR="00225D9A" w:rsidRDefault="00225D9A" w:rsidP="002474E9">
      <w:pPr>
        <w:pStyle w:val="ListParagraph"/>
        <w:numPr>
          <w:ilvl w:val="0"/>
          <w:numId w:val="26"/>
        </w:numPr>
        <w:spacing w:line="360" w:lineRule="auto"/>
      </w:pPr>
      <w:r>
        <w:t xml:space="preserve">It requires at most 250mm distance between two measuring stations that makes it very slow. </w:t>
      </w:r>
    </w:p>
    <w:p w14:paraId="05E66505" w14:textId="4245AA87" w:rsidR="00225D9A" w:rsidRDefault="00225D9A" w:rsidP="002474E9">
      <w:pPr>
        <w:pStyle w:val="ListParagraph"/>
        <w:numPr>
          <w:ilvl w:val="0"/>
          <w:numId w:val="26"/>
        </w:numPr>
        <w:spacing w:line="360" w:lineRule="auto"/>
      </w:pPr>
      <w:r>
        <w:t xml:space="preserve">Require human efforts. </w:t>
      </w:r>
    </w:p>
    <w:p w14:paraId="05ABD5D6" w14:textId="5A74D7EE" w:rsidR="001F55DD" w:rsidRDefault="001F55DD" w:rsidP="002474E9">
      <w:pPr>
        <w:pStyle w:val="ListParagraph"/>
        <w:numPr>
          <w:ilvl w:val="0"/>
          <w:numId w:val="26"/>
        </w:numPr>
        <w:spacing w:line="360" w:lineRule="auto"/>
      </w:pPr>
      <w:r>
        <w:t xml:space="preserve">Inconvenient </w:t>
      </w:r>
    </w:p>
    <w:p w14:paraId="53AC0842" w14:textId="77777777" w:rsidR="005725AE" w:rsidRDefault="005725AE" w:rsidP="005725AE">
      <w:pPr>
        <w:keepNext/>
        <w:jc w:val="center"/>
      </w:pPr>
      <w:r>
        <w:rPr>
          <w:noProof/>
          <w:lang w:val="en-US"/>
        </w:rPr>
        <w:lastRenderedPageBreak/>
        <w:drawing>
          <wp:inline distT="0" distB="0" distL="0" distR="0" wp14:anchorId="72C7E710" wp14:editId="047A78F2">
            <wp:extent cx="4280983" cy="212187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799" cy="2153012"/>
                    </a:xfrm>
                    <a:prstGeom prst="rect">
                      <a:avLst/>
                    </a:prstGeom>
                    <a:noFill/>
                  </pic:spPr>
                </pic:pic>
              </a:graphicData>
            </a:graphic>
          </wp:inline>
        </w:drawing>
      </w:r>
    </w:p>
    <w:p w14:paraId="3D492EEB" w14:textId="0E863780" w:rsidR="00D60C07" w:rsidRDefault="005725AE" w:rsidP="007B27EE">
      <w:pPr>
        <w:pStyle w:val="Caption"/>
      </w:pPr>
      <w:bookmarkStart w:id="1568" w:name="_Toc82728162"/>
      <w:r>
        <w:t xml:space="preserve">Figure </w:t>
      </w:r>
      <w:ins w:id="1569" w:author="pranav baradkar" w:date="2021-09-16T23:52:00Z">
        <w:r w:rsidR="001A25FA">
          <w:fldChar w:fldCharType="begin"/>
        </w:r>
        <w:r w:rsidR="001A25FA">
          <w:instrText xml:space="preserve"> STYLEREF 1 \s </w:instrText>
        </w:r>
      </w:ins>
      <w:r w:rsidR="001A25FA">
        <w:fldChar w:fldCharType="separate"/>
      </w:r>
      <w:r w:rsidR="001A25FA">
        <w:rPr>
          <w:noProof/>
        </w:rPr>
        <w:t>2</w:t>
      </w:r>
      <w:ins w:id="1570"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571" w:author="pranav baradkar" w:date="2021-09-16T23:52:00Z">
        <w:r w:rsidR="001A25FA">
          <w:rPr>
            <w:noProof/>
          </w:rPr>
          <w:t>2</w:t>
        </w:r>
        <w:r w:rsidR="001A25FA">
          <w:fldChar w:fldCharType="end"/>
        </w:r>
      </w:ins>
      <w:del w:id="1572"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2</w:delText>
        </w:r>
        <w:r w:rsidR="00744FDD" w:rsidDel="003D26C1">
          <w:rPr>
            <w:noProof/>
          </w:rPr>
          <w:fldChar w:fldCharType="end"/>
        </w:r>
      </w:del>
      <w:r>
        <w:t xml:space="preserve"> Rod and level surveying</w:t>
      </w:r>
      <w:r w:rsidR="008A74EA">
        <w:t xml:space="preserve"> (source: google)</w:t>
      </w:r>
      <w:bookmarkEnd w:id="1568"/>
    </w:p>
    <w:p w14:paraId="58FD2576" w14:textId="77777777" w:rsidR="00BD1CD1" w:rsidRDefault="00BD1CD1" w:rsidP="00B9175D"/>
    <w:p w14:paraId="1062E1AB" w14:textId="432A210F" w:rsidR="009958CF" w:rsidRDefault="009958CF" w:rsidP="00B9175D">
      <w:pPr>
        <w:pStyle w:val="Heading4"/>
      </w:pPr>
      <w:r>
        <w:t>Dipstick</w:t>
      </w:r>
    </w:p>
    <w:p w14:paraId="42431B62" w14:textId="5E482178" w:rsidR="009958CF" w:rsidRDefault="009958CF" w:rsidP="002474E9">
      <w:pPr>
        <w:spacing w:line="360" w:lineRule="auto"/>
      </w:pPr>
      <w:r>
        <w:t xml:space="preserve">Dipstick contains a precision inclinometer which measure the difference in height between two supports. Dipstick has an accuracy of 0.15mm per reading. To get the profile device s walked along the line being profiled. </w:t>
      </w:r>
      <w:r w:rsidRPr="009958CF">
        <w:rPr>
          <w:highlight w:val="yellow"/>
        </w:rPr>
        <w:t>Figure</w:t>
      </w:r>
      <w:r w:rsidR="005725AE">
        <w:t xml:space="preserve"> 2.3</w:t>
      </w:r>
      <w:r>
        <w:t xml:space="preserve"> shows a sketch of a dipstick profilometer. </w:t>
      </w:r>
    </w:p>
    <w:p w14:paraId="740A192B" w14:textId="77777777" w:rsidR="00225D9A" w:rsidRDefault="00225D9A" w:rsidP="002474E9">
      <w:pPr>
        <w:spacing w:line="360" w:lineRule="auto"/>
      </w:pPr>
      <w:r>
        <w:t>Pros:</w:t>
      </w:r>
    </w:p>
    <w:p w14:paraId="6545EAEA" w14:textId="77777777" w:rsidR="001F55DD" w:rsidRDefault="00225D9A" w:rsidP="002474E9">
      <w:pPr>
        <w:pStyle w:val="ListParagraph"/>
        <w:numPr>
          <w:ilvl w:val="0"/>
          <w:numId w:val="27"/>
        </w:numPr>
        <w:spacing w:line="360" w:lineRule="auto"/>
      </w:pPr>
      <w:r>
        <w:t>Better than straightedge and rod and level in case of time consumption.</w:t>
      </w:r>
    </w:p>
    <w:p w14:paraId="415410D4" w14:textId="12E6C582" w:rsidR="00225D9A" w:rsidRDefault="001F55DD" w:rsidP="002474E9">
      <w:pPr>
        <w:pStyle w:val="ListParagraph"/>
        <w:numPr>
          <w:ilvl w:val="0"/>
          <w:numId w:val="27"/>
        </w:numPr>
        <w:spacing w:line="360" w:lineRule="auto"/>
      </w:pPr>
      <w:r>
        <w:t xml:space="preserve">Time stable. </w:t>
      </w:r>
      <w:r w:rsidR="00225D9A">
        <w:t xml:space="preserve"> </w:t>
      </w:r>
    </w:p>
    <w:p w14:paraId="287D4821" w14:textId="3CDE25CE" w:rsidR="00225D9A" w:rsidRDefault="00225D9A" w:rsidP="002474E9">
      <w:pPr>
        <w:pStyle w:val="ListParagraph"/>
        <w:numPr>
          <w:ilvl w:val="0"/>
          <w:numId w:val="27"/>
        </w:numPr>
        <w:spacing w:line="360" w:lineRule="auto"/>
      </w:pPr>
      <w:r>
        <w:t xml:space="preserve">Gives data to calibrate other high-speed instruments. </w:t>
      </w:r>
    </w:p>
    <w:p w14:paraId="6944EBA8" w14:textId="77777777" w:rsidR="00225D9A" w:rsidRDefault="00225D9A" w:rsidP="002474E9">
      <w:pPr>
        <w:spacing w:line="360" w:lineRule="auto"/>
      </w:pPr>
      <w:r>
        <w:t>Cons:</w:t>
      </w:r>
    </w:p>
    <w:p w14:paraId="676905DB" w14:textId="2D5C2D2D" w:rsidR="00225D9A" w:rsidRDefault="00225D9A" w:rsidP="002474E9">
      <w:pPr>
        <w:pStyle w:val="ListParagraph"/>
        <w:numPr>
          <w:ilvl w:val="0"/>
          <w:numId w:val="28"/>
        </w:numPr>
        <w:spacing w:line="360" w:lineRule="auto"/>
      </w:pPr>
      <w:r>
        <w:t xml:space="preserve">Costly than rod and level surveying. </w:t>
      </w:r>
    </w:p>
    <w:p w14:paraId="003D5207" w14:textId="16166728" w:rsidR="00225D9A" w:rsidRDefault="00225D9A" w:rsidP="002474E9">
      <w:pPr>
        <w:pStyle w:val="ListParagraph"/>
        <w:numPr>
          <w:ilvl w:val="0"/>
          <w:numId w:val="28"/>
        </w:numPr>
        <w:spacing w:line="360" w:lineRule="auto"/>
      </w:pPr>
      <w:r>
        <w:t xml:space="preserve">It covers distance with walking speed it makes it slower for longer pavements. </w:t>
      </w:r>
    </w:p>
    <w:p w14:paraId="04CA7F68" w14:textId="77777777" w:rsidR="005725AE" w:rsidRDefault="005725AE" w:rsidP="005725AE">
      <w:pPr>
        <w:keepNext/>
        <w:jc w:val="center"/>
      </w:pPr>
      <w:r>
        <w:rPr>
          <w:noProof/>
          <w:lang w:val="en-US"/>
        </w:rPr>
        <w:drawing>
          <wp:inline distT="0" distB="0" distL="0" distR="0" wp14:anchorId="45F688D3" wp14:editId="0AA6E68B">
            <wp:extent cx="2549770" cy="196544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1907" cy="1974804"/>
                    </a:xfrm>
                    <a:prstGeom prst="rect">
                      <a:avLst/>
                    </a:prstGeom>
                    <a:noFill/>
                  </pic:spPr>
                </pic:pic>
              </a:graphicData>
            </a:graphic>
          </wp:inline>
        </w:drawing>
      </w:r>
    </w:p>
    <w:p w14:paraId="748037FA" w14:textId="68A74990" w:rsidR="005725AE" w:rsidRDefault="005725AE" w:rsidP="007B27EE">
      <w:pPr>
        <w:pStyle w:val="Caption"/>
      </w:pPr>
      <w:bookmarkStart w:id="1573" w:name="_Toc82728163"/>
      <w:r>
        <w:t xml:space="preserve">Figure </w:t>
      </w:r>
      <w:ins w:id="1574" w:author="pranav baradkar" w:date="2021-09-16T23:52:00Z">
        <w:r w:rsidR="001A25FA">
          <w:fldChar w:fldCharType="begin"/>
        </w:r>
        <w:r w:rsidR="001A25FA">
          <w:instrText xml:space="preserve"> STYLEREF 1 \s </w:instrText>
        </w:r>
      </w:ins>
      <w:r w:rsidR="001A25FA">
        <w:fldChar w:fldCharType="separate"/>
      </w:r>
      <w:r w:rsidR="001A25FA">
        <w:rPr>
          <w:noProof/>
        </w:rPr>
        <w:t>2</w:t>
      </w:r>
      <w:ins w:id="1575"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576" w:author="pranav baradkar" w:date="2021-09-16T23:52:00Z">
        <w:r w:rsidR="001A25FA">
          <w:rPr>
            <w:noProof/>
          </w:rPr>
          <w:t>3</w:t>
        </w:r>
        <w:r w:rsidR="001A25FA">
          <w:fldChar w:fldCharType="end"/>
        </w:r>
      </w:ins>
      <w:del w:id="1577"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3</w:delText>
        </w:r>
        <w:r w:rsidR="00744FDD" w:rsidDel="003D26C1">
          <w:rPr>
            <w:noProof/>
          </w:rPr>
          <w:fldChar w:fldCharType="end"/>
        </w:r>
      </w:del>
      <w:r>
        <w:t xml:space="preserve"> Dipstick</w:t>
      </w:r>
      <w:r w:rsidR="008A74EA">
        <w:t xml:space="preserve"> (source: M. W. Sayers et al. 1998)</w:t>
      </w:r>
      <w:bookmarkEnd w:id="1573"/>
    </w:p>
    <w:p w14:paraId="5536928F" w14:textId="43D51E7A" w:rsidR="009958CF" w:rsidRDefault="009958CF" w:rsidP="00B9175D">
      <w:pPr>
        <w:pStyle w:val="Heading4"/>
      </w:pPr>
      <w:r>
        <w:lastRenderedPageBreak/>
        <w:t>MERLIN</w:t>
      </w:r>
    </w:p>
    <w:p w14:paraId="61FEFA85" w14:textId="1D0F3D9C" w:rsidR="009958CF" w:rsidRDefault="009958CF" w:rsidP="002474E9">
      <w:pPr>
        <w:spacing w:line="360" w:lineRule="auto"/>
      </w:pPr>
      <w:r>
        <w:t xml:space="preserve">MERLIN stands for a Machine for Evaluating </w:t>
      </w:r>
      <w:r w:rsidR="002472D4">
        <w:t xml:space="preserve">roughness </w:t>
      </w:r>
      <w:r>
        <w:t xml:space="preserve">using </w:t>
      </w:r>
      <w:r w:rsidR="00B972D2">
        <w:t>low-cost</w:t>
      </w:r>
      <w:r>
        <w:t xml:space="preserve"> </w:t>
      </w:r>
      <w:r w:rsidR="00B972D2">
        <w:t>i</w:t>
      </w:r>
      <w:r>
        <w:t xml:space="preserve">nstrumentation. The device can be used for calculating profile or calibrating response type devices. </w:t>
      </w:r>
      <w:r w:rsidR="00DB556E">
        <w:t>In Sri Lanka</w:t>
      </w:r>
      <w:ins w:id="1578" w:author="pranav baradkar" w:date="2021-09-16T15:25:00Z">
        <w:r w:rsidR="001A1204">
          <w:t>,</w:t>
        </w:r>
      </w:ins>
      <w:r w:rsidR="00DB556E">
        <w:t xml:space="preserve"> this device is used to calibrate the </w:t>
      </w:r>
      <w:del w:id="1579" w:author="pranav baradkar" w:date="2021-09-16T15:25:00Z">
        <w:r w:rsidR="00DB556E" w:rsidDel="001A1204">
          <w:delText xml:space="preserve">vehicle </w:delText>
        </w:r>
      </w:del>
      <w:ins w:id="1580" w:author="pranav baradkar" w:date="2021-09-16T15:25:00Z">
        <w:r w:rsidR="001A1204">
          <w:t>vehicle-</w:t>
        </w:r>
      </w:ins>
      <w:r w:rsidR="00DB556E">
        <w:t xml:space="preserve">mounted bump integrator. The </w:t>
      </w:r>
      <w:del w:id="1581" w:author="pranav baradkar" w:date="2021-09-16T15:25:00Z">
        <w:r w:rsidR="00DB556E" w:rsidDel="001A1204">
          <w:delText xml:space="preserve">merlin </w:delText>
        </w:r>
      </w:del>
      <w:ins w:id="1582" w:author="pranav baradkar" w:date="2021-09-16T15:25:00Z">
        <w:r w:rsidR="001A1204">
          <w:t xml:space="preserve">Merlin </w:t>
        </w:r>
      </w:ins>
      <w:r w:rsidR="00DB556E">
        <w:t>was designed by Transport Research Laboratory (</w:t>
      </w:r>
      <w:del w:id="1583" w:author="pranav baradkar" w:date="2021-09-16T15:25:00Z">
        <w:r w:rsidR="00DB556E" w:rsidDel="001A1204">
          <w:delText>UK</w:delText>
        </w:r>
      </w:del>
      <w:ins w:id="1584" w:author="pranav baradkar" w:date="2021-09-16T15:25:00Z">
        <w:r w:rsidR="001A1204">
          <w:t>U.K.</w:t>
        </w:r>
      </w:ins>
      <w:r w:rsidR="00DB556E">
        <w:t>) for using developing countries. Merlin advantages are,</w:t>
      </w:r>
    </w:p>
    <w:p w14:paraId="540BF219" w14:textId="1D38DFB1" w:rsidR="00DB556E" w:rsidRDefault="00DB556E" w:rsidP="002474E9">
      <w:pPr>
        <w:pStyle w:val="ListParagraph"/>
        <w:numPr>
          <w:ilvl w:val="0"/>
          <w:numId w:val="20"/>
        </w:numPr>
        <w:spacing w:line="360" w:lineRule="auto"/>
      </w:pPr>
      <w:r>
        <w:t>Robust – require so special care and handling</w:t>
      </w:r>
    </w:p>
    <w:p w14:paraId="4978E389" w14:textId="21009BAD" w:rsidR="00DB556E" w:rsidRDefault="00DB556E" w:rsidP="002474E9">
      <w:pPr>
        <w:pStyle w:val="ListParagraph"/>
        <w:numPr>
          <w:ilvl w:val="0"/>
          <w:numId w:val="20"/>
        </w:numPr>
        <w:spacing w:line="360" w:lineRule="auto"/>
      </w:pPr>
      <w:r>
        <w:t>Easily built</w:t>
      </w:r>
    </w:p>
    <w:p w14:paraId="2F6104E7" w14:textId="1A936877" w:rsidR="00DB556E" w:rsidRDefault="00DB556E" w:rsidP="002474E9">
      <w:pPr>
        <w:pStyle w:val="ListParagraph"/>
        <w:numPr>
          <w:ilvl w:val="0"/>
          <w:numId w:val="20"/>
        </w:numPr>
        <w:spacing w:line="360" w:lineRule="auto"/>
      </w:pPr>
      <w:r>
        <w:t>Easily calibrated</w:t>
      </w:r>
    </w:p>
    <w:p w14:paraId="241B6996" w14:textId="174BEEB2" w:rsidR="00DB556E" w:rsidRDefault="00DB556E" w:rsidP="002474E9">
      <w:pPr>
        <w:pStyle w:val="ListParagraph"/>
        <w:numPr>
          <w:ilvl w:val="0"/>
          <w:numId w:val="20"/>
        </w:numPr>
        <w:spacing w:line="360" w:lineRule="auto"/>
      </w:pPr>
      <w:r>
        <w:t>Easily built</w:t>
      </w:r>
    </w:p>
    <w:p w14:paraId="5710ED25" w14:textId="1E92CF19" w:rsidR="00DB556E" w:rsidRDefault="00DB556E" w:rsidP="002474E9">
      <w:pPr>
        <w:pStyle w:val="ListParagraph"/>
        <w:numPr>
          <w:ilvl w:val="0"/>
          <w:numId w:val="20"/>
        </w:numPr>
        <w:spacing w:line="360" w:lineRule="auto"/>
      </w:pPr>
      <w:r>
        <w:t>Easily used</w:t>
      </w:r>
    </w:p>
    <w:p w14:paraId="31ABF59D" w14:textId="44EBC173" w:rsidR="00DB556E" w:rsidRDefault="00DB556E" w:rsidP="002474E9">
      <w:pPr>
        <w:pStyle w:val="ListParagraph"/>
        <w:numPr>
          <w:ilvl w:val="0"/>
          <w:numId w:val="20"/>
        </w:numPr>
        <w:spacing w:line="360" w:lineRule="auto"/>
      </w:pPr>
      <w:r>
        <w:t>Easily maintained</w:t>
      </w:r>
    </w:p>
    <w:p w14:paraId="236930F8" w14:textId="40AEBB9D" w:rsidR="00225D9A" w:rsidRDefault="00225D9A" w:rsidP="002474E9">
      <w:pPr>
        <w:pStyle w:val="ListParagraph"/>
        <w:numPr>
          <w:ilvl w:val="0"/>
          <w:numId w:val="20"/>
        </w:numPr>
        <w:spacing w:line="360" w:lineRule="auto"/>
      </w:pPr>
      <w:r>
        <w:t xml:space="preserve">Direct reading of IRI is calculated without using </w:t>
      </w:r>
      <w:ins w:id="1585" w:author="pranav baradkar" w:date="2021-09-16T15:26:00Z">
        <w:r w:rsidR="001A1204">
          <w:t xml:space="preserve">the </w:t>
        </w:r>
      </w:ins>
      <w:r>
        <w:t xml:space="preserve">QCS model. </w:t>
      </w:r>
    </w:p>
    <w:p w14:paraId="373E8F55" w14:textId="511266AD" w:rsidR="00DB556E" w:rsidRDefault="00DB556E" w:rsidP="002474E9">
      <w:pPr>
        <w:spacing w:line="360" w:lineRule="auto"/>
      </w:pPr>
      <w:r>
        <w:t>To determine road roughness</w:t>
      </w:r>
      <w:ins w:id="1586" w:author="pranav baradkar" w:date="2021-09-16T15:26:00Z">
        <w:r w:rsidR="001A1204">
          <w:t>,</w:t>
        </w:r>
      </w:ins>
      <w:r>
        <w:t xml:space="preserve"> usually</w:t>
      </w:r>
      <w:ins w:id="1587" w:author="pranav baradkar" w:date="2021-09-16T15:26:00Z">
        <w:r w:rsidR="001A1204">
          <w:t>,</w:t>
        </w:r>
      </w:ins>
      <w:r>
        <w:t xml:space="preserve"> 200 measurements are made. The Merlin reading is converted to </w:t>
      </w:r>
      <w:ins w:id="1588" w:author="pranav baradkar" w:date="2021-09-16T15:26:00Z">
        <w:r w:rsidR="001A1204">
          <w:t xml:space="preserve">an </w:t>
        </w:r>
      </w:ins>
      <w:r>
        <w:t xml:space="preserve">IRI scale using </w:t>
      </w:r>
      <w:ins w:id="1589" w:author="pranav baradkar" w:date="2021-09-16T15:26:00Z">
        <w:r w:rsidR="001A1204">
          <w:t xml:space="preserve">the </w:t>
        </w:r>
      </w:ins>
      <w:del w:id="1590" w:author="pranav baradkar" w:date="2021-09-16T15:22:00Z">
        <w:r w:rsidDel="001A1204">
          <w:delText>‘</w:delText>
        </w:r>
      </w:del>
      <w:ins w:id="1591" w:author="pranav baradkar" w:date="2021-09-16T15:22:00Z">
        <w:r w:rsidR="001A1204">
          <w:t>'</w:t>
        </w:r>
      </w:ins>
      <w:r>
        <w:t xml:space="preserve">Calibration </w:t>
      </w:r>
      <w:del w:id="1592" w:author="pranav baradkar" w:date="2021-09-16T15:22:00Z">
        <w:r w:rsidDel="001A1204">
          <w:delText>scale’</w:delText>
        </w:r>
      </w:del>
      <w:ins w:id="1593" w:author="pranav baradkar" w:date="2021-09-16T15:22:00Z">
        <w:r w:rsidR="001A1204">
          <w:t>scale</w:t>
        </w:r>
      </w:ins>
      <w:ins w:id="1594" w:author="pranav baradkar" w:date="2021-09-16T15:26:00Z">
        <w:r w:rsidR="001A1204">
          <w:t>.'</w:t>
        </w:r>
      </w:ins>
      <w:del w:id="1595" w:author="pranav baradkar" w:date="2021-09-16T15:26:00Z">
        <w:r w:rsidDel="001A1204">
          <w:delText>.</w:delText>
        </w:r>
      </w:del>
      <w:r>
        <w:t xml:space="preserve"> </w:t>
      </w:r>
    </w:p>
    <w:p w14:paraId="3A9C51FA" w14:textId="49F9E240" w:rsidR="00DB556E" w:rsidRDefault="00DB556E" w:rsidP="002474E9">
      <w:pPr>
        <w:spacing w:line="360" w:lineRule="auto"/>
      </w:pPr>
      <w:r>
        <w:t>The sensitivity of the IRI scale varies with wavelength</w:t>
      </w:r>
      <w:ins w:id="1596" w:author="pranav baradkar" w:date="2021-09-16T15:26:00Z">
        <w:r w:rsidR="001A1204">
          <w:t>,</w:t>
        </w:r>
      </w:ins>
      <w:r>
        <w:t xml:space="preserve"> and I</w:t>
      </w:r>
      <w:r w:rsidR="00F14D36">
        <w:t>RI</w:t>
      </w:r>
      <w:r>
        <w:t xml:space="preserve"> is the highest for waves of around to meter. The sensitivity of the Merlin is also high at these waves</w:t>
      </w:r>
      <w:del w:id="1597" w:author="pranav baradkar" w:date="2021-09-16T15:26:00Z">
        <w:r w:rsidDel="001A1204">
          <w:delText xml:space="preserve"> </w:delText>
        </w:r>
      </w:del>
      <w:del w:id="1598" w:author="pranav baradkar" w:date="2021-09-16T15:22:00Z">
        <w:r w:rsidDel="001A1204">
          <w:delText xml:space="preserve">that’s </w:delText>
        </w:r>
      </w:del>
      <w:ins w:id="1599" w:author="pranav baradkar" w:date="2021-09-16T15:26:00Z">
        <w:r w:rsidR="001A1204">
          <w:t>. T</w:t>
        </w:r>
      </w:ins>
      <w:ins w:id="1600" w:author="pranav baradkar" w:date="2021-09-16T15:22:00Z">
        <w:r w:rsidR="001A1204">
          <w:t xml:space="preserve">hat's </w:t>
        </w:r>
      </w:ins>
      <w:r>
        <w:t xml:space="preserve">why it is </w:t>
      </w:r>
      <w:del w:id="1601" w:author="pranav baradkar" w:date="2021-09-16T15:26:00Z">
        <w:r w:rsidDel="001A1204">
          <w:delText xml:space="preserve">good </w:delText>
        </w:r>
      </w:del>
      <w:ins w:id="1602" w:author="pranav baradkar" w:date="2021-09-16T15:26:00Z">
        <w:r w:rsidR="001A1204">
          <w:t xml:space="preserve">reasonable </w:t>
        </w:r>
      </w:ins>
      <w:ins w:id="1603" w:author="pranav baradkar" w:date="2021-09-16T15:31:00Z">
        <w:r w:rsidR="001A1204">
          <w:t xml:space="preserve">to </w:t>
        </w:r>
      </w:ins>
      <w:r>
        <w:t>estimate</w:t>
      </w:r>
      <w:del w:id="1604" w:author="pranav baradkar" w:date="2021-09-16T15:26:00Z">
        <w:r w:rsidDel="001A1204">
          <w:delText>s</w:delText>
        </w:r>
      </w:del>
      <w:r>
        <w:t xml:space="preserve"> for IRI. (M.A.Cudil 1996). </w:t>
      </w:r>
    </w:p>
    <w:p w14:paraId="2329D8E5" w14:textId="03DADF52" w:rsidR="00DB556E" w:rsidRDefault="008811F2" w:rsidP="002474E9">
      <w:pPr>
        <w:spacing w:line="360" w:lineRule="auto"/>
      </w:pPr>
      <w:r>
        <w:t>F</w:t>
      </w:r>
      <w:r w:rsidR="00403955">
        <w:t>ollowing factors have to be taken into consideration</w:t>
      </w:r>
      <w:r>
        <w:t xml:space="preserve"> while Merlin is used to </w:t>
      </w:r>
      <w:del w:id="1605" w:author="pranav baradkar" w:date="2021-09-16T15:31:00Z">
        <w:r w:rsidDel="001A1204">
          <w:delText xml:space="preserve">take </w:delText>
        </w:r>
      </w:del>
      <w:ins w:id="1606" w:author="pranav baradkar" w:date="2021-09-16T15:31:00Z">
        <w:r w:rsidR="001A1204">
          <w:t>tak</w:t>
        </w:r>
      </w:ins>
      <w:ins w:id="1607" w:author="pranav baradkar" w:date="2021-09-16T15:32:00Z">
        <w:r w:rsidR="001A1204">
          <w:t>ing</w:t>
        </w:r>
      </w:ins>
      <w:ins w:id="1608" w:author="pranav baradkar" w:date="2021-09-16T15:31:00Z">
        <w:r w:rsidR="001A1204">
          <w:t xml:space="preserve"> </w:t>
        </w:r>
      </w:ins>
      <w:r>
        <w:t>roughness measurements,</w:t>
      </w:r>
    </w:p>
    <w:p w14:paraId="349FD6B2" w14:textId="1CC0249F" w:rsidR="00403955" w:rsidRDefault="00403955" w:rsidP="002474E9">
      <w:pPr>
        <w:pStyle w:val="ListParagraph"/>
        <w:numPr>
          <w:ilvl w:val="0"/>
          <w:numId w:val="21"/>
        </w:numPr>
        <w:spacing w:line="360" w:lineRule="auto"/>
      </w:pPr>
      <w:r>
        <w:t>Take 200 readings per chart.</w:t>
      </w:r>
    </w:p>
    <w:p w14:paraId="1249A1E9" w14:textId="7EB6043C" w:rsidR="00403955" w:rsidRDefault="00403955" w:rsidP="002474E9">
      <w:pPr>
        <w:pStyle w:val="ListParagraph"/>
        <w:numPr>
          <w:ilvl w:val="0"/>
          <w:numId w:val="21"/>
        </w:numPr>
        <w:spacing w:line="360" w:lineRule="auto"/>
      </w:pPr>
      <w:r>
        <w:t>Take measurements with the wheel in its normal position. These regular</w:t>
      </w:r>
      <w:ins w:id="1609" w:author="pranav baradkar" w:date="2021-09-16T15:32:00Z">
        <w:r w:rsidR="001A1204">
          <w:t>ly</w:t>
        </w:r>
      </w:ins>
      <w:r>
        <w:t xml:space="preserve"> spaced measurements give the most representative result. </w:t>
      </w:r>
    </w:p>
    <w:p w14:paraId="552216A5" w14:textId="27CD5B86" w:rsidR="005725AE" w:rsidRDefault="005725AE" w:rsidP="002474E9">
      <w:pPr>
        <w:spacing w:line="360" w:lineRule="auto"/>
      </w:pPr>
      <w:r>
        <w:t xml:space="preserve">Figure 2.4 shows </w:t>
      </w:r>
      <w:ins w:id="1610" w:author="pranav baradkar" w:date="2021-09-16T15:32:00Z">
        <w:r w:rsidR="001A1204">
          <w:t xml:space="preserve">the </w:t>
        </w:r>
      </w:ins>
      <w:r>
        <w:t xml:space="preserve">MERLIN device. </w:t>
      </w:r>
    </w:p>
    <w:p w14:paraId="181D1CE8" w14:textId="204FE703" w:rsidR="00225D9A" w:rsidRDefault="00225D9A" w:rsidP="002474E9">
      <w:pPr>
        <w:spacing w:line="360" w:lineRule="auto"/>
      </w:pPr>
      <w:r>
        <w:t xml:space="preserve">Cons: </w:t>
      </w:r>
    </w:p>
    <w:p w14:paraId="345E2905" w14:textId="38D2DDED" w:rsidR="001F55DD" w:rsidRDefault="001F55DD" w:rsidP="002474E9">
      <w:pPr>
        <w:pStyle w:val="ListParagraph"/>
        <w:numPr>
          <w:ilvl w:val="0"/>
          <w:numId w:val="29"/>
        </w:numPr>
        <w:spacing w:line="360" w:lineRule="auto"/>
      </w:pPr>
      <w:r>
        <w:t>Inconvenient</w:t>
      </w:r>
    </w:p>
    <w:p w14:paraId="4E06E626" w14:textId="2B876DE6" w:rsidR="00225D9A" w:rsidRDefault="001F55DD" w:rsidP="002474E9">
      <w:pPr>
        <w:pStyle w:val="ListParagraph"/>
        <w:numPr>
          <w:ilvl w:val="0"/>
          <w:numId w:val="29"/>
        </w:numPr>
        <w:spacing w:line="360" w:lineRule="auto"/>
      </w:pPr>
      <w:r>
        <w:t>Inefficient</w:t>
      </w:r>
    </w:p>
    <w:p w14:paraId="7A96077B" w14:textId="77777777" w:rsidR="005725AE" w:rsidRDefault="005725AE" w:rsidP="005725AE">
      <w:pPr>
        <w:keepNext/>
        <w:jc w:val="center"/>
      </w:pPr>
      <w:r>
        <w:rPr>
          <w:noProof/>
          <w:lang w:val="en-US"/>
        </w:rPr>
        <w:lastRenderedPageBreak/>
        <w:drawing>
          <wp:inline distT="0" distB="0" distL="0" distR="0" wp14:anchorId="44886261" wp14:editId="79FAB9F0">
            <wp:extent cx="3071446" cy="3071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7345" cy="3077345"/>
                    </a:xfrm>
                    <a:prstGeom prst="rect">
                      <a:avLst/>
                    </a:prstGeom>
                    <a:noFill/>
                  </pic:spPr>
                </pic:pic>
              </a:graphicData>
            </a:graphic>
          </wp:inline>
        </w:drawing>
      </w:r>
    </w:p>
    <w:p w14:paraId="058FC7C8" w14:textId="17434872" w:rsidR="005725AE" w:rsidRDefault="005725AE" w:rsidP="007B27EE">
      <w:pPr>
        <w:pStyle w:val="Caption"/>
      </w:pPr>
      <w:bookmarkStart w:id="1611" w:name="_Toc82728164"/>
      <w:r>
        <w:t xml:space="preserve">Figure </w:t>
      </w:r>
      <w:ins w:id="1612" w:author="pranav baradkar" w:date="2021-09-16T23:52:00Z">
        <w:r w:rsidR="001A25FA">
          <w:fldChar w:fldCharType="begin"/>
        </w:r>
        <w:r w:rsidR="001A25FA">
          <w:instrText xml:space="preserve"> STYLEREF 1 \s </w:instrText>
        </w:r>
      </w:ins>
      <w:r w:rsidR="001A25FA">
        <w:fldChar w:fldCharType="separate"/>
      </w:r>
      <w:r w:rsidR="001A25FA">
        <w:rPr>
          <w:noProof/>
        </w:rPr>
        <w:t>2</w:t>
      </w:r>
      <w:ins w:id="1613"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614" w:author="pranav baradkar" w:date="2021-09-16T23:52:00Z">
        <w:r w:rsidR="001A25FA">
          <w:rPr>
            <w:noProof/>
          </w:rPr>
          <w:t>4</w:t>
        </w:r>
        <w:r w:rsidR="001A25FA">
          <w:fldChar w:fldCharType="end"/>
        </w:r>
      </w:ins>
      <w:del w:id="1615"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4</w:delText>
        </w:r>
        <w:r w:rsidR="00744FDD" w:rsidDel="003D26C1">
          <w:rPr>
            <w:noProof/>
          </w:rPr>
          <w:fldChar w:fldCharType="end"/>
        </w:r>
      </w:del>
      <w:r>
        <w:t xml:space="preserve"> MERLIN device</w:t>
      </w:r>
      <w:r w:rsidR="00F14D36">
        <w:t xml:space="preserve"> (Source: google)</w:t>
      </w:r>
      <w:bookmarkEnd w:id="1611"/>
    </w:p>
    <w:p w14:paraId="0931E4CB" w14:textId="7A432A69" w:rsidR="00B972D2" w:rsidRDefault="00B972D2" w:rsidP="00B9175D">
      <w:pPr>
        <w:pStyle w:val="Heading4"/>
      </w:pPr>
      <w:r>
        <w:t>Inertial Profiler</w:t>
      </w:r>
    </w:p>
    <w:p w14:paraId="7DBEE997" w14:textId="4211EDEB" w:rsidR="00B972D2" w:rsidRDefault="005B1C58" w:rsidP="002474E9">
      <w:pPr>
        <w:spacing w:line="360" w:lineRule="auto"/>
      </w:pPr>
      <w:r>
        <w:t>This is the most sophisticated road profiling measuring equipment.</w:t>
      </w:r>
      <w:r w:rsidR="008811F2">
        <w:t xml:space="preserve"> Inertial profiler consist of sensors like accelerometer and light probes that measures vertical movements of vehicle and road profile data respectively. </w:t>
      </w:r>
      <w:r>
        <w:t xml:space="preserve">Data processing algorithms convert the vertical acceleration measure to an inertial reference that defines </w:t>
      </w:r>
      <w:r w:rsidR="006A4B6E">
        <w:t xml:space="preserve">the height of the accelerometer. This height is measured with a non-contacting sensor. This method of measurements is more accurate and this eliminates many potential sources of human errors. </w:t>
      </w:r>
      <w:r w:rsidR="006A4B6E" w:rsidRPr="006A4B6E">
        <w:rPr>
          <w:highlight w:val="yellow"/>
        </w:rPr>
        <w:t>Figure</w:t>
      </w:r>
      <w:r w:rsidR="00F14D36">
        <w:rPr>
          <w:highlight w:val="yellow"/>
        </w:rPr>
        <w:t xml:space="preserve"> 2.5</w:t>
      </w:r>
      <w:r w:rsidR="006A4B6E" w:rsidRPr="006A4B6E">
        <w:rPr>
          <w:highlight w:val="yellow"/>
        </w:rPr>
        <w:t xml:space="preserve"> shows inertial profiler.</w:t>
      </w:r>
      <w:r w:rsidR="006A4B6E">
        <w:t xml:space="preserve"> </w:t>
      </w:r>
    </w:p>
    <w:p w14:paraId="05B6A7C7" w14:textId="6B489CBF" w:rsidR="00EA2D47" w:rsidRDefault="001F55DD" w:rsidP="002474E9">
      <w:pPr>
        <w:spacing w:line="360" w:lineRule="auto"/>
      </w:pPr>
      <w:r>
        <w:t>Pros:</w:t>
      </w:r>
    </w:p>
    <w:p w14:paraId="5BB246DE" w14:textId="5FFB7875" w:rsidR="001F55DD" w:rsidRDefault="001F55DD" w:rsidP="002474E9">
      <w:pPr>
        <w:pStyle w:val="ListParagraph"/>
        <w:numPr>
          <w:ilvl w:val="0"/>
          <w:numId w:val="30"/>
        </w:numPr>
        <w:spacing w:line="360" w:lineRule="auto"/>
      </w:pPr>
      <w:r>
        <w:t xml:space="preserve">It is very straightforward. </w:t>
      </w:r>
    </w:p>
    <w:p w14:paraId="4D4904FB" w14:textId="24C171D1" w:rsidR="001F55DD" w:rsidRDefault="001F55DD" w:rsidP="002474E9">
      <w:pPr>
        <w:pStyle w:val="ListParagraph"/>
        <w:numPr>
          <w:ilvl w:val="0"/>
          <w:numId w:val="30"/>
        </w:numPr>
        <w:spacing w:line="360" w:lineRule="auto"/>
      </w:pPr>
      <w:r>
        <w:t xml:space="preserve">It is high speed instruments that makes it efficient </w:t>
      </w:r>
    </w:p>
    <w:p w14:paraId="00F14C56" w14:textId="6C99D64F" w:rsidR="007B27EE" w:rsidRDefault="001F55DD" w:rsidP="002474E9">
      <w:pPr>
        <w:pStyle w:val="ListParagraph"/>
        <w:numPr>
          <w:ilvl w:val="0"/>
          <w:numId w:val="30"/>
        </w:numPr>
        <w:spacing w:line="360" w:lineRule="auto"/>
      </w:pPr>
      <w:r>
        <w:t xml:space="preserve">Give direct value of IRI. </w:t>
      </w:r>
    </w:p>
    <w:p w14:paraId="19720306" w14:textId="18EB58AB" w:rsidR="001F55DD" w:rsidRDefault="001F55DD" w:rsidP="002474E9">
      <w:pPr>
        <w:spacing w:line="360" w:lineRule="auto"/>
      </w:pPr>
      <w:r>
        <w:t>Cons:</w:t>
      </w:r>
    </w:p>
    <w:p w14:paraId="17B5636D" w14:textId="44E11AA0" w:rsidR="001F55DD" w:rsidRDefault="001F55DD" w:rsidP="002474E9">
      <w:pPr>
        <w:pStyle w:val="ListParagraph"/>
        <w:numPr>
          <w:ilvl w:val="0"/>
          <w:numId w:val="31"/>
        </w:numPr>
        <w:spacing w:line="360" w:lineRule="auto"/>
      </w:pPr>
      <w:r>
        <w:t>These devices are</w:t>
      </w:r>
      <w:r w:rsidR="008811F2">
        <w:t xml:space="preserve"> fitted</w:t>
      </w:r>
      <w:r>
        <w:t xml:space="preserve"> on a full-size van, automobile, or trailer, it is difficult to use them on the roadway for short periods of time.</w:t>
      </w:r>
    </w:p>
    <w:p w14:paraId="7EDD8C46" w14:textId="07F749CD" w:rsidR="00D250FF" w:rsidRDefault="00D250FF" w:rsidP="002474E9">
      <w:pPr>
        <w:pStyle w:val="ListParagraph"/>
        <w:numPr>
          <w:ilvl w:val="0"/>
          <w:numId w:val="31"/>
        </w:numPr>
        <w:spacing w:line="360" w:lineRule="auto"/>
      </w:pPr>
      <w:r>
        <w:t xml:space="preserve">High cost of operation and maintenance. </w:t>
      </w:r>
    </w:p>
    <w:p w14:paraId="67BB00DE" w14:textId="77777777" w:rsidR="00710CB5" w:rsidRDefault="00710CB5" w:rsidP="00710CB5">
      <w:pPr>
        <w:keepNext/>
        <w:jc w:val="center"/>
      </w:pPr>
      <w:r>
        <w:rPr>
          <w:noProof/>
          <w:lang w:val="en-US"/>
        </w:rPr>
        <w:lastRenderedPageBreak/>
        <w:drawing>
          <wp:inline distT="0" distB="0" distL="0" distR="0" wp14:anchorId="4EF4ADB7" wp14:editId="3A9AEFCF">
            <wp:extent cx="4278086" cy="2491047"/>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6485" cy="2501760"/>
                    </a:xfrm>
                    <a:prstGeom prst="rect">
                      <a:avLst/>
                    </a:prstGeom>
                    <a:noFill/>
                  </pic:spPr>
                </pic:pic>
              </a:graphicData>
            </a:graphic>
          </wp:inline>
        </w:drawing>
      </w:r>
    </w:p>
    <w:p w14:paraId="34D6FC57" w14:textId="40DD82C2" w:rsidR="005725AE" w:rsidRDefault="00710CB5" w:rsidP="007B27EE">
      <w:pPr>
        <w:pStyle w:val="Caption"/>
      </w:pPr>
      <w:bookmarkStart w:id="1616" w:name="_Toc82728165"/>
      <w:r>
        <w:t xml:space="preserve">Figure </w:t>
      </w:r>
      <w:ins w:id="1617" w:author="pranav baradkar" w:date="2021-09-16T23:52:00Z">
        <w:r w:rsidR="001A25FA">
          <w:fldChar w:fldCharType="begin"/>
        </w:r>
        <w:r w:rsidR="001A25FA">
          <w:instrText xml:space="preserve"> STYLEREF 1 \s </w:instrText>
        </w:r>
      </w:ins>
      <w:r w:rsidR="001A25FA">
        <w:fldChar w:fldCharType="separate"/>
      </w:r>
      <w:r w:rsidR="001A25FA">
        <w:rPr>
          <w:noProof/>
        </w:rPr>
        <w:t>2</w:t>
      </w:r>
      <w:ins w:id="1618"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619" w:author="pranav baradkar" w:date="2021-09-16T23:52:00Z">
        <w:r w:rsidR="001A25FA">
          <w:rPr>
            <w:noProof/>
          </w:rPr>
          <w:t>5</w:t>
        </w:r>
        <w:r w:rsidR="001A25FA">
          <w:fldChar w:fldCharType="end"/>
        </w:r>
      </w:ins>
      <w:del w:id="1620"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5</w:delText>
        </w:r>
        <w:r w:rsidR="00744FDD" w:rsidDel="003D26C1">
          <w:rPr>
            <w:noProof/>
          </w:rPr>
          <w:fldChar w:fldCharType="end"/>
        </w:r>
      </w:del>
      <w:r>
        <w:t xml:space="preserve"> Inertial Profiler (source: M.W Sayers, 1998)</w:t>
      </w:r>
      <w:bookmarkEnd w:id="1616"/>
    </w:p>
    <w:p w14:paraId="1CEEB00D" w14:textId="77777777" w:rsidR="00710CB5" w:rsidRDefault="00710CB5" w:rsidP="005725AE">
      <w:pPr>
        <w:jc w:val="center"/>
      </w:pPr>
    </w:p>
    <w:p w14:paraId="0701284A" w14:textId="718C926C" w:rsidR="0034080E" w:rsidRDefault="0034080E" w:rsidP="00B9175D">
      <w:pPr>
        <w:pStyle w:val="Heading3"/>
      </w:pPr>
      <w:bookmarkStart w:id="1621" w:name="_Toc82525669"/>
      <w:bookmarkStart w:id="1622" w:name="_Toc82525729"/>
      <w:bookmarkStart w:id="1623" w:name="_Toc82728489"/>
      <w:r>
        <w:t xml:space="preserve">Response Type Road Roughness </w:t>
      </w:r>
      <w:r w:rsidRPr="00402DD2">
        <w:t>Measuring</w:t>
      </w:r>
      <w:r>
        <w:t xml:space="preserve"> System (RTRRMS)</w:t>
      </w:r>
      <w:bookmarkEnd w:id="1621"/>
      <w:bookmarkEnd w:id="1622"/>
      <w:bookmarkEnd w:id="1623"/>
      <w:r>
        <w:t xml:space="preserve"> </w:t>
      </w:r>
    </w:p>
    <w:p w14:paraId="016DE9D6" w14:textId="22BC2F2A" w:rsidR="001A25FA" w:rsidRDefault="0034080E" w:rsidP="002474E9">
      <w:pPr>
        <w:spacing w:line="360" w:lineRule="auto"/>
      </w:pPr>
      <w:r>
        <w:t xml:space="preserve">Devices are installed in a car to record the suspension as a measure of road roughness. These are called road meters and several other names called </w:t>
      </w:r>
      <w:r w:rsidRPr="00DA5641">
        <w:t xml:space="preserve">Response-Type Road Roughness Measuring Systems (RTRRMS), response-type systems, and road meter systems. </w:t>
      </w:r>
      <w:del w:id="1624" w:author="pranav baradkar" w:date="2021-09-16T15:32:00Z">
        <w:r w:rsidRPr="00DA5641" w:rsidDel="001A1204">
          <w:delText>In these systems, the vehicle is a passenger car, a van, a light truck, or a special trailer</w:delText>
        </w:r>
      </w:del>
      <w:ins w:id="1625" w:author="pranav baradkar" w:date="2021-09-16T15:32:00Z">
        <w:r w:rsidR="001A1204">
          <w:t>The vehicle is a passenger car, a van, a light truck, or a special trailer in these systems</w:t>
        </w:r>
      </w:ins>
      <w:r>
        <w:t>.</w:t>
      </w:r>
      <w:r w:rsidRPr="00DA5641">
        <w:t xml:space="preserve"> Nearly the entire road meter designs follow the </w:t>
      </w:r>
      <w:del w:id="1626" w:author="pranav baradkar" w:date="2021-09-16T15:33:00Z">
        <w:r w:rsidRPr="00DA5641" w:rsidDel="001A1204">
          <w:delText>concept of the Bureau of Public Roads (BPR) Rough meter</w:delText>
        </w:r>
      </w:del>
      <w:ins w:id="1627" w:author="pranav baradkar" w:date="2021-09-16T15:33:00Z">
        <w:r w:rsidR="001A1204">
          <w:t>Bureau of Public Roads (BPR) Rough meter concept</w:t>
        </w:r>
      </w:ins>
      <w:del w:id="1628" w:author="pranav baradkar" w:date="2021-09-16T15:33:00Z">
        <w:r w:rsidRPr="00DA5641" w:rsidDel="001A1204">
          <w:delText>,</w:delText>
        </w:r>
      </w:del>
      <w:r w:rsidRPr="00DA5641">
        <w:t xml:space="preserve"> and accumulate deflections of the vehicle suspension as it travels down the road.</w:t>
      </w:r>
      <w:r>
        <w:t xml:space="preserve"> </w:t>
      </w:r>
      <w:r w:rsidRPr="00DA5641">
        <w:t xml:space="preserve">The measure is usually reported with engineering units such as inches per mile (in/mi) or meter per </w:t>
      </w:r>
      <w:del w:id="1629" w:author="pranav baradkar" w:date="2021-09-16T15:34:00Z">
        <w:r w:rsidRPr="00DA5641" w:rsidDel="001A1204">
          <w:delText xml:space="preserve">kilometre </w:delText>
        </w:r>
      </w:del>
      <w:ins w:id="1630" w:author="pranav baradkar" w:date="2021-09-16T15:34:00Z">
        <w:r w:rsidR="001A1204" w:rsidRPr="00DA5641">
          <w:t>kilomet</w:t>
        </w:r>
        <w:r w:rsidR="001A1204">
          <w:t>er</w:t>
        </w:r>
        <w:r w:rsidR="001A1204" w:rsidRPr="00DA5641">
          <w:t xml:space="preserve"> </w:t>
        </w:r>
      </w:ins>
      <w:r w:rsidRPr="00DA5641">
        <w:t>(m/km)</w:t>
      </w:r>
      <w:r>
        <w:t xml:space="preserve">. </w:t>
      </w:r>
    </w:p>
    <w:p w14:paraId="53425027" w14:textId="77777777" w:rsidR="00E975B9" w:rsidRPr="00644D81" w:rsidRDefault="00E975B9" w:rsidP="00B9175D">
      <w:pPr>
        <w:pStyle w:val="Heading4"/>
      </w:pPr>
      <w:r w:rsidRPr="00644D81">
        <w:t>Fifth Wheel Bump Integrator:</w:t>
      </w:r>
    </w:p>
    <w:p w14:paraId="261FAD8F" w14:textId="70B06E56" w:rsidR="000C2DA4" w:rsidRDefault="00E975B9" w:rsidP="002474E9">
      <w:pPr>
        <w:spacing w:line="360" w:lineRule="auto"/>
      </w:pPr>
      <w:r>
        <w:t xml:space="preserve">As shown in </w:t>
      </w:r>
      <w:r w:rsidR="00710CB5">
        <w:rPr>
          <w:highlight w:val="yellow"/>
        </w:rPr>
        <w:t>F</w:t>
      </w:r>
      <w:r w:rsidRPr="00644D81">
        <w:rPr>
          <w:highlight w:val="yellow"/>
        </w:rPr>
        <w:t>igure</w:t>
      </w:r>
      <w:r w:rsidR="00710CB5">
        <w:t xml:space="preserve"> 2.6</w:t>
      </w:r>
      <w:r>
        <w:t xml:space="preserve"> Fifth Wheel Bump Integrator is a response roughness measuring system. It consists of </w:t>
      </w:r>
      <w:ins w:id="1631" w:author="pranav baradkar" w:date="2021-09-16T15:34:00Z">
        <w:r w:rsidR="001A1204">
          <w:t xml:space="preserve">a </w:t>
        </w:r>
      </w:ins>
      <w:r>
        <w:t>standard pneumatic wheel mounted on chassis with single spiring on either side of the wheel. Integrator makes cumulative measurements of the unidirectional vertical movements of the wheel relative to the chassis. The test is conducted at 32 km/hour</w:t>
      </w:r>
      <w:ins w:id="1632" w:author="pranav baradkar" w:date="2021-09-16T15:34:00Z">
        <w:r w:rsidR="001A1204">
          <w:t>,</w:t>
        </w:r>
      </w:ins>
      <w:r>
        <w:t xml:space="preserve"> keeping it steady and avoiding swerving. Roughness index is defined as the ratio of the cumulative vertical displacement to the distance trave</w:t>
      </w:r>
      <w:del w:id="1633" w:author="pranav baradkar" w:date="2021-09-16T15:34:00Z">
        <w:r w:rsidDel="001A1204">
          <w:delText>l</w:delText>
        </w:r>
      </w:del>
      <w:r>
        <w:t>led and denoted in mm/km unit. The readings of the revolution counter and integrating counters are noted automatically in the data</w:t>
      </w:r>
      <w:del w:id="1634" w:author="pranav baradkar" w:date="2021-09-16T15:34:00Z">
        <w:r w:rsidDel="001A1204">
          <w:delText xml:space="preserve"> </w:delText>
        </w:r>
      </w:del>
      <w:r>
        <w:t xml:space="preserve">sheet. </w:t>
      </w:r>
    </w:p>
    <w:p w14:paraId="58CB61A0" w14:textId="0B7B595C" w:rsidR="00D250FF" w:rsidRDefault="00D250FF" w:rsidP="002474E9">
      <w:pPr>
        <w:spacing w:line="360" w:lineRule="auto"/>
      </w:pPr>
      <w:r>
        <w:t>Pros:</w:t>
      </w:r>
    </w:p>
    <w:p w14:paraId="161FDD97" w14:textId="6B9EFBAA" w:rsidR="00D250FF" w:rsidRDefault="00D250FF" w:rsidP="002474E9">
      <w:pPr>
        <w:pStyle w:val="ListParagraph"/>
        <w:numPr>
          <w:ilvl w:val="0"/>
          <w:numId w:val="32"/>
        </w:numPr>
        <w:spacing w:line="360" w:lineRule="auto"/>
      </w:pPr>
      <w:r>
        <w:t xml:space="preserve">Simple to use. </w:t>
      </w:r>
    </w:p>
    <w:p w14:paraId="4D2999E6" w14:textId="25BC9F6F" w:rsidR="00D250FF" w:rsidRDefault="00D250FF" w:rsidP="002474E9">
      <w:pPr>
        <w:pStyle w:val="ListParagraph"/>
        <w:numPr>
          <w:ilvl w:val="0"/>
          <w:numId w:val="32"/>
        </w:numPr>
        <w:spacing w:line="360" w:lineRule="auto"/>
      </w:pPr>
      <w:r>
        <w:lastRenderedPageBreak/>
        <w:t xml:space="preserve">Very fast. </w:t>
      </w:r>
    </w:p>
    <w:p w14:paraId="503D241D" w14:textId="4673CA4D" w:rsidR="00D250FF" w:rsidRDefault="00D250FF" w:rsidP="002474E9">
      <w:pPr>
        <w:pStyle w:val="ListParagraph"/>
        <w:numPr>
          <w:ilvl w:val="0"/>
          <w:numId w:val="32"/>
        </w:numPr>
        <w:spacing w:line="360" w:lineRule="auto"/>
      </w:pPr>
      <w:r>
        <w:t xml:space="preserve">Can mount in any vehicle. </w:t>
      </w:r>
    </w:p>
    <w:p w14:paraId="6324BB05" w14:textId="263F51C7" w:rsidR="00D250FF" w:rsidRDefault="00D250FF" w:rsidP="002474E9">
      <w:pPr>
        <w:spacing w:line="360" w:lineRule="auto"/>
      </w:pPr>
      <w:r>
        <w:t xml:space="preserve">Cons: </w:t>
      </w:r>
    </w:p>
    <w:p w14:paraId="6630F910" w14:textId="451A2815" w:rsidR="00D250FF" w:rsidRDefault="00D250FF" w:rsidP="002474E9">
      <w:pPr>
        <w:pStyle w:val="ListParagraph"/>
        <w:numPr>
          <w:ilvl w:val="0"/>
          <w:numId w:val="33"/>
        </w:numPr>
        <w:spacing w:line="360" w:lineRule="auto"/>
      </w:pPr>
      <w:r>
        <w:t xml:space="preserve">It is not consistent. </w:t>
      </w:r>
    </w:p>
    <w:p w14:paraId="1780848C" w14:textId="43901C82" w:rsidR="00D250FF" w:rsidRDefault="00D250FF" w:rsidP="002474E9">
      <w:pPr>
        <w:pStyle w:val="ListParagraph"/>
        <w:numPr>
          <w:ilvl w:val="0"/>
          <w:numId w:val="33"/>
        </w:numPr>
        <w:spacing w:line="360" w:lineRule="auto"/>
      </w:pPr>
      <w:r>
        <w:t>Time-instable</w:t>
      </w:r>
    </w:p>
    <w:p w14:paraId="01DD5264" w14:textId="2F44E00C" w:rsidR="00D250FF" w:rsidRDefault="00D250FF" w:rsidP="002474E9">
      <w:pPr>
        <w:pStyle w:val="ListParagraph"/>
        <w:numPr>
          <w:ilvl w:val="0"/>
          <w:numId w:val="33"/>
        </w:numPr>
        <w:spacing w:line="360" w:lineRule="auto"/>
      </w:pPr>
      <w:del w:id="1635" w:author="pranav baradkar" w:date="2021-09-16T15:34:00Z">
        <w:r w:rsidDel="001A1204">
          <w:delText xml:space="preserve">Affected </w:delText>
        </w:r>
      </w:del>
      <w:ins w:id="1636" w:author="pranav baradkar" w:date="2021-09-16T15:34:00Z">
        <w:r w:rsidR="001A1204">
          <w:t xml:space="preserve">It is affected </w:t>
        </w:r>
      </w:ins>
      <w:r>
        <w:t xml:space="preserve">by vehicle vibrations and weight. </w:t>
      </w:r>
    </w:p>
    <w:p w14:paraId="2DEC1AB9" w14:textId="1963AA52" w:rsidR="00D250FF" w:rsidRDefault="00D250FF" w:rsidP="002474E9">
      <w:pPr>
        <w:pStyle w:val="ListParagraph"/>
        <w:numPr>
          <w:ilvl w:val="0"/>
          <w:numId w:val="33"/>
        </w:numPr>
        <w:spacing w:line="360" w:lineRule="auto"/>
      </w:pPr>
      <w:r>
        <w:t xml:space="preserve">Performs at the same speed. </w:t>
      </w:r>
    </w:p>
    <w:p w14:paraId="1F89D5E5" w14:textId="55A75F2C" w:rsidR="00D250FF" w:rsidRDefault="00D250FF" w:rsidP="002474E9">
      <w:pPr>
        <w:pStyle w:val="ListParagraph"/>
        <w:numPr>
          <w:ilvl w:val="0"/>
          <w:numId w:val="33"/>
        </w:numPr>
        <w:spacing w:line="360" w:lineRule="auto"/>
      </w:pPr>
      <w:r>
        <w:t xml:space="preserve">High cost for maintenance. </w:t>
      </w:r>
    </w:p>
    <w:p w14:paraId="451E707B" w14:textId="77777777" w:rsidR="00710CB5" w:rsidRDefault="005725AE" w:rsidP="00710CB5">
      <w:pPr>
        <w:keepNext/>
        <w:jc w:val="center"/>
      </w:pPr>
      <w:r w:rsidRPr="005725AE">
        <w:rPr>
          <w:noProof/>
          <w:lang w:val="en-US"/>
        </w:rPr>
        <w:drawing>
          <wp:inline distT="0" distB="0" distL="0" distR="0" wp14:anchorId="2D8352EA" wp14:editId="1E678EBC">
            <wp:extent cx="4991100" cy="226551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3034" cy="2270932"/>
                    </a:xfrm>
                    <a:prstGeom prst="rect">
                      <a:avLst/>
                    </a:prstGeom>
                  </pic:spPr>
                </pic:pic>
              </a:graphicData>
            </a:graphic>
          </wp:inline>
        </w:drawing>
      </w:r>
    </w:p>
    <w:p w14:paraId="6F47F0C3" w14:textId="286A2537" w:rsidR="001A25FA" w:rsidRPr="001A25FA" w:rsidRDefault="00710CB5">
      <w:pPr>
        <w:pStyle w:val="Caption"/>
      </w:pPr>
      <w:bookmarkStart w:id="1637" w:name="_Toc82728166"/>
      <w:r>
        <w:t xml:space="preserve">Figure </w:t>
      </w:r>
      <w:ins w:id="1638" w:author="pranav baradkar" w:date="2021-09-16T23:52:00Z">
        <w:r w:rsidR="001A25FA">
          <w:fldChar w:fldCharType="begin"/>
        </w:r>
        <w:r w:rsidR="001A25FA">
          <w:instrText xml:space="preserve"> STYLEREF 1 \s </w:instrText>
        </w:r>
      </w:ins>
      <w:r w:rsidR="001A25FA">
        <w:fldChar w:fldCharType="separate"/>
      </w:r>
      <w:r w:rsidR="001A25FA">
        <w:rPr>
          <w:noProof/>
        </w:rPr>
        <w:t>2</w:t>
      </w:r>
      <w:ins w:id="1639"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640" w:author="pranav baradkar" w:date="2021-09-16T23:52:00Z">
        <w:r w:rsidR="001A25FA">
          <w:rPr>
            <w:noProof/>
          </w:rPr>
          <w:t>6</w:t>
        </w:r>
        <w:r w:rsidR="001A25FA">
          <w:fldChar w:fldCharType="end"/>
        </w:r>
      </w:ins>
      <w:del w:id="1641"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6</w:delText>
        </w:r>
        <w:r w:rsidR="00744FDD" w:rsidDel="003D26C1">
          <w:rPr>
            <w:noProof/>
          </w:rPr>
          <w:fldChar w:fldCharType="end"/>
        </w:r>
      </w:del>
      <w:r>
        <w:t xml:space="preserve"> Sketch of fifth wheel bump integrator (source: IRC SP 16 2019)</w:t>
      </w:r>
      <w:bookmarkEnd w:id="1637"/>
    </w:p>
    <w:p w14:paraId="3CEB86D0" w14:textId="77777777" w:rsidR="00E975B9" w:rsidRDefault="00E975B9" w:rsidP="00B9175D">
      <w:pPr>
        <w:pStyle w:val="Heading4"/>
      </w:pPr>
      <w:r>
        <w:t>Car Axle Mounted Bump Integrator:</w:t>
      </w:r>
    </w:p>
    <w:p w14:paraId="329F9B93" w14:textId="21C77333" w:rsidR="00E975B9" w:rsidRDefault="00E975B9" w:rsidP="002474E9">
      <w:pPr>
        <w:spacing w:line="360" w:lineRule="auto"/>
      </w:pPr>
      <w:r>
        <w:t xml:space="preserve">The Car axle Mounted Integrator consists of </w:t>
      </w:r>
      <w:ins w:id="1642" w:author="pranav baradkar" w:date="2021-09-16T15:35:00Z">
        <w:r w:rsidR="001A1204">
          <w:t xml:space="preserve">a </w:t>
        </w:r>
      </w:ins>
      <w:r>
        <w:t>bump integrator unit as provided in the fifth Bump Integrator</w:t>
      </w:r>
      <w:ins w:id="1643" w:author="pranav baradkar" w:date="2021-09-16T15:34:00Z">
        <w:r w:rsidR="001A1204">
          <w:t>,</w:t>
        </w:r>
      </w:ins>
      <w:r>
        <w:t xml:space="preserve"> as shown in </w:t>
      </w:r>
      <w:r w:rsidR="008A74EA">
        <w:rPr>
          <w:highlight w:val="yellow"/>
        </w:rPr>
        <w:t>F</w:t>
      </w:r>
      <w:r w:rsidRPr="001D2F01">
        <w:rPr>
          <w:highlight w:val="yellow"/>
        </w:rPr>
        <w:t>igure</w:t>
      </w:r>
      <w:r w:rsidR="00710CB5">
        <w:t xml:space="preserve"> 2.7</w:t>
      </w:r>
      <w:ins w:id="1644" w:author="pranav baradkar" w:date="2021-09-16T15:34:00Z">
        <w:r w:rsidR="001A1204">
          <w:t>.</w:t>
        </w:r>
      </w:ins>
      <w:r>
        <w:t xml:space="preserve"> The integrating end is fitted with the rear axle and placed in the </w:t>
      </w:r>
      <w:del w:id="1645" w:author="pranav baradkar" w:date="2021-09-16T15:34:00Z">
        <w:r w:rsidDel="001A1204">
          <w:delText xml:space="preserve">rear </w:delText>
        </w:r>
      </w:del>
      <w:ins w:id="1646" w:author="pranav baradkar" w:date="2021-09-16T15:34:00Z">
        <w:r w:rsidR="001A1204">
          <w:t xml:space="preserve">back </w:t>
        </w:r>
      </w:ins>
      <w:r>
        <w:t xml:space="preserve">portion of the </w:t>
      </w:r>
      <w:del w:id="1647" w:author="pranav baradkar" w:date="2021-09-16T15:34:00Z">
        <w:r w:rsidDel="001A1204">
          <w:delText>car</w:delText>
        </w:r>
      </w:del>
      <w:ins w:id="1648" w:author="pranav baradkar" w:date="2021-09-16T15:34:00Z">
        <w:r w:rsidR="001A1204">
          <w:t>Car</w:t>
        </w:r>
      </w:ins>
      <w:r>
        <w:t xml:space="preserve">. </w:t>
      </w:r>
    </w:p>
    <w:p w14:paraId="30203137" w14:textId="6956B159" w:rsidR="00E975B9" w:rsidRDefault="00E975B9" w:rsidP="002474E9">
      <w:pPr>
        <w:spacing w:line="360" w:lineRule="auto"/>
      </w:pPr>
      <w:r>
        <w:t xml:space="preserve">The difference of movement of </w:t>
      </w:r>
      <w:ins w:id="1649" w:author="pranav baradkar" w:date="2021-09-16T15:35:00Z">
        <w:r w:rsidR="001A1204">
          <w:t xml:space="preserve">the </w:t>
        </w:r>
      </w:ins>
      <w:r>
        <w:t xml:space="preserve">body of the </w:t>
      </w:r>
      <w:del w:id="1650" w:author="pranav baradkar" w:date="2021-09-16T15:34:00Z">
        <w:r w:rsidDel="001A1204">
          <w:delText xml:space="preserve">car </w:delText>
        </w:r>
      </w:del>
      <w:ins w:id="1651" w:author="pranav baradkar" w:date="2021-09-16T15:34:00Z">
        <w:r w:rsidR="001A1204">
          <w:t xml:space="preserve">Car </w:t>
        </w:r>
      </w:ins>
      <w:r>
        <w:t>and rear axle due to road unevenness is measured by the upward vertical mo</w:t>
      </w:r>
      <w:del w:id="1652" w:author="pranav baradkar" w:date="2021-09-16T15:35:00Z">
        <w:r w:rsidDel="001A1204">
          <w:delText>tion of a wire which is</w:delText>
        </w:r>
      </w:del>
      <w:ins w:id="1653" w:author="pranav baradkar" w:date="2021-09-16T15:35:00Z">
        <w:r w:rsidR="001A1204">
          <w:t>vement of a wire</w:t>
        </w:r>
      </w:ins>
      <w:r>
        <w:t xml:space="preserve"> transmitted into unidirectional rotator movement of the pulley of the integrator unit. </w:t>
      </w:r>
      <w:del w:id="1654" w:author="pranav baradkar" w:date="2021-09-16T15:35:00Z">
        <w:r w:rsidDel="001A1204">
          <w:delText xml:space="preserve">Integrating </w:delText>
        </w:r>
      </w:del>
      <w:ins w:id="1655" w:author="pranav baradkar" w:date="2021-09-16T15:35:00Z">
        <w:r w:rsidR="001A1204">
          <w:t xml:space="preserve">The integrating </w:t>
        </w:r>
      </w:ins>
      <w:r>
        <w:t>unit convert</w:t>
      </w:r>
      <w:ins w:id="1656" w:author="pranav baradkar" w:date="2021-09-16T15:35:00Z">
        <w:r w:rsidR="001A1204">
          <w:t>s</w:t>
        </w:r>
      </w:ins>
      <w:r>
        <w:t xml:space="preserve"> rotational </w:t>
      </w:r>
      <w:del w:id="1657" w:author="pranav baradkar" w:date="2021-09-16T15:35:00Z">
        <w:r w:rsidDel="001A1204">
          <w:delText xml:space="preserve">movement </w:delText>
        </w:r>
      </w:del>
      <w:ins w:id="1658" w:author="pranav baradkar" w:date="2021-09-16T15:35:00Z">
        <w:r w:rsidR="001A1204">
          <w:t xml:space="preserve">action </w:t>
        </w:r>
      </w:ins>
      <w:r>
        <w:t>into electric pulses</w:t>
      </w:r>
      <w:ins w:id="1659" w:author="pranav baradkar" w:date="2021-09-16T15:35:00Z">
        <w:r w:rsidR="001A1204">
          <w:t>,</w:t>
        </w:r>
      </w:ins>
      <w:r>
        <w:t xml:space="preserve"> which </w:t>
      </w:r>
      <w:del w:id="1660" w:author="pranav baradkar" w:date="2021-09-16T15:35:00Z">
        <w:r w:rsidDel="001A1204">
          <w:delText xml:space="preserve">is </w:delText>
        </w:r>
      </w:del>
      <w:ins w:id="1661" w:author="pranav baradkar" w:date="2021-09-16T15:35:00Z">
        <w:r w:rsidR="001A1204">
          <w:t xml:space="preserve">are </w:t>
        </w:r>
      </w:ins>
      <w:r>
        <w:t xml:space="preserve">recorded into </w:t>
      </w:r>
      <w:ins w:id="1662" w:author="pranav baradkar" w:date="2021-09-16T15:35:00Z">
        <w:r w:rsidR="001A1204">
          <w:t xml:space="preserve">the </w:t>
        </w:r>
      </w:ins>
      <w:r>
        <w:t xml:space="preserve">database. </w:t>
      </w:r>
      <w:del w:id="1663" w:author="pranav baradkar" w:date="2021-09-16T15:35:00Z">
        <w:r w:rsidDel="001A1204">
          <w:delText xml:space="preserve">1 </w:delText>
        </w:r>
      </w:del>
      <w:ins w:id="1664" w:author="pranav baradkar" w:date="2021-09-16T15:35:00Z">
        <w:r w:rsidR="001A1204">
          <w:t xml:space="preserve">One </w:t>
        </w:r>
      </w:ins>
      <w:r>
        <w:t>count represents 1 cm relative movement between floor and axle in 1m length of distance trave</w:t>
      </w:r>
      <w:del w:id="1665" w:author="pranav baradkar" w:date="2021-09-16T15:35:00Z">
        <w:r w:rsidDel="001A1204">
          <w:delText>l</w:delText>
        </w:r>
      </w:del>
      <w:r>
        <w:t xml:space="preserve">led. </w:t>
      </w:r>
    </w:p>
    <w:p w14:paraId="5E0CEA83" w14:textId="584C8F73" w:rsidR="00E975B9" w:rsidRDefault="00E975B9" w:rsidP="002474E9">
      <w:pPr>
        <w:spacing w:line="360" w:lineRule="auto"/>
      </w:pPr>
      <w:r>
        <w:t xml:space="preserve">Road roughness </w:t>
      </w:r>
      <w:del w:id="1666" w:author="pranav baradkar" w:date="2021-09-16T15:36:00Z">
        <w:r w:rsidDel="001A1204">
          <w:delText>is depending</w:delText>
        </w:r>
      </w:del>
      <w:ins w:id="1667" w:author="pranav baradkar" w:date="2021-09-16T15:36:00Z">
        <w:r w:rsidR="001A1204">
          <w:t>depends</w:t>
        </w:r>
      </w:ins>
      <w:r>
        <w:t xml:space="preserve"> upon </w:t>
      </w:r>
      <w:ins w:id="1668" w:author="pranav baradkar" w:date="2021-09-16T15:36:00Z">
        <w:r w:rsidR="001A1204">
          <w:t xml:space="preserve">the </w:t>
        </w:r>
      </w:ins>
      <w:r>
        <w:t>speed of the vehicle, vehicle loads</w:t>
      </w:r>
      <w:ins w:id="1669" w:author="pranav baradkar" w:date="2021-09-16T15:36:00Z">
        <w:r w:rsidR="001A1204">
          <w:t>,</w:t>
        </w:r>
      </w:ins>
      <w:r>
        <w:t xml:space="preserve"> and outer wheel path. This must be calibrated and validated </w:t>
      </w:r>
      <w:del w:id="1670" w:author="pranav baradkar" w:date="2021-09-16T15:37:00Z">
        <w:r w:rsidDel="001A1204">
          <w:delText>with respect to</w:delText>
        </w:r>
      </w:del>
      <w:ins w:id="1671" w:author="pranav baradkar" w:date="2021-09-16T15:37:00Z">
        <w:r w:rsidR="001A1204">
          <w:t>concerning</w:t>
        </w:r>
      </w:ins>
      <w:r>
        <w:t xml:space="preserve"> class-1 equipment as per </w:t>
      </w:r>
      <w:ins w:id="1672" w:author="pranav baradkar" w:date="2021-09-16T15:37:00Z">
        <w:r w:rsidR="001A1204">
          <w:t xml:space="preserve">the </w:t>
        </w:r>
      </w:ins>
      <w:r>
        <w:t xml:space="preserve">standard procedure. </w:t>
      </w:r>
    </w:p>
    <w:p w14:paraId="2DFDA95A" w14:textId="77777777" w:rsidR="00D250FF" w:rsidRDefault="00D250FF" w:rsidP="002474E9">
      <w:pPr>
        <w:spacing w:line="360" w:lineRule="auto"/>
      </w:pPr>
      <w:r>
        <w:lastRenderedPageBreak/>
        <w:t>Pros:</w:t>
      </w:r>
    </w:p>
    <w:p w14:paraId="53939A18" w14:textId="77777777" w:rsidR="00D250FF" w:rsidRDefault="00D250FF" w:rsidP="002474E9">
      <w:pPr>
        <w:pStyle w:val="ListParagraph"/>
        <w:numPr>
          <w:ilvl w:val="0"/>
          <w:numId w:val="34"/>
        </w:numPr>
        <w:spacing w:line="360" w:lineRule="auto"/>
      </w:pPr>
      <w:r>
        <w:t xml:space="preserve">Simple to use. </w:t>
      </w:r>
    </w:p>
    <w:p w14:paraId="3EADD3B9" w14:textId="77777777" w:rsidR="00D250FF" w:rsidRDefault="00D250FF" w:rsidP="002474E9">
      <w:pPr>
        <w:pStyle w:val="ListParagraph"/>
        <w:numPr>
          <w:ilvl w:val="0"/>
          <w:numId w:val="34"/>
        </w:numPr>
        <w:spacing w:line="360" w:lineRule="auto"/>
      </w:pPr>
      <w:r>
        <w:t xml:space="preserve">Very fast. </w:t>
      </w:r>
    </w:p>
    <w:p w14:paraId="570B0568" w14:textId="43724A74" w:rsidR="00D250FF" w:rsidDel="000C2DA4" w:rsidRDefault="00D250FF" w:rsidP="002474E9">
      <w:pPr>
        <w:pStyle w:val="ListParagraph"/>
        <w:numPr>
          <w:ilvl w:val="0"/>
          <w:numId w:val="34"/>
        </w:numPr>
        <w:spacing w:line="360" w:lineRule="auto"/>
        <w:rPr>
          <w:del w:id="1673" w:author="pranav baradkar" w:date="2021-09-16T22:45:00Z"/>
        </w:rPr>
      </w:pPr>
      <w:r>
        <w:t xml:space="preserve">Can mount in any vehicle. </w:t>
      </w:r>
    </w:p>
    <w:p w14:paraId="129F0F39" w14:textId="77777777" w:rsidR="007B27EE" w:rsidRDefault="007B27EE">
      <w:pPr>
        <w:pStyle w:val="ListParagraph"/>
        <w:numPr>
          <w:ilvl w:val="0"/>
          <w:numId w:val="34"/>
        </w:numPr>
        <w:spacing w:line="360" w:lineRule="auto"/>
        <w:pPrChange w:id="1674" w:author="pranav baradkar" w:date="2021-09-16T22:45:00Z">
          <w:pPr>
            <w:spacing w:line="360" w:lineRule="auto"/>
          </w:pPr>
        </w:pPrChange>
      </w:pPr>
    </w:p>
    <w:p w14:paraId="5CDB3CA6" w14:textId="77777777" w:rsidR="00D250FF" w:rsidRDefault="00D250FF" w:rsidP="002474E9">
      <w:pPr>
        <w:spacing w:line="360" w:lineRule="auto"/>
      </w:pPr>
      <w:r>
        <w:t xml:space="preserve">Cons: </w:t>
      </w:r>
    </w:p>
    <w:p w14:paraId="60EF6237" w14:textId="77777777" w:rsidR="00D250FF" w:rsidRDefault="00D250FF" w:rsidP="002474E9">
      <w:pPr>
        <w:pStyle w:val="ListParagraph"/>
        <w:numPr>
          <w:ilvl w:val="0"/>
          <w:numId w:val="35"/>
        </w:numPr>
        <w:spacing w:line="360" w:lineRule="auto"/>
      </w:pPr>
      <w:r>
        <w:t xml:space="preserve">It is not consistent. </w:t>
      </w:r>
    </w:p>
    <w:p w14:paraId="2F9248F0" w14:textId="77777777" w:rsidR="00D250FF" w:rsidRDefault="00D250FF" w:rsidP="002474E9">
      <w:pPr>
        <w:pStyle w:val="ListParagraph"/>
        <w:numPr>
          <w:ilvl w:val="0"/>
          <w:numId w:val="35"/>
        </w:numPr>
        <w:spacing w:line="360" w:lineRule="auto"/>
      </w:pPr>
      <w:r>
        <w:t>Time-instable</w:t>
      </w:r>
    </w:p>
    <w:p w14:paraId="53FAA07A" w14:textId="7B9A7CE0" w:rsidR="00D250FF" w:rsidRDefault="00D250FF" w:rsidP="002474E9">
      <w:pPr>
        <w:pStyle w:val="ListParagraph"/>
        <w:numPr>
          <w:ilvl w:val="0"/>
          <w:numId w:val="35"/>
        </w:numPr>
        <w:spacing w:line="360" w:lineRule="auto"/>
      </w:pPr>
      <w:del w:id="1675" w:author="pranav baradkar" w:date="2021-09-16T15:37:00Z">
        <w:r w:rsidDel="001A1204">
          <w:delText xml:space="preserve">Affected </w:delText>
        </w:r>
      </w:del>
      <w:ins w:id="1676" w:author="pranav baradkar" w:date="2021-09-16T15:37:00Z">
        <w:r w:rsidR="001A1204">
          <w:t xml:space="preserve">It is affected </w:t>
        </w:r>
      </w:ins>
      <w:r>
        <w:t xml:space="preserve">by vehicle vibrations and weight. </w:t>
      </w:r>
    </w:p>
    <w:p w14:paraId="733AA8B5" w14:textId="77777777" w:rsidR="00D250FF" w:rsidRDefault="00D250FF" w:rsidP="002474E9">
      <w:pPr>
        <w:pStyle w:val="ListParagraph"/>
        <w:numPr>
          <w:ilvl w:val="0"/>
          <w:numId w:val="35"/>
        </w:numPr>
        <w:spacing w:line="360" w:lineRule="auto"/>
      </w:pPr>
      <w:r>
        <w:t xml:space="preserve">Performs at the same speed. </w:t>
      </w:r>
    </w:p>
    <w:p w14:paraId="68FFADC0" w14:textId="035C8407" w:rsidR="00D250FF" w:rsidRDefault="00D250FF" w:rsidP="002474E9">
      <w:pPr>
        <w:pStyle w:val="ListParagraph"/>
        <w:numPr>
          <w:ilvl w:val="0"/>
          <w:numId w:val="35"/>
        </w:numPr>
        <w:spacing w:line="360" w:lineRule="auto"/>
      </w:pPr>
      <w:r>
        <w:t xml:space="preserve">High cost for maintenance. </w:t>
      </w:r>
    </w:p>
    <w:p w14:paraId="49936594" w14:textId="77777777" w:rsidR="00710CB5" w:rsidRDefault="005725AE" w:rsidP="00710CB5">
      <w:pPr>
        <w:keepNext/>
        <w:jc w:val="center"/>
      </w:pPr>
      <w:r>
        <w:rPr>
          <w:noProof/>
          <w:lang w:val="en-US"/>
        </w:rPr>
        <w:drawing>
          <wp:inline distT="0" distB="0" distL="0" distR="0" wp14:anchorId="31105675" wp14:editId="484EB9C7">
            <wp:extent cx="3393830" cy="297093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0890" cy="2985868"/>
                    </a:xfrm>
                    <a:prstGeom prst="rect">
                      <a:avLst/>
                    </a:prstGeom>
                    <a:noFill/>
                  </pic:spPr>
                </pic:pic>
              </a:graphicData>
            </a:graphic>
          </wp:inline>
        </w:drawing>
      </w:r>
    </w:p>
    <w:p w14:paraId="0F41A4F6" w14:textId="03CE99B4" w:rsidR="005725AE" w:rsidRPr="00710CB5" w:rsidRDefault="00710CB5" w:rsidP="007B27EE">
      <w:pPr>
        <w:pStyle w:val="Caption"/>
      </w:pPr>
      <w:bookmarkStart w:id="1677" w:name="_Toc82728167"/>
      <w:r w:rsidRPr="00710CB5">
        <w:t xml:space="preserve">Figure </w:t>
      </w:r>
      <w:ins w:id="1678" w:author="pranav baradkar" w:date="2021-09-16T23:52:00Z">
        <w:r w:rsidR="001A25FA">
          <w:fldChar w:fldCharType="begin"/>
        </w:r>
        <w:r w:rsidR="001A25FA">
          <w:instrText xml:space="preserve"> STYLEREF 1 \s </w:instrText>
        </w:r>
      </w:ins>
      <w:r w:rsidR="001A25FA">
        <w:fldChar w:fldCharType="separate"/>
      </w:r>
      <w:r w:rsidR="001A25FA">
        <w:rPr>
          <w:noProof/>
        </w:rPr>
        <w:t>2</w:t>
      </w:r>
      <w:ins w:id="1679"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680" w:author="pranav baradkar" w:date="2021-09-16T23:52:00Z">
        <w:r w:rsidR="001A25FA">
          <w:rPr>
            <w:noProof/>
          </w:rPr>
          <w:t>7</w:t>
        </w:r>
        <w:r w:rsidR="001A25FA">
          <w:fldChar w:fldCharType="end"/>
        </w:r>
      </w:ins>
      <w:del w:id="1681"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7</w:delText>
        </w:r>
        <w:r w:rsidR="00744FDD" w:rsidDel="003D26C1">
          <w:rPr>
            <w:noProof/>
          </w:rPr>
          <w:fldChar w:fldCharType="end"/>
        </w:r>
      </w:del>
      <w:r w:rsidRPr="00710CB5">
        <w:t xml:space="preserve"> Car axle mounted bump integrator (source: IRC SP 16 2019)</w:t>
      </w:r>
      <w:bookmarkEnd w:id="1677"/>
    </w:p>
    <w:p w14:paraId="308D9422" w14:textId="77777777" w:rsidR="00E975B9" w:rsidRDefault="00E975B9" w:rsidP="00B9175D">
      <w:pPr>
        <w:pStyle w:val="Heading3"/>
      </w:pPr>
      <w:bookmarkStart w:id="1682" w:name="_Toc82525670"/>
      <w:bookmarkStart w:id="1683" w:name="_Toc82525730"/>
      <w:bookmarkStart w:id="1684" w:name="_Toc82728490"/>
      <w:r>
        <w:t>Accelerometer Based Equipment</w:t>
      </w:r>
      <w:bookmarkEnd w:id="1682"/>
      <w:bookmarkEnd w:id="1683"/>
      <w:bookmarkEnd w:id="1684"/>
    </w:p>
    <w:p w14:paraId="52E2F369" w14:textId="03220AAC" w:rsidR="00D250FF" w:rsidRDefault="00E975B9" w:rsidP="002474E9">
      <w:pPr>
        <w:spacing w:line="360" w:lineRule="auto"/>
      </w:pPr>
      <w:r>
        <w:t xml:space="preserve">These systems are based on the mechanism of measurement of vertical acceleration to calculate road roughness. This system may also be validated and calibrated against class- 1 equipment. Some portable type of roughness measuring equipment </w:t>
      </w:r>
      <w:del w:id="1685" w:author="pranav baradkar" w:date="2021-09-16T15:38:00Z">
        <w:r w:rsidDel="001A1204">
          <w:delText>are available which consists of a small accelerometer (sensor) device (one or two) installed at the rear axle of the survey vehicle, a distance measuring instrument, interface module</w:delText>
        </w:r>
      </w:del>
      <w:ins w:id="1686" w:author="pranav baradkar" w:date="2021-09-16T15:38:00Z">
        <w:r w:rsidR="001A1204">
          <w:t>is available, consisting of a small accelerometer (sensor) device (one or two) installed at the rear axle of the survey vehicle, a distance measuring instrument, an interface module,</w:t>
        </w:r>
      </w:ins>
      <w:r>
        <w:t xml:space="preserve"> and a controller. </w:t>
      </w:r>
    </w:p>
    <w:p w14:paraId="5BCCA89C" w14:textId="77777777" w:rsidR="00D250FF" w:rsidRDefault="00D250FF" w:rsidP="00B9175D">
      <w:pPr>
        <w:pStyle w:val="Heading4"/>
      </w:pPr>
      <w:r>
        <w:t>Roughometer</w:t>
      </w:r>
    </w:p>
    <w:p w14:paraId="556D58D7" w14:textId="1460A3FF" w:rsidR="00D250FF" w:rsidDel="000C2DA4" w:rsidRDefault="00D250FF">
      <w:pPr>
        <w:spacing w:line="360" w:lineRule="auto"/>
        <w:rPr>
          <w:del w:id="1687" w:author="pranav baradkar" w:date="2021-09-16T22:45:00Z"/>
        </w:rPr>
      </w:pPr>
      <w:r w:rsidRPr="00F04BE6">
        <w:lastRenderedPageBreak/>
        <w:t xml:space="preserve">Roughometer is a high-speed device used for measuring pavement surface roughness. It </w:t>
      </w:r>
      <w:del w:id="1688" w:author="pranav baradkar" w:date="2021-09-16T15:38:00Z">
        <w:r w:rsidRPr="00F04BE6" w:rsidDel="001A1204">
          <w:delText>is consists of a small accelerometer (sensor) device installed at the rear axle of survey vehicle, a distance measuring instrument, interface module and a controller</w:delText>
        </w:r>
        <w:r w:rsidR="008811F2" w:rsidDel="001A1204">
          <w:delText xml:space="preserve"> with feature of portability</w:delText>
        </w:r>
      </w:del>
      <w:ins w:id="1689" w:author="pranav baradkar" w:date="2021-09-16T15:38:00Z">
        <w:r w:rsidR="001A1204">
          <w:t>consists of a small accelerometer (sensor) device installed at the rear axle of the survey vehicle, a distance measuring instrument, an interface module, and a controller with the portability feature</w:t>
        </w:r>
      </w:ins>
      <w:r w:rsidRPr="00F04BE6">
        <w:t xml:space="preserve">. The pavement roughness measurements using this equipment </w:t>
      </w:r>
      <w:del w:id="1690" w:author="pranav baradkar" w:date="2021-09-16T15:38:00Z">
        <w:r w:rsidRPr="00F04BE6" w:rsidDel="001A1204">
          <w:delText>are required to</w:delText>
        </w:r>
      </w:del>
      <w:ins w:id="1691" w:author="pranav baradkar" w:date="2021-09-16T15:38:00Z">
        <w:r w:rsidR="001A1204">
          <w:t>must</w:t>
        </w:r>
      </w:ins>
      <w:r w:rsidRPr="00F04BE6">
        <w:t xml:space="preserve"> be done preferably at</w:t>
      </w:r>
      <w:del w:id="1692" w:author="pranav baradkar" w:date="2021-09-16T15:38:00Z">
        <w:r w:rsidRPr="00F04BE6" w:rsidDel="001A1204">
          <w:delText xml:space="preserve"> a</w:delText>
        </w:r>
      </w:del>
      <w:r w:rsidRPr="00F04BE6">
        <w:t xml:space="preserve"> </w:t>
      </w:r>
      <w:ins w:id="1693" w:author="pranav baradkar" w:date="2021-09-16T15:38:00Z">
        <w:r w:rsidR="001A1204">
          <w:t xml:space="preserve">a </w:t>
        </w:r>
      </w:ins>
      <w:r w:rsidRPr="00F04BE6">
        <w:t xml:space="preserve">speed </w:t>
      </w:r>
      <w:del w:id="1694" w:author="pranav baradkar" w:date="2021-09-16T15:38:00Z">
        <w:r w:rsidRPr="00F04BE6" w:rsidDel="001A1204">
          <w:delText>in between 40 to 60 km/hr, in order to obtain</w:delText>
        </w:r>
      </w:del>
      <w:ins w:id="1695" w:author="pranav baradkar" w:date="2021-09-16T15:38:00Z">
        <w:r w:rsidR="001A1204">
          <w:t>between 40 to 60 km/hr to obtain the</w:t>
        </w:r>
      </w:ins>
      <w:r w:rsidRPr="00F04BE6">
        <w:t xml:space="preserve"> most reliable and accurate data. The output is in the units of </w:t>
      </w:r>
      <w:ins w:id="1696" w:author="pranav baradkar" w:date="2021-09-16T15:38:00Z">
        <w:r w:rsidR="001A1204">
          <w:t xml:space="preserve">the </w:t>
        </w:r>
      </w:ins>
      <w:r w:rsidRPr="00F04BE6">
        <w:t>International Roughness Index (IRI).</w:t>
      </w:r>
      <w:r>
        <w:t xml:space="preserve"> </w:t>
      </w:r>
      <w:r w:rsidRPr="00D250FF">
        <w:rPr>
          <w:highlight w:val="yellow"/>
        </w:rPr>
        <w:t xml:space="preserve">Figure </w:t>
      </w:r>
      <w:r w:rsidR="00710CB5">
        <w:rPr>
          <w:highlight w:val="yellow"/>
        </w:rPr>
        <w:t xml:space="preserve">2.8 </w:t>
      </w:r>
      <w:r w:rsidRPr="00D250FF">
        <w:rPr>
          <w:highlight w:val="yellow"/>
        </w:rPr>
        <w:t>shows</w:t>
      </w:r>
      <w:r>
        <w:t xml:space="preserve"> </w:t>
      </w:r>
      <w:r w:rsidRPr="00F04BE6">
        <w:t xml:space="preserve">A Typical view of </w:t>
      </w:r>
      <w:ins w:id="1697" w:author="pranav baradkar" w:date="2021-09-16T15:38:00Z">
        <w:r w:rsidR="001A1204">
          <w:t xml:space="preserve">the </w:t>
        </w:r>
      </w:ins>
      <w:r w:rsidRPr="00F04BE6">
        <w:t>Roughometer Control Panel with GPS</w:t>
      </w:r>
      <w:r>
        <w:t>.</w:t>
      </w:r>
    </w:p>
    <w:p w14:paraId="213560BF" w14:textId="77777777" w:rsidR="001A1204" w:rsidRDefault="001A1204" w:rsidP="002474E9">
      <w:pPr>
        <w:spacing w:line="360" w:lineRule="auto"/>
      </w:pPr>
    </w:p>
    <w:p w14:paraId="5EF606B9" w14:textId="77777777" w:rsidR="00D250FF" w:rsidRDefault="00D250FF" w:rsidP="002474E9">
      <w:pPr>
        <w:spacing w:line="360" w:lineRule="auto"/>
      </w:pPr>
      <w:r>
        <w:t>Pros:</w:t>
      </w:r>
    </w:p>
    <w:p w14:paraId="1F6CC026" w14:textId="77777777" w:rsidR="00D250FF" w:rsidRDefault="00D250FF" w:rsidP="002474E9">
      <w:pPr>
        <w:pStyle w:val="ListParagraph"/>
        <w:numPr>
          <w:ilvl w:val="0"/>
          <w:numId w:val="36"/>
        </w:numPr>
        <w:spacing w:line="360" w:lineRule="auto"/>
      </w:pPr>
      <w:r>
        <w:t xml:space="preserve">Simple to use. </w:t>
      </w:r>
    </w:p>
    <w:p w14:paraId="2A143C96" w14:textId="77777777" w:rsidR="00D250FF" w:rsidRDefault="00D250FF" w:rsidP="002474E9">
      <w:pPr>
        <w:pStyle w:val="ListParagraph"/>
        <w:numPr>
          <w:ilvl w:val="0"/>
          <w:numId w:val="36"/>
        </w:numPr>
        <w:spacing w:line="360" w:lineRule="auto"/>
      </w:pPr>
      <w:r>
        <w:t xml:space="preserve">Very fast. </w:t>
      </w:r>
    </w:p>
    <w:p w14:paraId="6565049B" w14:textId="77777777" w:rsidR="00D250FF" w:rsidRDefault="00D250FF" w:rsidP="002474E9">
      <w:pPr>
        <w:pStyle w:val="ListParagraph"/>
        <w:numPr>
          <w:ilvl w:val="0"/>
          <w:numId w:val="36"/>
        </w:numPr>
        <w:spacing w:line="360" w:lineRule="auto"/>
      </w:pPr>
      <w:r>
        <w:t xml:space="preserve">Can mount in any vehicle. </w:t>
      </w:r>
    </w:p>
    <w:p w14:paraId="6F6E9E66" w14:textId="77777777" w:rsidR="00D250FF" w:rsidRDefault="00D250FF" w:rsidP="002474E9">
      <w:pPr>
        <w:spacing w:line="360" w:lineRule="auto"/>
      </w:pPr>
      <w:r>
        <w:t xml:space="preserve">Cons: </w:t>
      </w:r>
    </w:p>
    <w:p w14:paraId="01BFA512" w14:textId="77777777" w:rsidR="00D250FF" w:rsidRDefault="00D250FF" w:rsidP="002474E9">
      <w:pPr>
        <w:pStyle w:val="ListParagraph"/>
        <w:numPr>
          <w:ilvl w:val="0"/>
          <w:numId w:val="37"/>
        </w:numPr>
        <w:spacing w:line="360" w:lineRule="auto"/>
      </w:pPr>
      <w:r>
        <w:t xml:space="preserve">It is not consistent. </w:t>
      </w:r>
    </w:p>
    <w:p w14:paraId="302C5A50" w14:textId="77777777" w:rsidR="00D250FF" w:rsidRDefault="00D250FF" w:rsidP="002474E9">
      <w:pPr>
        <w:pStyle w:val="ListParagraph"/>
        <w:numPr>
          <w:ilvl w:val="0"/>
          <w:numId w:val="37"/>
        </w:numPr>
        <w:spacing w:line="360" w:lineRule="auto"/>
      </w:pPr>
      <w:r>
        <w:t>Time-instable</w:t>
      </w:r>
    </w:p>
    <w:p w14:paraId="30918070" w14:textId="64C2D532" w:rsidR="00D250FF" w:rsidRDefault="00D250FF" w:rsidP="002474E9">
      <w:pPr>
        <w:pStyle w:val="ListParagraph"/>
        <w:numPr>
          <w:ilvl w:val="0"/>
          <w:numId w:val="37"/>
        </w:numPr>
        <w:spacing w:line="360" w:lineRule="auto"/>
      </w:pPr>
      <w:del w:id="1698" w:author="pranav baradkar" w:date="2021-09-16T15:38:00Z">
        <w:r w:rsidDel="001A1204">
          <w:delText xml:space="preserve">Affected </w:delText>
        </w:r>
      </w:del>
      <w:ins w:id="1699" w:author="pranav baradkar" w:date="2021-09-16T15:38:00Z">
        <w:r w:rsidR="001A1204">
          <w:t xml:space="preserve">It is affected </w:t>
        </w:r>
      </w:ins>
      <w:r>
        <w:t xml:space="preserve">by vehicle vibrations and weight. </w:t>
      </w:r>
    </w:p>
    <w:p w14:paraId="58F91D35" w14:textId="77777777" w:rsidR="00D250FF" w:rsidRDefault="00D250FF" w:rsidP="002474E9">
      <w:pPr>
        <w:pStyle w:val="ListParagraph"/>
        <w:numPr>
          <w:ilvl w:val="0"/>
          <w:numId w:val="37"/>
        </w:numPr>
        <w:spacing w:line="360" w:lineRule="auto"/>
      </w:pPr>
      <w:r>
        <w:t xml:space="preserve">Performs at the same speed. </w:t>
      </w:r>
    </w:p>
    <w:p w14:paraId="21981DBB" w14:textId="2C7BC2C2" w:rsidR="00D250FF" w:rsidRDefault="00D250FF" w:rsidP="002474E9">
      <w:pPr>
        <w:pStyle w:val="ListParagraph"/>
        <w:numPr>
          <w:ilvl w:val="0"/>
          <w:numId w:val="37"/>
        </w:numPr>
        <w:spacing w:line="360" w:lineRule="auto"/>
      </w:pPr>
      <w:r>
        <w:t xml:space="preserve">High cost for maintenance. </w:t>
      </w:r>
    </w:p>
    <w:p w14:paraId="22EB5EAD" w14:textId="1E53235D" w:rsidR="00D250FF" w:rsidRDefault="00D250FF" w:rsidP="002474E9">
      <w:pPr>
        <w:pStyle w:val="ListParagraph"/>
        <w:numPr>
          <w:ilvl w:val="0"/>
          <w:numId w:val="37"/>
        </w:numPr>
        <w:spacing w:line="360" w:lineRule="auto"/>
      </w:pPr>
      <w:r>
        <w:t xml:space="preserve">Require time to time calibration. </w:t>
      </w:r>
    </w:p>
    <w:p w14:paraId="5993BBE8" w14:textId="77777777" w:rsidR="00710CB5" w:rsidRDefault="00710CB5" w:rsidP="00710CB5">
      <w:pPr>
        <w:keepNext/>
        <w:jc w:val="center"/>
      </w:pPr>
      <w:r>
        <w:rPr>
          <w:noProof/>
          <w:lang w:val="en-US"/>
        </w:rPr>
        <w:drawing>
          <wp:inline distT="0" distB="0" distL="0" distR="0" wp14:anchorId="35C159E2" wp14:editId="6BD3774E">
            <wp:extent cx="3335215" cy="2233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9005" cy="2249359"/>
                    </a:xfrm>
                    <a:prstGeom prst="rect">
                      <a:avLst/>
                    </a:prstGeom>
                    <a:noFill/>
                  </pic:spPr>
                </pic:pic>
              </a:graphicData>
            </a:graphic>
          </wp:inline>
        </w:drawing>
      </w:r>
    </w:p>
    <w:p w14:paraId="76807AC7" w14:textId="2BDC879C" w:rsidR="00710CB5" w:rsidRPr="00710CB5" w:rsidRDefault="00710CB5" w:rsidP="007B27EE">
      <w:pPr>
        <w:pStyle w:val="Caption"/>
        <w:rPr>
          <w:lang w:val="en-US"/>
        </w:rPr>
      </w:pPr>
      <w:bookmarkStart w:id="1700" w:name="_Toc82728168"/>
      <w:r>
        <w:t xml:space="preserve">Figure </w:t>
      </w:r>
      <w:ins w:id="1701" w:author="pranav baradkar" w:date="2021-09-16T23:52:00Z">
        <w:r w:rsidR="001A25FA">
          <w:fldChar w:fldCharType="begin"/>
        </w:r>
        <w:r w:rsidR="001A25FA">
          <w:instrText xml:space="preserve"> STYLEREF 1 \s </w:instrText>
        </w:r>
      </w:ins>
      <w:r w:rsidR="001A25FA">
        <w:fldChar w:fldCharType="separate"/>
      </w:r>
      <w:r w:rsidR="001A25FA">
        <w:rPr>
          <w:noProof/>
        </w:rPr>
        <w:t>2</w:t>
      </w:r>
      <w:ins w:id="1702"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703" w:author="pranav baradkar" w:date="2021-09-16T23:52:00Z">
        <w:r w:rsidR="001A25FA">
          <w:rPr>
            <w:noProof/>
          </w:rPr>
          <w:t>8</w:t>
        </w:r>
        <w:r w:rsidR="001A25FA">
          <w:fldChar w:fldCharType="end"/>
        </w:r>
      </w:ins>
      <w:del w:id="1704"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8</w:delText>
        </w:r>
        <w:r w:rsidR="00744FDD" w:rsidDel="003D26C1">
          <w:rPr>
            <w:noProof/>
          </w:rPr>
          <w:fldChar w:fldCharType="end"/>
        </w:r>
      </w:del>
      <w:r>
        <w:t xml:space="preserve"> Typical view of a roughometer control panel (source: CSIR)</w:t>
      </w:r>
      <w:bookmarkEnd w:id="1700"/>
    </w:p>
    <w:p w14:paraId="05C0DF47" w14:textId="2EC9BC87" w:rsidR="00E975B9" w:rsidDel="001A1204" w:rsidRDefault="00E975B9" w:rsidP="002474E9">
      <w:pPr>
        <w:spacing w:line="360" w:lineRule="auto"/>
        <w:rPr>
          <w:del w:id="1705" w:author="pranav baradkar" w:date="2021-09-16T17:21:00Z"/>
        </w:rPr>
      </w:pPr>
      <w:r>
        <w:t>Another device in this category is measurement of IRI using mobile app-based application. This system uses inbuilt GPS and accelerometer to provide IRI of the pavement. Although these systems have self-calibration mechanism but it may be calibrated and validated against Class-1 instruments and also on different pavement types.</w:t>
      </w:r>
    </w:p>
    <w:p w14:paraId="5F2E01AD" w14:textId="03033F6A" w:rsidR="002474E9" w:rsidDel="001A1204" w:rsidRDefault="002474E9" w:rsidP="002474E9">
      <w:pPr>
        <w:spacing w:line="360" w:lineRule="auto"/>
        <w:rPr>
          <w:del w:id="1706" w:author="pranav baradkar" w:date="2021-09-16T17:21:00Z"/>
        </w:rPr>
      </w:pPr>
    </w:p>
    <w:p w14:paraId="2EA478C3" w14:textId="3F2A0049" w:rsidR="002474E9" w:rsidDel="001A1204" w:rsidRDefault="002474E9" w:rsidP="002474E9">
      <w:pPr>
        <w:spacing w:line="360" w:lineRule="auto"/>
        <w:rPr>
          <w:del w:id="1707" w:author="pranav baradkar" w:date="2021-09-16T17:21:00Z"/>
        </w:rPr>
      </w:pPr>
    </w:p>
    <w:p w14:paraId="4959CEA1" w14:textId="77777777" w:rsidR="002474E9" w:rsidRDefault="002474E9" w:rsidP="002474E9">
      <w:pPr>
        <w:spacing w:line="360" w:lineRule="auto"/>
      </w:pPr>
    </w:p>
    <w:p w14:paraId="2B487AD2" w14:textId="77777777" w:rsidR="0034080E" w:rsidRDefault="0034080E" w:rsidP="00B9175D">
      <w:pPr>
        <w:pStyle w:val="Heading2"/>
      </w:pPr>
      <w:bookmarkStart w:id="1708" w:name="_Toc82525671"/>
      <w:bookmarkStart w:id="1709" w:name="_Toc82525731"/>
      <w:bookmarkStart w:id="1710" w:name="_Toc82728491"/>
      <w:r>
        <w:lastRenderedPageBreak/>
        <w:t>Classification of Road Roughness Measuring System</w:t>
      </w:r>
      <w:bookmarkEnd w:id="1708"/>
      <w:bookmarkEnd w:id="1709"/>
      <w:bookmarkEnd w:id="1710"/>
    </w:p>
    <w:p w14:paraId="169CA57B" w14:textId="77777777" w:rsidR="0034080E" w:rsidRDefault="0034080E" w:rsidP="00A42E24">
      <w:pPr>
        <w:spacing w:line="360" w:lineRule="auto"/>
      </w:pPr>
      <w:r>
        <w:t>Instruments used for the collection of roughness data are characterised into four classes.</w:t>
      </w:r>
    </w:p>
    <w:p w14:paraId="12851556" w14:textId="77777777" w:rsidR="0034080E" w:rsidRDefault="0034080E" w:rsidP="00A42E24">
      <w:pPr>
        <w:pStyle w:val="Heading3"/>
        <w:spacing w:line="360" w:lineRule="auto"/>
      </w:pPr>
      <w:bookmarkStart w:id="1711" w:name="_Toc82525672"/>
      <w:bookmarkStart w:id="1712" w:name="_Toc82525732"/>
      <w:bookmarkStart w:id="1713" w:name="_Toc82728492"/>
      <w:r>
        <w:t>Class 1: precision profile</w:t>
      </w:r>
      <w:bookmarkEnd w:id="1711"/>
      <w:bookmarkEnd w:id="1712"/>
      <w:bookmarkEnd w:id="1713"/>
    </w:p>
    <w:p w14:paraId="1D9A8878" w14:textId="0B228959" w:rsidR="001A25FA" w:rsidRDefault="0034080E" w:rsidP="00A42E24">
      <w:pPr>
        <w:spacing w:line="360" w:lineRule="auto"/>
      </w:pPr>
      <w:r>
        <w:t xml:space="preserve">The instruments that provide the highest standard of accuracy for calculating IRI are called as Precision Profilers. This type of instruments provides series of accurately measured elevation points, closely spaced along the section not more than 250 mm with precision less than 0.5mm. for walking speed profilometer. But High speed profilometer have sampling interval is less than 25mm with precision less than 0.1mm. </w:t>
      </w:r>
    </w:p>
    <w:p w14:paraId="3606DBE5" w14:textId="77777777" w:rsidR="0034080E" w:rsidRPr="00644D81" w:rsidRDefault="0034080E" w:rsidP="00A42E24">
      <w:pPr>
        <w:pStyle w:val="Heading3"/>
        <w:spacing w:line="360" w:lineRule="auto"/>
      </w:pPr>
      <w:bookmarkStart w:id="1714" w:name="_Toc82525673"/>
      <w:bookmarkStart w:id="1715" w:name="_Toc82525733"/>
      <w:bookmarkStart w:id="1716" w:name="_Toc82728493"/>
      <w:r w:rsidRPr="00644D81">
        <w:t>Class 2: Other profilometer Methods</w:t>
      </w:r>
      <w:bookmarkEnd w:id="1714"/>
      <w:bookmarkEnd w:id="1715"/>
      <w:bookmarkEnd w:id="1716"/>
    </w:p>
    <w:p w14:paraId="7462FB7F" w14:textId="67BD3E2D" w:rsidR="00C82737" w:rsidRDefault="0034080E" w:rsidP="00A42E24">
      <w:pPr>
        <w:spacing w:line="360" w:lineRule="auto"/>
      </w:pPr>
      <w:r>
        <w:t xml:space="preserve">An instrument which is not capable of giving accuracy as Class 1 or sampling intervals meet the criteria of class 2. The class 2 sampling intervals are set at a maximum of 500 mm with precision not less than 1mm for walking speed and interval of greater than 25 mm and less than 150 mm with precision not less than 0.2mm. </w:t>
      </w:r>
    </w:p>
    <w:p w14:paraId="5B86D7DF" w14:textId="77777777" w:rsidR="0034080E" w:rsidRPr="00644D81" w:rsidRDefault="0034080E" w:rsidP="00A42E24">
      <w:pPr>
        <w:pStyle w:val="Heading3"/>
        <w:spacing w:line="360" w:lineRule="auto"/>
      </w:pPr>
      <w:bookmarkStart w:id="1717" w:name="_Toc82525674"/>
      <w:bookmarkStart w:id="1718" w:name="_Toc82525734"/>
      <w:bookmarkStart w:id="1719" w:name="_Toc82728494"/>
      <w:r w:rsidRPr="00644D81">
        <w:t>Class 3: Response type Measurements:</w:t>
      </w:r>
      <w:bookmarkEnd w:id="1717"/>
      <w:bookmarkEnd w:id="1718"/>
      <w:bookmarkEnd w:id="1719"/>
      <w:r w:rsidRPr="00644D81">
        <w:t xml:space="preserve"> </w:t>
      </w:r>
    </w:p>
    <w:p w14:paraId="5F14623F" w14:textId="77777777" w:rsidR="0034080E" w:rsidRPr="009D6813" w:rsidRDefault="0034080E" w:rsidP="00A42E24">
      <w:pPr>
        <w:spacing w:line="360" w:lineRule="auto"/>
      </w:pPr>
      <w:r>
        <w:t>All Response Type Road Roughness Measuring System (RTRRMS) belongs to this category of roughness measurement. RTRRMSs measure the dynamic response of vehicles to the road surface by using either mechanical or accelerometer devices. The estimation of roughness index for RTRRMS is made using correlation equation after calibration with Class-1 Road profiler.</w:t>
      </w:r>
    </w:p>
    <w:p w14:paraId="2C09FBBB" w14:textId="77777777" w:rsidR="0034080E" w:rsidRPr="00644D81" w:rsidRDefault="0034080E" w:rsidP="00A42E24">
      <w:pPr>
        <w:pStyle w:val="Heading3"/>
        <w:spacing w:line="360" w:lineRule="auto"/>
      </w:pPr>
      <w:bookmarkStart w:id="1720" w:name="_Toc82525675"/>
      <w:bookmarkStart w:id="1721" w:name="_Toc82525735"/>
      <w:bookmarkStart w:id="1722" w:name="_Toc82728495"/>
      <w:r w:rsidRPr="00644D81">
        <w:t>Class 4: Subjective Rating</w:t>
      </w:r>
      <w:bookmarkEnd w:id="1720"/>
      <w:bookmarkEnd w:id="1721"/>
      <w:bookmarkEnd w:id="1722"/>
    </w:p>
    <w:p w14:paraId="7E4F3959" w14:textId="2972522E" w:rsidR="00E63A43" w:rsidDel="001A25FA" w:rsidRDefault="0034080E" w:rsidP="00A42E24">
      <w:pPr>
        <w:spacing w:line="360" w:lineRule="auto"/>
        <w:rPr>
          <w:del w:id="1723" w:author="pranav baradkar" w:date="2021-09-16T23:06:00Z"/>
        </w:rPr>
      </w:pPr>
      <w:r>
        <w:t xml:space="preserve">In this class the evaluation of roughness investigated by driving the </w:t>
      </w:r>
      <w:del w:id="1724" w:author="pranav baradkar" w:date="2021-09-16T15:34:00Z">
        <w:r w:rsidDel="001A1204">
          <w:delText xml:space="preserve">car </w:delText>
        </w:r>
      </w:del>
      <w:ins w:id="1725" w:author="pranav baradkar" w:date="2021-09-16T15:34:00Z">
        <w:r w:rsidR="001A1204">
          <w:t xml:space="preserve">Car </w:t>
        </w:r>
      </w:ins>
      <w:r>
        <w:t xml:space="preserve">on the road or making the visual survey. </w:t>
      </w:r>
    </w:p>
    <w:p w14:paraId="1AB68DC2" w14:textId="77777777" w:rsidR="000C2DA4" w:rsidRDefault="000C2DA4" w:rsidP="00A42E24">
      <w:pPr>
        <w:spacing w:line="360" w:lineRule="auto"/>
      </w:pPr>
    </w:p>
    <w:p w14:paraId="04CC6536" w14:textId="77777777" w:rsidR="00E63A43" w:rsidRDefault="00E63A43" w:rsidP="00A42E24">
      <w:pPr>
        <w:pStyle w:val="Heading2"/>
        <w:spacing w:line="360" w:lineRule="auto"/>
      </w:pPr>
      <w:bookmarkStart w:id="1726" w:name="_Toc82525676"/>
      <w:bookmarkStart w:id="1727" w:name="_Toc82525736"/>
      <w:bookmarkStart w:id="1728" w:name="_Toc82728496"/>
      <w:r>
        <w:t>International Road Roughness:</w:t>
      </w:r>
      <w:bookmarkEnd w:id="1726"/>
      <w:bookmarkEnd w:id="1727"/>
      <w:bookmarkEnd w:id="1728"/>
    </w:p>
    <w:p w14:paraId="30538D7A" w14:textId="55B51ADB" w:rsidR="00E63A43" w:rsidRDefault="00E63A43" w:rsidP="00A42E24">
      <w:pPr>
        <w:spacing w:line="360" w:lineRule="auto"/>
      </w:pPr>
      <w:r w:rsidRPr="00C82737">
        <w:t xml:space="preserve">International roughness index (IRI) is the accepted standard for measuring road </w:t>
      </w:r>
      <w:del w:id="1729" w:author="pranav baradkar" w:date="2021-09-16T15:22:00Z">
        <w:r w:rsidRPr="00C82737" w:rsidDel="001A1204">
          <w:delText xml:space="preserve">surface’s </w:delText>
        </w:r>
      </w:del>
      <w:ins w:id="1730" w:author="pranav baradkar" w:date="2021-09-16T15:22:00Z">
        <w:r w:rsidR="001A1204" w:rsidRPr="00C82737">
          <w:t>surface</w:t>
        </w:r>
        <w:r w:rsidR="001A1204">
          <w:t>'</w:t>
        </w:r>
        <w:r w:rsidR="001A1204" w:rsidRPr="00C82737">
          <w:t xml:space="preserve">s </w:t>
        </w:r>
      </w:ins>
      <w:r w:rsidRPr="00C82737">
        <w:t>roughness in worldwide. The IRI was obtained by the experiment led in Brazil. This experimental help</w:t>
      </w:r>
      <w:r w:rsidR="008811F2">
        <w:t>ed</w:t>
      </w:r>
      <w:r w:rsidRPr="00C82737">
        <w:t xml:space="preserve"> in comparing direct data </w:t>
      </w:r>
      <w:r w:rsidR="008811F2">
        <w:t>of</w:t>
      </w:r>
      <w:r w:rsidRPr="00C82737">
        <w:t xml:space="preserve"> different </w:t>
      </w:r>
      <w:r w:rsidR="008811F2">
        <w:t>countries</w:t>
      </w:r>
      <w:r w:rsidRPr="00C82737">
        <w:t xml:space="preserve"> and different </w:t>
      </w:r>
      <w:r w:rsidR="008811F2">
        <w:t>instruments</w:t>
      </w:r>
      <w:r w:rsidRPr="00C82737">
        <w:t xml:space="preserve"> that helps in </w:t>
      </w:r>
      <w:r w:rsidR="008811F2">
        <w:t>predicting</w:t>
      </w:r>
      <w:r w:rsidRPr="00C82737">
        <w:t xml:space="preserve"> historical trend</w:t>
      </w:r>
      <w:r w:rsidR="008811F2">
        <w:t xml:space="preserve"> </w:t>
      </w:r>
      <w:r w:rsidRPr="00C82737">
        <w:t xml:space="preserve">with confidence. </w:t>
      </w:r>
      <w:r w:rsidR="008811F2">
        <w:t>R</w:t>
      </w:r>
      <w:r w:rsidRPr="00C82737">
        <w:t xml:space="preserve">esults from research could not be compared without the use of conversion factors </w:t>
      </w:r>
      <w:r w:rsidR="008811F2">
        <w:t>or a</w:t>
      </w:r>
      <w:r w:rsidR="008811F2" w:rsidRPr="00C82737">
        <w:t xml:space="preserve"> common method for calculation,</w:t>
      </w:r>
      <w:r w:rsidRPr="00C82737">
        <w:t xml:space="preserve">. </w:t>
      </w:r>
      <w:r>
        <w:t xml:space="preserve">IRI is reproducible, portable and stable with time. </w:t>
      </w:r>
      <w:r w:rsidR="00852148">
        <w:t xml:space="preserve">Accordingly, </w:t>
      </w:r>
      <w:r w:rsidR="00852148">
        <w:lastRenderedPageBreak/>
        <w:t>IRI is considered a geometric property of the road. Hence, it is a time-stable index, which generates the same values when applied to the same road (Sayers and Karamihas 1995)</w:t>
      </w:r>
    </w:p>
    <w:p w14:paraId="40669AAE" w14:textId="47469A88" w:rsidR="00E63A43" w:rsidRDefault="00E63A43" w:rsidP="00A42E24">
      <w:pPr>
        <w:spacing w:line="360" w:lineRule="auto"/>
      </w:pPr>
      <w:r>
        <w:t>The IRI was mainly developed to match the response of passenger car, but research has shown that IRI</w:t>
      </w:r>
      <w:r w:rsidR="004D4DF8">
        <w:t xml:space="preserve"> is also depending on other vehicles</w:t>
      </w:r>
      <w:r w:rsidR="008811F2">
        <w:t xml:space="preserve"> type</w:t>
      </w:r>
      <w:r w:rsidR="004D4DF8">
        <w:t xml:space="preserve"> such as light trucks and heavy trucks. IRI is highly correlated to three vehicle response variables;</w:t>
      </w:r>
    </w:p>
    <w:p w14:paraId="4C36BCFF" w14:textId="55CD482E" w:rsidR="004D4DF8" w:rsidRDefault="004D4DF8" w:rsidP="00A42E24">
      <w:pPr>
        <w:pStyle w:val="ListParagraph"/>
        <w:numPr>
          <w:ilvl w:val="0"/>
          <w:numId w:val="22"/>
        </w:numPr>
        <w:spacing w:line="360" w:lineRule="auto"/>
      </w:pPr>
      <w:r>
        <w:t>Road meter response</w:t>
      </w:r>
    </w:p>
    <w:p w14:paraId="3F56FCF4" w14:textId="5A9DCA35" w:rsidR="004D4DF8" w:rsidRDefault="004D4DF8" w:rsidP="00A42E24">
      <w:pPr>
        <w:pStyle w:val="ListParagraph"/>
        <w:numPr>
          <w:ilvl w:val="0"/>
          <w:numId w:val="22"/>
        </w:numPr>
        <w:spacing w:line="360" w:lineRule="auto"/>
      </w:pPr>
      <w:r>
        <w:t>Vertical passenger acceleration, and</w:t>
      </w:r>
    </w:p>
    <w:p w14:paraId="72633136" w14:textId="7326B984" w:rsidR="004D4DF8" w:rsidRDefault="008811F2" w:rsidP="00A42E24">
      <w:pPr>
        <w:pStyle w:val="ListParagraph"/>
        <w:numPr>
          <w:ilvl w:val="0"/>
          <w:numId w:val="22"/>
        </w:numPr>
        <w:spacing w:line="360" w:lineRule="auto"/>
      </w:pPr>
      <w:r>
        <w:t>Vehicle</w:t>
      </w:r>
      <w:r w:rsidR="004D4DF8">
        <w:t xml:space="preserve"> load. </w:t>
      </w:r>
    </w:p>
    <w:p w14:paraId="77A725BB" w14:textId="381435BD" w:rsidR="004D4DF8" w:rsidRDefault="004D4DF8" w:rsidP="00A42E24">
      <w:pPr>
        <w:spacing w:line="360" w:lineRule="auto"/>
      </w:pPr>
      <w:r>
        <w:t xml:space="preserve">The IRI is a mathematical model applied to measure profile. This model simulates a quarter car system (QCS) traveling at a constant speed of 80Km/hr. The IRI is computed as the cumulative movement of the suspension of the QCS divided by the travelled distance, the unit of the index is m/km. Figure shows the </w:t>
      </w:r>
      <w:r w:rsidRPr="00F54B42">
        <w:t>QCS</w:t>
      </w:r>
      <w:r>
        <w:t xml:space="preserve"> model. </w:t>
      </w:r>
    </w:p>
    <w:p w14:paraId="423BD876" w14:textId="77777777" w:rsidR="007B27EE" w:rsidRDefault="00CD3D24">
      <w:pPr>
        <w:keepNext/>
        <w:jc w:val="center"/>
        <w:pPrChange w:id="1731" w:author="pranav baradkar" w:date="2021-09-16T03:12:00Z">
          <w:pPr>
            <w:keepNext/>
          </w:pPr>
        </w:pPrChange>
      </w:pPr>
      <w:r w:rsidRPr="00CD3D24">
        <w:rPr>
          <w:noProof/>
          <w:lang w:val="en-US"/>
        </w:rPr>
        <w:drawing>
          <wp:inline distT="0" distB="0" distL="0" distR="0" wp14:anchorId="2B2AB7F2" wp14:editId="452D5688">
            <wp:extent cx="4740729" cy="18367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309" cy="1843541"/>
                    </a:xfrm>
                    <a:prstGeom prst="rect">
                      <a:avLst/>
                    </a:prstGeom>
                  </pic:spPr>
                </pic:pic>
              </a:graphicData>
            </a:graphic>
          </wp:inline>
        </w:drawing>
      </w:r>
    </w:p>
    <w:p w14:paraId="3DFB87A1" w14:textId="0419B1AE" w:rsidR="00CD3D24" w:rsidRDefault="007B27EE" w:rsidP="007B27EE">
      <w:pPr>
        <w:pStyle w:val="Caption"/>
      </w:pPr>
      <w:bookmarkStart w:id="1732" w:name="_Toc82728169"/>
      <w:r w:rsidRPr="007B27EE">
        <w:t xml:space="preserve">Figure </w:t>
      </w:r>
      <w:ins w:id="1733" w:author="pranav baradkar" w:date="2021-09-16T23:52:00Z">
        <w:r w:rsidR="001A25FA">
          <w:fldChar w:fldCharType="begin"/>
        </w:r>
        <w:r w:rsidR="001A25FA">
          <w:instrText xml:space="preserve"> STYLEREF 1 \s </w:instrText>
        </w:r>
      </w:ins>
      <w:r w:rsidR="001A25FA">
        <w:fldChar w:fldCharType="separate"/>
      </w:r>
      <w:r w:rsidR="001A25FA">
        <w:rPr>
          <w:noProof/>
        </w:rPr>
        <w:t>2</w:t>
      </w:r>
      <w:ins w:id="1734"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735" w:author="pranav baradkar" w:date="2021-09-16T23:52:00Z">
        <w:r w:rsidR="001A25FA">
          <w:rPr>
            <w:noProof/>
          </w:rPr>
          <w:t>9</w:t>
        </w:r>
        <w:r w:rsidR="001A25FA">
          <w:fldChar w:fldCharType="end"/>
        </w:r>
      </w:ins>
      <w:del w:id="1736"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9</w:delText>
        </w:r>
        <w:r w:rsidR="00744FDD" w:rsidDel="003D26C1">
          <w:rPr>
            <w:noProof/>
          </w:rPr>
          <w:fldChar w:fldCharType="end"/>
        </w:r>
      </w:del>
      <w:r w:rsidRPr="007B27EE">
        <w:t xml:space="preserve">  QCS model a) vehicle representation b) s</w:t>
      </w:r>
      <w:r>
        <w:t>i</w:t>
      </w:r>
      <w:r w:rsidRPr="007B27EE">
        <w:t>mpl</w:t>
      </w:r>
      <w:r>
        <w:t>i</w:t>
      </w:r>
      <w:r w:rsidRPr="007B27EE">
        <w:t>fied representation</w:t>
      </w:r>
      <w:r>
        <w:t xml:space="preserve"> (source: yuchuan du, 2014)</w:t>
      </w:r>
      <w:bookmarkEnd w:id="1732"/>
    </w:p>
    <w:p w14:paraId="10675864" w14:textId="77777777" w:rsidR="00E63A43" w:rsidRDefault="00E63A43" w:rsidP="00A42E24">
      <w:pPr>
        <w:spacing w:line="360" w:lineRule="auto"/>
      </w:pPr>
      <w:r w:rsidRPr="00C82737">
        <w:t xml:space="preserve">As stated by Sayers (1995): </w:t>
      </w:r>
    </w:p>
    <w:p w14:paraId="67B6AA59" w14:textId="77777777" w:rsidR="00E63A43" w:rsidRDefault="00E63A43" w:rsidP="00A42E24">
      <w:pPr>
        <w:pStyle w:val="ListParagraph"/>
        <w:numPr>
          <w:ilvl w:val="0"/>
          <w:numId w:val="17"/>
        </w:numPr>
        <w:spacing w:line="360" w:lineRule="auto"/>
      </w:pPr>
      <w:r w:rsidRPr="00C82737">
        <w:t xml:space="preserve">From a solitary longitudinal profile might be processed. The specimen interim ought to be no bigger than 300 mm for exact figuring. The obliged determination is reliant on the roughness level and for smooth streets better determination is required. </w:t>
      </w:r>
    </w:p>
    <w:p w14:paraId="65B2171C" w14:textId="544E7BB9" w:rsidR="00E63A43" w:rsidRDefault="00E63A43" w:rsidP="002474E9">
      <w:pPr>
        <w:pStyle w:val="ListParagraph"/>
        <w:numPr>
          <w:ilvl w:val="0"/>
          <w:numId w:val="17"/>
        </w:numPr>
        <w:spacing w:line="360" w:lineRule="auto"/>
      </w:pPr>
      <w:del w:id="1737" w:author="pranav baradkar" w:date="2021-09-16T15:22:00Z">
        <w:r w:rsidRPr="00C82737" w:rsidDel="001A1204">
          <w:delText xml:space="preserve">It’s </w:delText>
        </w:r>
      </w:del>
      <w:ins w:id="1738" w:author="pranav baradkar" w:date="2021-09-16T15:22:00Z">
        <w:r w:rsidR="001A1204" w:rsidRPr="00C82737">
          <w:t>It</w:t>
        </w:r>
        <w:r w:rsidR="001A1204">
          <w:t>'</w:t>
        </w:r>
        <w:r w:rsidR="001A1204" w:rsidRPr="00C82737">
          <w:t xml:space="preserve">s </w:t>
        </w:r>
      </w:ins>
      <w:r w:rsidRPr="00C82737">
        <w:t xml:space="preserve">assumed that between sampled elevation point a constant slope persists. By using the method of moving average the profile of base length 250mm. </w:t>
      </w:r>
    </w:p>
    <w:p w14:paraId="7C2D73E5" w14:textId="3CDB9903" w:rsidR="00E63A43" w:rsidRDefault="008811F2" w:rsidP="00A42E24">
      <w:pPr>
        <w:pStyle w:val="ListParagraph"/>
        <w:numPr>
          <w:ilvl w:val="0"/>
          <w:numId w:val="17"/>
        </w:numPr>
        <w:spacing w:line="360" w:lineRule="auto"/>
      </w:pPr>
      <w:r>
        <w:t>Q</w:t>
      </w:r>
      <w:r w:rsidR="00E63A43" w:rsidRPr="00C82737">
        <w:t>uarter car simulation</w:t>
      </w:r>
      <w:r>
        <w:t xml:space="preserve"> is used to</w:t>
      </w:r>
      <w:r w:rsidR="00E63A43" w:rsidRPr="00C82737">
        <w:t xml:space="preserve"> </w:t>
      </w:r>
      <w:r>
        <w:t xml:space="preserve">filter the </w:t>
      </w:r>
      <w:r w:rsidR="00E63A43" w:rsidRPr="00C82737">
        <w:t>smoothed profile, with Car at a simulated speed of</w:t>
      </w:r>
      <w:r w:rsidR="00852148">
        <w:t xml:space="preserve"> </w:t>
      </w:r>
      <w:r w:rsidR="00E63A43" w:rsidRPr="00C82737">
        <w:t xml:space="preserve">80km/hr (49.7 m/hr). </w:t>
      </w:r>
    </w:p>
    <w:p w14:paraId="76C41984" w14:textId="76C29D6D" w:rsidR="00E63A43" w:rsidRDefault="00E63A43" w:rsidP="00A42E24">
      <w:pPr>
        <w:pStyle w:val="ListParagraph"/>
        <w:numPr>
          <w:ilvl w:val="0"/>
          <w:numId w:val="17"/>
        </w:numPr>
        <w:spacing w:line="360" w:lineRule="auto"/>
      </w:pPr>
      <w:r w:rsidRPr="00C82737">
        <w:lastRenderedPageBreak/>
        <w:t xml:space="preserve">IRI </w:t>
      </w:r>
      <w:r w:rsidR="008811F2">
        <w:t xml:space="preserve">is calculated by </w:t>
      </w:r>
      <w:r w:rsidRPr="00C82737">
        <w:t xml:space="preserve">direct amassing of mimicked suspension movement </w:t>
      </w:r>
      <w:r w:rsidR="008811F2">
        <w:t xml:space="preserve">which is </w:t>
      </w:r>
      <w:r w:rsidRPr="00C82737">
        <w:t>partitioned by the profile length. Thus, IRI is measured with units in/mi or m/km</w:t>
      </w:r>
    </w:p>
    <w:p w14:paraId="0326FC57" w14:textId="27A08B77" w:rsidR="00796108" w:rsidRDefault="00852148" w:rsidP="00B9175D">
      <w:pPr>
        <w:pStyle w:val="Heading2"/>
      </w:pPr>
      <w:bookmarkStart w:id="1739" w:name="_Toc82525677"/>
      <w:bookmarkStart w:id="1740" w:name="_Toc82525737"/>
      <w:bookmarkStart w:id="1741" w:name="_Toc82728497"/>
      <w:r>
        <w:t xml:space="preserve">Evaluating International roughness </w:t>
      </w:r>
      <w:r w:rsidR="00904C70">
        <w:t>index.</w:t>
      </w:r>
      <w:bookmarkEnd w:id="1739"/>
      <w:bookmarkEnd w:id="1740"/>
      <w:bookmarkEnd w:id="1741"/>
      <w:r w:rsidR="00904C70">
        <w:t xml:space="preserve"> </w:t>
      </w:r>
    </w:p>
    <w:p w14:paraId="659B7AEF" w14:textId="4BC7F302" w:rsidR="00904C70" w:rsidRDefault="00904C70" w:rsidP="00A42E24">
      <w:pPr>
        <w:spacing w:line="360" w:lineRule="auto"/>
      </w:pPr>
      <w:r>
        <w:t xml:space="preserve">International roughness index is very critical parameter for pavement management system. A high level of profile variation (i.e., roughness) can also increase vehicle operating cost by 4–5% (Islam and Buttlar 2012). </w:t>
      </w:r>
    </w:p>
    <w:p w14:paraId="6E486636" w14:textId="5021CB62" w:rsidR="00852148" w:rsidRDefault="00904C70" w:rsidP="00A42E24">
      <w:pPr>
        <w:spacing w:line="360" w:lineRule="auto"/>
      </w:pPr>
      <w:r>
        <w:t xml:space="preserve">Class 1 and class 2 type instruments provide most accurate reading of the roughness but those are very time consuming and inefficient. </w:t>
      </w:r>
      <w:r w:rsidR="00852148">
        <w:t xml:space="preserve">In the 1920s, a </w:t>
      </w:r>
      <w:del w:id="1742" w:author="pranav baradkar" w:date="2021-09-16T15:22:00Z">
        <w:r w:rsidR="00852148" w:rsidDel="001A1204">
          <w:delText xml:space="preserve">vehicle’s </w:delText>
        </w:r>
      </w:del>
      <w:ins w:id="1743" w:author="pranav baradkar" w:date="2021-09-16T15:22:00Z">
        <w:r w:rsidR="001A1204">
          <w:t xml:space="preserve">vehicle's </w:t>
        </w:r>
      </w:ins>
      <w:r w:rsidR="00852148">
        <w:t>vibrations caused by road surface irregularities became a major concern of highway engineers in identifying road roughness. This led to the development of response-type road roughness meters (RTRRMs). These devices measure vertical displacements in the rear axle of a vehicle. One of the major drawbacks of RTRRMs is that they are highly affected by the performance (particularly the suspension) of the vehicle that is used in the measuring process. These devices were not able to provide time-stable measurements. Hence, they were not comparable and not practical to be used for pavement management purposes (Gillespie 1992).</w:t>
      </w:r>
    </w:p>
    <w:p w14:paraId="439C187A" w14:textId="52B5BA4C" w:rsidR="00904C70" w:rsidDel="000C2DA4" w:rsidRDefault="00904C70" w:rsidP="00A42E24">
      <w:pPr>
        <w:spacing w:line="360" w:lineRule="auto"/>
        <w:rPr>
          <w:del w:id="1744" w:author="pranav baradkar" w:date="2021-09-16T22:46:00Z"/>
        </w:rPr>
      </w:pPr>
      <w:r>
        <w:t>Nowadays consultant</w:t>
      </w:r>
      <w:r w:rsidR="00852148">
        <w:t>s</w:t>
      </w:r>
      <w:r>
        <w:t xml:space="preserve"> </w:t>
      </w:r>
      <w:r w:rsidR="00852148">
        <w:t>are</w:t>
      </w:r>
      <w:r>
        <w:t xml:space="preserve"> using </w:t>
      </w:r>
      <w:r w:rsidR="00852148">
        <w:t xml:space="preserve">most modern roughness measurements devices which are noncontact profile measuring system (Islam et al. 2014). This devices measure deviation is longitudinal profile using acoustic and laser. Then these profiles are passed through software to </w:t>
      </w:r>
      <w:r>
        <w:t xml:space="preserve">calculate the </w:t>
      </w:r>
      <w:r w:rsidR="00852148">
        <w:t>IRI</w:t>
      </w:r>
      <w:r>
        <w:t xml:space="preserve">. </w:t>
      </w:r>
      <w:r w:rsidRPr="001A25FA">
        <w:rPr>
          <w:rPrChange w:id="1745" w:author="pranav baradkar" w:date="2021-09-16T23:53:00Z">
            <w:rPr>
              <w:highlight w:val="green"/>
            </w:rPr>
          </w:rPrChange>
        </w:rPr>
        <w:t xml:space="preserve">Cost of operation of inertial profile varies from </w:t>
      </w:r>
      <w:r w:rsidR="009476C1" w:rsidRPr="001A25FA">
        <w:rPr>
          <w:rPrChange w:id="1746" w:author="pranav baradkar" w:date="2021-09-16T23:53:00Z">
            <w:rPr>
              <w:highlight w:val="green"/>
            </w:rPr>
          </w:rPrChange>
        </w:rPr>
        <w:t>$</w:t>
      </w:r>
      <w:r w:rsidRPr="001A25FA">
        <w:rPr>
          <w:rPrChange w:id="1747" w:author="pranav baradkar" w:date="2021-09-16T23:53:00Z">
            <w:rPr>
              <w:highlight w:val="green"/>
            </w:rPr>
          </w:rPrChange>
        </w:rPr>
        <w:t>1.4</w:t>
      </w:r>
      <w:r w:rsidR="009476C1" w:rsidRPr="001A25FA">
        <w:rPr>
          <w:rPrChange w:id="1748" w:author="pranav baradkar" w:date="2021-09-16T23:53:00Z">
            <w:rPr>
              <w:highlight w:val="green"/>
            </w:rPr>
          </w:rPrChange>
        </w:rPr>
        <w:t xml:space="preserve"> - $6.2 per kilometre ((McGhee 2004) and in some cities like Wyoming, the cost of collecting roughness and video logs of pavement sections is around $31 per </w:t>
      </w:r>
      <w:r w:rsidR="009476C1" w:rsidRPr="001A25FA">
        <w:rPr>
          <w:rPrChange w:id="1749" w:author="pranav baradkar" w:date="2021-09-16T23:54:00Z">
            <w:rPr>
              <w:highlight w:val="green"/>
            </w:rPr>
          </w:rPrChange>
        </w:rPr>
        <w:t>kilometre.</w:t>
      </w:r>
      <w:r w:rsidR="009476C1">
        <w:t xml:space="preserve"> However, many state department of transportations (DOTs) rely on IRI for their </w:t>
      </w:r>
      <w:del w:id="1750" w:author="pranav baradkar" w:date="2021-09-16T15:22:00Z">
        <w:r w:rsidR="009476C1" w:rsidDel="001A1204">
          <w:delText xml:space="preserve">roadways’ </w:delText>
        </w:r>
      </w:del>
      <w:ins w:id="1751" w:author="pranav baradkar" w:date="2021-09-16T15:22:00Z">
        <w:r w:rsidR="001A1204">
          <w:t xml:space="preserve">roadways' </w:t>
        </w:r>
      </w:ins>
      <w:r w:rsidR="009476C1">
        <w:t xml:space="preserve">maintenance and rehabilitation planning (Islam et al. 2014). Acceleration based instruments like roughometer have less maintenance and operation cost than inertial profiler but they are still high for developing countries and inconvenient because they need to perform at constant speed. </w:t>
      </w:r>
    </w:p>
    <w:p w14:paraId="6AF1CB6D" w14:textId="77777777" w:rsidR="000C2DA4" w:rsidRDefault="000C2DA4" w:rsidP="00B9175D"/>
    <w:p w14:paraId="5E0F8C9A" w14:textId="360B111C" w:rsidR="009476C1" w:rsidRDefault="00852148" w:rsidP="00B9175D">
      <w:pPr>
        <w:pStyle w:val="Heading3"/>
      </w:pPr>
      <w:bookmarkStart w:id="1752" w:name="_Toc82525678"/>
      <w:bookmarkStart w:id="1753" w:name="_Toc82525738"/>
      <w:bookmarkStart w:id="1754" w:name="_Toc82728498"/>
      <w:r>
        <w:t>Measuring Pavement roughness using Smartphone Application.</w:t>
      </w:r>
      <w:bookmarkEnd w:id="1752"/>
      <w:bookmarkEnd w:id="1753"/>
      <w:bookmarkEnd w:id="1754"/>
      <w:r>
        <w:t xml:space="preserve"> </w:t>
      </w:r>
    </w:p>
    <w:p w14:paraId="619C41ED" w14:textId="50193AF5" w:rsidR="00852148" w:rsidRDefault="00B62A72" w:rsidP="00A42E24">
      <w:pPr>
        <w:spacing w:line="360" w:lineRule="auto"/>
      </w:pPr>
      <w:r>
        <w:t xml:space="preserve">Modern smartphones are equipped with many useful sensors such as accelerometer, gyroscope, magnetometer and GPS. These sensors are usually used to identify the orientation of the smartphone screen and other functional activities (Douangphachanh and Oneyama 2013). A 3D accelerometer is a sensor that measures the changes in velocity among the x-, y-, and z-axes in the units of acceleration. Several studies were performed to use 3D accelerometers in identifying roadway conditions (Strazdins et al. 2011; Douangphachanh and Oneyama 2013; Jiménez and Matout 2014; Hanson et al. 2014; </w:t>
      </w:r>
      <w:r>
        <w:lastRenderedPageBreak/>
        <w:t>Islam et al. 2014</w:t>
      </w:r>
      <w:r w:rsidR="00B72CEF">
        <w:t>, Waleed Aleaadelat 2018</w:t>
      </w:r>
      <w:r>
        <w:t xml:space="preserve">). In 2011, Strazdins performed research which states the use of android smartphones to detect potholes and bumps present in pavement. Even with the less accurate accelerometer and GPS they could detect potholes and bumps using simple algorithm. </w:t>
      </w:r>
    </w:p>
    <w:p w14:paraId="72F79A26" w14:textId="631F1C6B" w:rsidR="00CD3D24" w:rsidRDefault="00CD3D24" w:rsidP="00A42E24">
      <w:pPr>
        <w:spacing w:line="360" w:lineRule="auto"/>
      </w:pPr>
      <w:r>
        <w:t xml:space="preserve">In 2007 </w:t>
      </w:r>
      <w:r w:rsidRPr="00F639F3">
        <w:rPr>
          <w:b/>
          <w:bCs/>
        </w:rPr>
        <w:t>A. Gonzalez</w:t>
      </w:r>
      <w:r>
        <w:t xml:space="preserve"> conducted study to use vehicle</w:t>
      </w:r>
      <w:r w:rsidR="00F639F3">
        <w:t xml:space="preserve"> </w:t>
      </w:r>
      <w:del w:id="1755" w:author="pranav baradkar" w:date="2021-09-16T15:22:00Z">
        <w:r w:rsidR="00F639F3" w:rsidDel="001A1204">
          <w:delText>accelerometer’s</w:delText>
        </w:r>
        <w:r w:rsidDel="001A1204">
          <w:delText xml:space="preserve"> </w:delText>
        </w:r>
      </w:del>
      <w:ins w:id="1756" w:author="pranav baradkar" w:date="2021-09-16T15:22:00Z">
        <w:r w:rsidR="001A1204">
          <w:t xml:space="preserve">accelerometer's </w:t>
        </w:r>
      </w:ins>
      <w:r>
        <w:t xml:space="preserve">acceleration data to estimates road roughness. They harnessed the data from vehicle accelerometer then </w:t>
      </w:r>
      <w:r w:rsidR="00F639F3">
        <w:t xml:space="preserve">PSD of the road profile was estimated from the PSD of the axle or body acceleration measurement. But this approach required prior knowledge of vehicle transformation function. Estimated profile then passed through QCS model to propose classification method to road roughness, speed, vehicle parameter and noise. However, this study did not give direct measure of IRI but it was able to output different level of roughness. </w:t>
      </w:r>
    </w:p>
    <w:p w14:paraId="015557C1" w14:textId="05EF4199" w:rsidR="00B62A72" w:rsidRDefault="00B62A72" w:rsidP="00A42E24">
      <w:pPr>
        <w:spacing w:line="360" w:lineRule="auto"/>
      </w:pPr>
      <w:r w:rsidRPr="00F639F3">
        <w:rPr>
          <w:b/>
          <w:bCs/>
        </w:rPr>
        <w:t>Douangphachanh and Oneyama</w:t>
      </w:r>
      <w:r>
        <w:t xml:space="preserve"> conducted a study to estimate the IRI through smartphone accelerometer measurements (Douangphachanh and Oneyama 2013). They used two Android smartphones (Samsung Galaxy Note II and III) mounted on the dashboard of the test vehicle. Two vehicles, a Toyota VIGO 4WD pickup truck and a Toyota Camry were used in this experiment. The IRI was measured using Vehicle Intelligent Monitoring System (VIMS) for every 100 m (328.08 ft). A Fast Fourier Transform (FFT) was performed on the accelerometer data to obtain a frequency domain view of each signal. A linear relationship was established between the sum of magnitudes from FFT and the measured IRI. The resulting relationship was statistically significant when the speed was less than 60 km/h , with a partial dependence on the vehicle and smartphone type. After one year Jiménez and Matout (2014) used </w:t>
      </w:r>
      <w:del w:id="1757" w:author="pranav baradkar" w:date="2021-09-16T15:22:00Z">
        <w:r w:rsidDel="001A1204">
          <w:delText xml:space="preserve">tablet’s </w:delText>
        </w:r>
      </w:del>
      <w:ins w:id="1758" w:author="pranav baradkar" w:date="2021-09-16T15:22:00Z">
        <w:r w:rsidR="001A1204">
          <w:t xml:space="preserve">tablet's </w:t>
        </w:r>
      </w:ins>
      <w:r>
        <w:t xml:space="preserve">accelerometer to evaluate pavement roughness. In there study they found that vertical acceleration normalized by the driving speed can </w:t>
      </w:r>
      <w:r w:rsidR="00B72CEF">
        <w:t xml:space="preserve">give indication of the road roughness. However, the study did not develop direct relationship to find IRI but it was able to output different level of roughness. </w:t>
      </w:r>
    </w:p>
    <w:p w14:paraId="68319C51" w14:textId="1018E1B4" w:rsidR="00B72CEF" w:rsidRDefault="00B72CEF" w:rsidP="00A42E24">
      <w:pPr>
        <w:spacing w:line="360" w:lineRule="auto"/>
      </w:pPr>
      <w:r>
        <w:t xml:space="preserve">In the same year, Islam et al. (2014) conducted a study at the University of Illinois to determine the IRI using a </w:t>
      </w:r>
      <w:del w:id="1759" w:author="pranav baradkar" w:date="2021-09-16T15:22:00Z">
        <w:r w:rsidDel="001A1204">
          <w:delText xml:space="preserve">smartphones’ </w:delText>
        </w:r>
      </w:del>
      <w:ins w:id="1760" w:author="pranav baradkar" w:date="2021-09-16T15:22:00Z">
        <w:r w:rsidR="001A1204">
          <w:t xml:space="preserve">smartphones' </w:t>
        </w:r>
      </w:ins>
      <w:r>
        <w:t xml:space="preserve">integrated accelerometers. Three test sites (each 3.22 km long) with various roughness conditions were selected. </w:t>
      </w:r>
      <w:del w:id="1761" w:author="pranav baradkar" w:date="2021-09-16T15:39:00Z">
        <w:r w:rsidDel="001A1204">
          <w:delText>By using a double integration method on the vertical acceleration data obtained by the smartphones, a perceived road profile was formed</w:delText>
        </w:r>
      </w:del>
      <w:ins w:id="1762" w:author="pranav baradkar" w:date="2021-09-16T15:39:00Z">
        <w:r w:rsidR="001A1204">
          <w:t>A perceived road profile was formed by using a double integration method on the vertical acceleration data obtained by the smartphones</w:t>
        </w:r>
      </w:ins>
      <w:r>
        <w:t xml:space="preserve">. The perceived road profile was converted to IRI using ProVAL software. It was found that the calculated IRI values were consistent with the </w:t>
      </w:r>
      <w:r>
        <w:lastRenderedPageBreak/>
        <w:t xml:space="preserve">measured IRI values using a standard inertial profiler. However, calibration was required for rougher pavement sections to overcome the effect of suspension damping. </w:t>
      </w:r>
      <w:r w:rsidR="007B27EE">
        <w:t xml:space="preserve">Figure 2.10 shows the correlation between IRI by smartphone and reference IRI. </w:t>
      </w:r>
    </w:p>
    <w:p w14:paraId="30949267" w14:textId="77777777" w:rsidR="007B27EE" w:rsidRDefault="00807719">
      <w:pPr>
        <w:keepNext/>
        <w:jc w:val="center"/>
        <w:pPrChange w:id="1763" w:author="pranav baradkar" w:date="2021-09-16T03:12:00Z">
          <w:pPr>
            <w:keepNext/>
          </w:pPr>
        </w:pPrChange>
      </w:pPr>
      <w:r w:rsidRPr="00807719">
        <w:rPr>
          <w:noProof/>
          <w:lang w:val="en-US"/>
        </w:rPr>
        <w:drawing>
          <wp:inline distT="0" distB="0" distL="0" distR="0" wp14:anchorId="24E0EB56" wp14:editId="272CAB2F">
            <wp:extent cx="3399692" cy="1427147"/>
            <wp:effectExtent l="0" t="0" r="0" b="1905"/>
            <wp:docPr id="6" name="Content Placeholder 4">
              <a:extLst xmlns:a="http://schemas.openxmlformats.org/drawingml/2006/main">
                <a:ext uri="{FF2B5EF4-FFF2-40B4-BE49-F238E27FC236}">
                  <a16:creationId xmlns:a16="http://schemas.microsoft.com/office/drawing/2014/main" id="{3D13D2AB-7092-42D5-ABBA-0D70310773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13D2AB-7092-42D5-ABBA-0D7031077309}"/>
                        </a:ext>
                      </a:extLst>
                    </pic:cNvPr>
                    <pic:cNvPicPr>
                      <a:picLocks noGrp="1" noChangeAspect="1"/>
                    </pic:cNvPicPr>
                  </pic:nvPicPr>
                  <pic:blipFill>
                    <a:blip r:embed="rId26"/>
                    <a:stretch>
                      <a:fillRect/>
                    </a:stretch>
                  </pic:blipFill>
                  <pic:spPr>
                    <a:xfrm>
                      <a:off x="0" y="0"/>
                      <a:ext cx="3436006" cy="1442391"/>
                    </a:xfrm>
                    <a:prstGeom prst="rect">
                      <a:avLst/>
                    </a:prstGeom>
                  </pic:spPr>
                </pic:pic>
              </a:graphicData>
            </a:graphic>
          </wp:inline>
        </w:drawing>
      </w:r>
    </w:p>
    <w:p w14:paraId="4726146C" w14:textId="4E93B989" w:rsidR="001315E3" w:rsidRPr="007B27EE" w:rsidRDefault="007B27EE" w:rsidP="007B27EE">
      <w:pPr>
        <w:pStyle w:val="Caption"/>
      </w:pPr>
      <w:bookmarkStart w:id="1764" w:name="_Toc82728170"/>
      <w:r w:rsidRPr="007B27EE">
        <w:t xml:space="preserve">Figure </w:t>
      </w:r>
      <w:ins w:id="1765" w:author="pranav baradkar" w:date="2021-09-16T23:52:00Z">
        <w:r w:rsidR="001A25FA">
          <w:fldChar w:fldCharType="begin"/>
        </w:r>
        <w:r w:rsidR="001A25FA">
          <w:instrText xml:space="preserve"> STYLEREF 1 \s </w:instrText>
        </w:r>
      </w:ins>
      <w:r w:rsidR="001A25FA">
        <w:fldChar w:fldCharType="separate"/>
      </w:r>
      <w:r w:rsidR="001A25FA">
        <w:rPr>
          <w:noProof/>
        </w:rPr>
        <w:t>2</w:t>
      </w:r>
      <w:ins w:id="1766"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767" w:author="pranav baradkar" w:date="2021-09-16T23:52:00Z">
        <w:r w:rsidR="001A25FA">
          <w:rPr>
            <w:noProof/>
          </w:rPr>
          <w:t>10</w:t>
        </w:r>
        <w:r w:rsidR="001A25FA">
          <w:fldChar w:fldCharType="end"/>
        </w:r>
      </w:ins>
      <w:del w:id="1768"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10</w:delText>
        </w:r>
        <w:r w:rsidR="00744FDD" w:rsidDel="003D26C1">
          <w:rPr>
            <w:noProof/>
          </w:rPr>
          <w:fldChar w:fldCharType="end"/>
        </w:r>
      </w:del>
      <w:r w:rsidRPr="007B27EE">
        <w:t xml:space="preserve"> Correlation between measured IRI and actual IRI</w:t>
      </w:r>
      <w:r>
        <w:t xml:space="preserve"> (source: Islam, 2014)</w:t>
      </w:r>
      <w:bookmarkEnd w:id="1764"/>
    </w:p>
    <w:p w14:paraId="79642261" w14:textId="29D2411E" w:rsidR="006B709E" w:rsidRDefault="00F11878" w:rsidP="00A42E24">
      <w:pPr>
        <w:spacing w:line="360" w:lineRule="auto"/>
      </w:pPr>
      <w:r>
        <w:t xml:space="preserve">In 2018, </w:t>
      </w:r>
      <w:r w:rsidRPr="006B709E">
        <w:rPr>
          <w:b/>
          <w:bCs/>
        </w:rPr>
        <w:t>Waleed</w:t>
      </w:r>
      <w:r>
        <w:t xml:space="preserve"> conducted a study to calculate IRI on the basis of similar pavement condition may provide similar signal pattern (time acceleration series) using smartphone application. For this study two smartphones Samsung Galaxy SIII and Sony Xperia A were used to collect acceleration data. Phones were mounted on 2011 Ford Fusion sedan dashboard. Twenty random roadway segments were randomly selected from the Wyoming local county roads. </w:t>
      </w:r>
      <w:r w:rsidR="006B709E">
        <w:t>Test vehicle is dived at the speed of 80km/h and 64km/hr</w:t>
      </w:r>
      <w:r w:rsidR="00617F34">
        <w:t xml:space="preserve"> and accelerometer data collected using AndroSensor application. </w:t>
      </w:r>
    </w:p>
    <w:p w14:paraId="2FA54112" w14:textId="48851936" w:rsidR="006B709E" w:rsidDel="001A25FA" w:rsidRDefault="006B709E" w:rsidP="00A42E24">
      <w:pPr>
        <w:spacing w:line="360" w:lineRule="auto"/>
        <w:rPr>
          <w:del w:id="1769" w:author="pranav baradkar" w:date="2021-09-16T23:07:00Z"/>
        </w:rPr>
      </w:pPr>
      <w:r>
        <w:t xml:space="preserve">Acceleration signal data were pre-processed by applying both median filter with window size </w:t>
      </w:r>
      <w:r w:rsidR="00617F34">
        <w:t>5 and</w:t>
      </w:r>
      <w:r>
        <w:t xml:space="preserve"> moving average filter with window size 10 to reduce noise in acceleration data. </w:t>
      </w:r>
      <w:r w:rsidR="00617F34">
        <w:t xml:space="preserve">Different pattern recognition techniques like </w:t>
      </w:r>
      <w:del w:id="1770" w:author="pranav baradkar" w:date="2021-09-16T15:39:00Z">
        <w:r w:rsidR="00AD0353" w:rsidDel="001A1204">
          <w:delText xml:space="preserve">cross </w:delText>
        </w:r>
      </w:del>
      <w:ins w:id="1771" w:author="pranav baradkar" w:date="2021-09-16T15:39:00Z">
        <w:r w:rsidR="001A1204">
          <w:t>cross-</w:t>
        </w:r>
      </w:ins>
      <w:r w:rsidR="00AD0353">
        <w:t>correlation</w:t>
      </w:r>
      <w:r w:rsidR="00617F34">
        <w:t xml:space="preserve"> and autocorrelation </w:t>
      </w:r>
      <w:r w:rsidR="001315E3">
        <w:t>were</w:t>
      </w:r>
      <w:r w:rsidR="00617F34">
        <w:t xml:space="preserve"> applied to find similarities or key features between measured signals at each roughness category.</w:t>
      </w:r>
      <w:r w:rsidR="00466065">
        <w:t xml:space="preserve"> </w:t>
      </w:r>
      <w:del w:id="1772" w:author="pranav baradkar" w:date="2021-09-16T15:39:00Z">
        <w:r w:rsidR="00AD0353" w:rsidDel="001A1204">
          <w:delText xml:space="preserve">Cross </w:delText>
        </w:r>
      </w:del>
      <w:ins w:id="1773" w:author="pranav baradkar" w:date="2021-09-16T15:39:00Z">
        <w:r w:rsidR="001A1204">
          <w:t>Cross-</w:t>
        </w:r>
      </w:ins>
      <w:r w:rsidR="00AD0353">
        <w:t>correlation</w:t>
      </w:r>
      <w:r w:rsidR="00466065">
        <w:t xml:space="preserve"> </w:t>
      </w:r>
      <w:r w:rsidR="001315E3">
        <w:t>shows</w:t>
      </w:r>
      <w:r w:rsidR="00466065">
        <w:t xml:space="preserve"> the measured signals (time series acceleration data) using smartphones accelerometers are highly similar in shape. The actual IRI values do not affect the </w:t>
      </w:r>
      <w:del w:id="1774" w:author="pranav baradkar" w:date="2021-09-16T15:40:00Z">
        <w:r w:rsidR="00466065" w:rsidDel="001A1204">
          <w:delText xml:space="preserve">shape </w:delText>
        </w:r>
      </w:del>
      <w:ins w:id="1775" w:author="pranav baradkar" w:date="2021-09-16T15:40:00Z">
        <w:r w:rsidR="001A1204">
          <w:t xml:space="preserve">shape </w:t>
        </w:r>
      </w:ins>
      <w:r w:rsidR="00466065">
        <w:t xml:space="preserve">of the measured signals meaningfully. Correlation between </w:t>
      </w:r>
      <w:ins w:id="1776" w:author="pranav baradkar" w:date="2021-09-16T15:39:00Z">
        <w:r w:rsidR="001A1204">
          <w:t xml:space="preserve">the </w:t>
        </w:r>
      </w:ins>
      <w:r w:rsidR="00466065">
        <w:t xml:space="preserve">variance of acceleration signal and reference IRI </w:t>
      </w:r>
      <w:r w:rsidR="001315E3">
        <w:t>gave</w:t>
      </w:r>
      <w:r w:rsidR="00466065">
        <w:t xml:space="preserve"> some promising results. However, results were </w:t>
      </w:r>
      <w:del w:id="1777" w:author="pranav baradkar" w:date="2021-09-16T15:40:00Z">
        <w:r w:rsidR="00466065" w:rsidDel="001A1204">
          <w:delText xml:space="preserve">not </w:delText>
        </w:r>
      </w:del>
      <w:ins w:id="1778" w:author="pranav baradkar" w:date="2021-09-16T15:40:00Z">
        <w:r w:rsidR="001A1204">
          <w:t>un</w:t>
        </w:r>
      </w:ins>
      <w:del w:id="1779" w:author="pranav baradkar" w:date="2021-09-16T15:40:00Z">
        <w:r w:rsidR="00466065" w:rsidDel="001A1204">
          <w:delText xml:space="preserve">good </w:delText>
        </w:r>
      </w:del>
      <w:ins w:id="1780" w:author="pranav baradkar" w:date="2021-09-16T15:40:00Z">
        <w:r w:rsidR="001A1204">
          <w:t xml:space="preserve">suitable </w:t>
        </w:r>
      </w:ins>
      <w:r w:rsidR="00466065">
        <w:t xml:space="preserve">for lower IRI </w:t>
      </w:r>
      <w:del w:id="1781" w:author="pranav baradkar" w:date="2021-09-16T15:40:00Z">
        <w:r w:rsidR="00466065" w:rsidDel="001A1204">
          <w:delText xml:space="preserve">values </w:delText>
        </w:r>
      </w:del>
      <w:r w:rsidR="00466065">
        <w:t>and higher IRI values</w:t>
      </w:r>
      <w:ins w:id="1782" w:author="pranav baradkar" w:date="2021-09-16T15:39:00Z">
        <w:r w:rsidR="001A1204">
          <w:t>,</w:t>
        </w:r>
      </w:ins>
      <w:r w:rsidR="00466065">
        <w:t xml:space="preserve"> as shown in </w:t>
      </w:r>
      <w:r w:rsidR="007B27EE">
        <w:rPr>
          <w:highlight w:val="yellow"/>
        </w:rPr>
        <w:t>F</w:t>
      </w:r>
      <w:r w:rsidR="00466065" w:rsidRPr="00466065">
        <w:rPr>
          <w:highlight w:val="yellow"/>
        </w:rPr>
        <w:t>igure</w:t>
      </w:r>
      <w:r w:rsidR="007B27EE">
        <w:t xml:space="preserve"> 2.11</w:t>
      </w:r>
      <w:del w:id="1783" w:author="pranav baradkar" w:date="2021-09-16T15:39:00Z">
        <w:r w:rsidR="00466065" w:rsidDel="001A1204">
          <w:delText xml:space="preserve"> and also s</w:delText>
        </w:r>
      </w:del>
      <w:ins w:id="1784" w:author="pranav baradkar" w:date="2021-09-16T15:39:00Z">
        <w:r w:rsidR="001A1204">
          <w:t>. S</w:t>
        </w:r>
      </w:ins>
      <w:r w:rsidR="00466065">
        <w:t>ignificant difference</w:t>
      </w:r>
      <w:ins w:id="1785" w:author="pranav baradkar" w:date="2021-09-16T15:39:00Z">
        <w:r w:rsidR="001A1204">
          <w:t>s</w:t>
        </w:r>
      </w:ins>
      <w:r w:rsidR="00466065">
        <w:t xml:space="preserve"> were seen in </w:t>
      </w:r>
      <w:ins w:id="1786" w:author="pranav baradkar" w:date="2021-09-16T15:40:00Z">
        <w:r w:rsidR="001A1204">
          <w:t xml:space="preserve">the </w:t>
        </w:r>
      </w:ins>
      <w:r w:rsidR="00466065">
        <w:t xml:space="preserve">calculated IRI values of both </w:t>
      </w:r>
      <w:del w:id="1787" w:author="pranav baradkar" w:date="2021-09-16T15:40:00Z">
        <w:r w:rsidR="00466065" w:rsidDel="001A1204">
          <w:delText xml:space="preserve">the </w:delText>
        </w:r>
      </w:del>
      <w:r w:rsidR="00466065">
        <w:t xml:space="preserve">smartphones. This </w:t>
      </w:r>
      <w:r w:rsidR="00CD3D24">
        <w:t>study</w:t>
      </w:r>
      <w:r w:rsidR="00466065">
        <w:t xml:space="preserve"> </w:t>
      </w:r>
      <w:r w:rsidR="001315E3">
        <w:t>did not provide</w:t>
      </w:r>
      <w:r w:rsidR="00466065">
        <w:t xml:space="preserve"> any </w:t>
      </w:r>
      <w:r w:rsidR="001315E3">
        <w:t>reason</w:t>
      </w:r>
      <w:r w:rsidR="00CD3D24">
        <w:t xml:space="preserve"> </w:t>
      </w:r>
      <w:del w:id="1788" w:author="pranav baradkar" w:date="2021-09-16T15:39:00Z">
        <w:r w:rsidR="00CD3D24" w:rsidDel="001A1204">
          <w:delText xml:space="preserve">on </w:delText>
        </w:r>
      </w:del>
      <w:ins w:id="1789" w:author="pranav baradkar" w:date="2021-09-16T15:39:00Z">
        <w:r w:rsidR="001A1204">
          <w:t xml:space="preserve">for the </w:t>
        </w:r>
      </w:ins>
      <w:r w:rsidR="00466065">
        <w:t>inconsistency of the data of two smartphones</w:t>
      </w:r>
      <w:ins w:id="1790" w:author="pranav baradkar" w:date="2021-09-16T15:40:00Z">
        <w:r w:rsidR="001A1204">
          <w:t>,</w:t>
        </w:r>
      </w:ins>
      <w:r w:rsidR="001149DD">
        <w:t xml:space="preserve"> and vibrations due to car suspension was not normalized. </w:t>
      </w:r>
    </w:p>
    <w:p w14:paraId="7E19BC02" w14:textId="26FD9641" w:rsidR="00617F34" w:rsidRDefault="00617F34">
      <w:pPr>
        <w:spacing w:line="360" w:lineRule="auto"/>
        <w:pPrChange w:id="1791" w:author="pranav baradkar" w:date="2021-09-16T23:07:00Z">
          <w:pPr/>
        </w:pPrChange>
      </w:pPr>
    </w:p>
    <w:p w14:paraId="0187E18B" w14:textId="77777777" w:rsidR="007B27EE" w:rsidRDefault="00466065">
      <w:pPr>
        <w:keepNext/>
        <w:jc w:val="center"/>
        <w:pPrChange w:id="1792" w:author="pranav baradkar" w:date="2021-09-16T03:12:00Z">
          <w:pPr>
            <w:keepNext/>
          </w:pPr>
        </w:pPrChange>
      </w:pPr>
      <w:r w:rsidRPr="00466065">
        <w:rPr>
          <w:noProof/>
          <w:lang w:val="en-US"/>
        </w:rPr>
        <w:lastRenderedPageBreak/>
        <w:drawing>
          <wp:inline distT="0" distB="0" distL="0" distR="0" wp14:anchorId="7CE8F279" wp14:editId="7FFC7BEF">
            <wp:extent cx="2942492" cy="189760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6092" cy="1925725"/>
                    </a:xfrm>
                    <a:prstGeom prst="rect">
                      <a:avLst/>
                    </a:prstGeom>
                  </pic:spPr>
                </pic:pic>
              </a:graphicData>
            </a:graphic>
          </wp:inline>
        </w:drawing>
      </w:r>
    </w:p>
    <w:p w14:paraId="1B9A7F1F" w14:textId="2B2CB18F" w:rsidR="00466065" w:rsidRDefault="007B27EE" w:rsidP="00F54B42">
      <w:pPr>
        <w:pStyle w:val="Caption"/>
        <w:jc w:val="both"/>
      </w:pPr>
      <w:bookmarkStart w:id="1793" w:name="_Toc82728171"/>
      <w:r>
        <w:t xml:space="preserve">Figure </w:t>
      </w:r>
      <w:ins w:id="1794" w:author="pranav baradkar" w:date="2021-09-16T23:52:00Z">
        <w:r w:rsidR="001A25FA">
          <w:fldChar w:fldCharType="begin"/>
        </w:r>
        <w:r w:rsidR="001A25FA">
          <w:instrText xml:space="preserve"> STYLEREF 1 \s </w:instrText>
        </w:r>
      </w:ins>
      <w:r w:rsidR="001A25FA">
        <w:fldChar w:fldCharType="separate"/>
      </w:r>
      <w:r w:rsidR="001A25FA">
        <w:rPr>
          <w:noProof/>
        </w:rPr>
        <w:t>2</w:t>
      </w:r>
      <w:ins w:id="1795"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1796" w:author="pranav baradkar" w:date="2021-09-16T23:52:00Z">
        <w:r w:rsidR="001A25FA">
          <w:rPr>
            <w:noProof/>
          </w:rPr>
          <w:t>11</w:t>
        </w:r>
        <w:r w:rsidR="001A25FA">
          <w:fldChar w:fldCharType="end"/>
        </w:r>
      </w:ins>
      <w:del w:id="1797" w:author="pranav baradkar" w:date="2021-09-16T20:34:00Z">
        <w:r w:rsidR="00744FDD" w:rsidDel="003D26C1">
          <w:fldChar w:fldCharType="begin"/>
        </w:r>
        <w:r w:rsidR="00744FDD" w:rsidDel="003D26C1">
          <w:delInstrText xml:space="preserve"> STYLEREF 1 \s </w:delInstrText>
        </w:r>
        <w:r w:rsidR="00744FDD" w:rsidDel="003D26C1">
          <w:fldChar w:fldCharType="separate"/>
        </w:r>
        <w:r w:rsidR="00F54B42" w:rsidDel="003D26C1">
          <w:rPr>
            <w:noProof/>
          </w:rPr>
          <w:delText>2</w:delText>
        </w:r>
        <w:r w:rsidR="00744FDD" w:rsidDel="003D26C1">
          <w:rPr>
            <w:noProof/>
          </w:rPr>
          <w:fldChar w:fldCharType="end"/>
        </w:r>
        <w:r w:rsidR="00F54B42" w:rsidDel="003D26C1">
          <w:delText>.</w:delText>
        </w:r>
        <w:r w:rsidR="00744FDD" w:rsidDel="003D26C1">
          <w:fldChar w:fldCharType="begin"/>
        </w:r>
        <w:r w:rsidR="00744FDD" w:rsidDel="003D26C1">
          <w:delInstrText xml:space="preserve"> SEQ Figure \* ARABIC \s 1 </w:delInstrText>
        </w:r>
        <w:r w:rsidR="00744FDD" w:rsidDel="003D26C1">
          <w:fldChar w:fldCharType="separate"/>
        </w:r>
        <w:r w:rsidR="00F54B42" w:rsidDel="003D26C1">
          <w:rPr>
            <w:noProof/>
          </w:rPr>
          <w:delText>11</w:delText>
        </w:r>
        <w:r w:rsidR="00744FDD" w:rsidDel="003D26C1">
          <w:rPr>
            <w:noProof/>
          </w:rPr>
          <w:fldChar w:fldCharType="end"/>
        </w:r>
      </w:del>
      <w:r>
        <w:t xml:space="preserve"> Correlation between IRI and variance a) </w:t>
      </w:r>
      <w:r w:rsidR="00F54B42">
        <w:t xml:space="preserve">Samsung mobile 80kmph b) Samsung mobile 64kmph c) Sony mobile 80kmph d) Sony mobile 64kmph. </w:t>
      </w:r>
      <w:r w:rsidR="008A74EA">
        <w:t xml:space="preserve"> (Source: waleed </w:t>
      </w:r>
      <w:r w:rsidR="00EB6064">
        <w:t>et al. 2018)</w:t>
      </w:r>
      <w:bookmarkEnd w:id="1793"/>
    </w:p>
    <w:p w14:paraId="6B28D688" w14:textId="49E11428" w:rsidR="00466065" w:rsidRDefault="001149DD" w:rsidP="00A42E24">
      <w:pPr>
        <w:spacing w:line="360" w:lineRule="auto"/>
      </w:pPr>
      <w:r>
        <w:t xml:space="preserve">In 2021, Hossain conducted a study to check </w:t>
      </w:r>
      <w:ins w:id="1798" w:author="pranav baradkar" w:date="2021-09-16T15:40:00Z">
        <w:r w:rsidR="001A1204">
          <w:t xml:space="preserve">the </w:t>
        </w:r>
      </w:ins>
      <w:r>
        <w:t xml:space="preserve">consistency of Roadroid application data on different smartphones. </w:t>
      </w:r>
      <w:r w:rsidR="00807719">
        <w:t>Two smartphones were mounted on car dashboard and collected IRI data using Roadroid application. This study shows good consistency of IRI in between Samsung and Motorola with R^2 val</w:t>
      </w:r>
      <w:ins w:id="1799" w:author="pranav baradkar" w:date="2021-09-16T15:41:00Z">
        <w:r w:rsidR="001A1204">
          <w:t>u</w:t>
        </w:r>
      </w:ins>
      <w:r w:rsidR="00807719">
        <w:t xml:space="preserve">e equal to 0.8. However, </w:t>
      </w:r>
      <w:ins w:id="1800" w:author="pranav baradkar" w:date="2021-09-16T15:40:00Z">
        <w:r w:rsidR="001A1204">
          <w:t xml:space="preserve">the </w:t>
        </w:r>
      </w:ins>
      <w:r w:rsidR="00807719">
        <w:t xml:space="preserve">consistency of IRI with PCI value shows </w:t>
      </w:r>
      <w:ins w:id="1801" w:author="pranav baradkar" w:date="2021-09-16T15:40:00Z">
        <w:r w:rsidR="001A1204">
          <w:t xml:space="preserve">an </w:t>
        </w:r>
      </w:ins>
      <w:r w:rsidR="00807719">
        <w:t>improper relationship.</w:t>
      </w:r>
      <w:r w:rsidR="00F54B42">
        <w:t xml:space="preserve"> Figure 2.12 shows the consistency between </w:t>
      </w:r>
      <w:ins w:id="1802" w:author="pranav baradkar" w:date="2021-09-16T15:40:00Z">
        <w:r w:rsidR="001A1204">
          <w:t xml:space="preserve">the </w:t>
        </w:r>
      </w:ins>
      <w:r w:rsidR="00F54B42">
        <w:t xml:space="preserve">measured IRI of Samsung J3 and Motorola G6. </w:t>
      </w:r>
    </w:p>
    <w:p w14:paraId="5911713B" w14:textId="77777777" w:rsidR="00F54B42" w:rsidRDefault="00772C4D">
      <w:pPr>
        <w:keepNext/>
        <w:jc w:val="center"/>
        <w:pPrChange w:id="1803" w:author="pranav baradkar" w:date="2021-09-16T03:12:00Z">
          <w:pPr>
            <w:keepNext/>
          </w:pPr>
        </w:pPrChange>
      </w:pPr>
      <w:r w:rsidRPr="00772C4D">
        <w:rPr>
          <w:noProof/>
          <w:lang w:val="en-US"/>
        </w:rPr>
        <w:drawing>
          <wp:inline distT="0" distB="0" distL="0" distR="0" wp14:anchorId="10EABFE1" wp14:editId="28E85DAA">
            <wp:extent cx="4041904" cy="216290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5038" cy="2185989"/>
                    </a:xfrm>
                    <a:prstGeom prst="rect">
                      <a:avLst/>
                    </a:prstGeom>
                  </pic:spPr>
                </pic:pic>
              </a:graphicData>
            </a:graphic>
          </wp:inline>
        </w:drawing>
      </w:r>
    </w:p>
    <w:p w14:paraId="2E5749A6" w14:textId="241E7105" w:rsidR="00F54B42" w:rsidDel="001A25FA" w:rsidRDefault="00F54B42">
      <w:pPr>
        <w:pStyle w:val="Caption"/>
        <w:rPr>
          <w:del w:id="1804" w:author="pranav baradkar" w:date="2021-09-16T15:42:00Z"/>
        </w:rPr>
        <w:pPrChange w:id="1805" w:author="pranav baradkar" w:date="2021-09-16T23:07:00Z">
          <w:pPr>
            <w:pStyle w:val="Caption"/>
            <w:jc w:val="both"/>
          </w:pPr>
        </w:pPrChange>
      </w:pPr>
      <w:bookmarkStart w:id="1806" w:name="_Toc82728172"/>
      <w:r>
        <w:t xml:space="preserve">Figure </w:t>
      </w:r>
      <w:ins w:id="1807" w:author="pranav baradkar" w:date="2021-09-16T23:52:00Z">
        <w:r w:rsidR="001A25FA">
          <w:rPr>
            <w:i w:val="0"/>
            <w:iCs w:val="0"/>
          </w:rPr>
          <w:fldChar w:fldCharType="begin"/>
        </w:r>
        <w:r w:rsidR="001A25FA">
          <w:instrText xml:space="preserve"> STYLEREF 1 \s </w:instrText>
        </w:r>
      </w:ins>
      <w:r w:rsidR="001A25FA">
        <w:rPr>
          <w:i w:val="0"/>
          <w:iCs w:val="0"/>
        </w:rPr>
        <w:fldChar w:fldCharType="separate"/>
      </w:r>
      <w:r w:rsidR="001A25FA">
        <w:rPr>
          <w:noProof/>
        </w:rPr>
        <w:t>2</w:t>
      </w:r>
      <w:ins w:id="1808" w:author="pranav baradkar" w:date="2021-09-16T23:52:00Z">
        <w:r w:rsidR="001A25FA">
          <w:rPr>
            <w:i w:val="0"/>
            <w:iCs w:val="0"/>
          </w:rPr>
          <w:fldChar w:fldCharType="end"/>
        </w:r>
        <w:r w:rsidR="001A25FA">
          <w:t>.</w:t>
        </w:r>
        <w:r w:rsidR="001A25FA">
          <w:rPr>
            <w:i w:val="0"/>
            <w:iCs w:val="0"/>
          </w:rPr>
          <w:fldChar w:fldCharType="begin"/>
        </w:r>
        <w:r w:rsidR="001A25FA">
          <w:instrText xml:space="preserve"> SEQ Figure \* ARABIC \s 1 </w:instrText>
        </w:r>
      </w:ins>
      <w:r w:rsidR="001A25FA">
        <w:rPr>
          <w:i w:val="0"/>
          <w:iCs w:val="0"/>
        </w:rPr>
        <w:fldChar w:fldCharType="separate"/>
      </w:r>
      <w:ins w:id="1809" w:author="pranav baradkar" w:date="2021-09-16T23:52:00Z">
        <w:r w:rsidR="001A25FA">
          <w:rPr>
            <w:noProof/>
          </w:rPr>
          <w:t>12</w:t>
        </w:r>
        <w:r w:rsidR="001A25FA">
          <w:rPr>
            <w:i w:val="0"/>
            <w:iCs w:val="0"/>
          </w:rPr>
          <w:fldChar w:fldCharType="end"/>
        </w:r>
      </w:ins>
      <w:del w:id="1810" w:author="pranav baradkar" w:date="2021-09-16T20:34:00Z">
        <w:r w:rsidR="00744FDD" w:rsidDel="003D26C1">
          <w:rPr>
            <w:i w:val="0"/>
            <w:iCs w:val="0"/>
          </w:rPr>
          <w:fldChar w:fldCharType="begin"/>
        </w:r>
        <w:r w:rsidR="00744FDD" w:rsidDel="003D26C1">
          <w:delInstrText xml:space="preserve"> STYLEREF 1 \s </w:delInstrText>
        </w:r>
        <w:r w:rsidR="00744FDD" w:rsidDel="003D26C1">
          <w:rPr>
            <w:i w:val="0"/>
            <w:iCs w:val="0"/>
          </w:rPr>
          <w:fldChar w:fldCharType="separate"/>
        </w:r>
        <w:r w:rsidDel="003D26C1">
          <w:rPr>
            <w:noProof/>
          </w:rPr>
          <w:delText>2</w:delText>
        </w:r>
        <w:r w:rsidR="00744FDD" w:rsidDel="003D26C1">
          <w:rPr>
            <w:i w:val="0"/>
            <w:iCs w:val="0"/>
            <w:noProof/>
          </w:rPr>
          <w:fldChar w:fldCharType="end"/>
        </w:r>
        <w:r w:rsidDel="003D26C1">
          <w:delText>.</w:delText>
        </w:r>
        <w:r w:rsidR="00744FDD" w:rsidDel="003D26C1">
          <w:rPr>
            <w:i w:val="0"/>
            <w:iCs w:val="0"/>
          </w:rPr>
          <w:fldChar w:fldCharType="begin"/>
        </w:r>
        <w:r w:rsidR="00744FDD" w:rsidDel="003D26C1">
          <w:delInstrText xml:space="preserve"> SEQ Figure \* ARABIC \s 1 </w:delInstrText>
        </w:r>
        <w:r w:rsidR="00744FDD" w:rsidDel="003D26C1">
          <w:rPr>
            <w:i w:val="0"/>
            <w:iCs w:val="0"/>
          </w:rPr>
          <w:fldChar w:fldCharType="separate"/>
        </w:r>
        <w:r w:rsidDel="003D26C1">
          <w:rPr>
            <w:noProof/>
          </w:rPr>
          <w:delText>12</w:delText>
        </w:r>
        <w:r w:rsidR="00744FDD" w:rsidDel="003D26C1">
          <w:rPr>
            <w:i w:val="0"/>
            <w:iCs w:val="0"/>
            <w:noProof/>
          </w:rPr>
          <w:fldChar w:fldCharType="end"/>
        </w:r>
      </w:del>
      <w:r>
        <w:t xml:space="preserve"> consistency between measured IRI of Samsung J3 and Motorola G6.</w:t>
      </w:r>
      <w:r w:rsidR="00EB6064">
        <w:t xml:space="preserve"> (source: Hossain 2021)</w:t>
      </w:r>
      <w:bookmarkEnd w:id="1806"/>
      <w:r>
        <w:t xml:space="preserve"> </w:t>
      </w:r>
    </w:p>
    <w:p w14:paraId="33D2B95E" w14:textId="361E0A77" w:rsidR="001A25FA" w:rsidRDefault="001A25FA">
      <w:pPr>
        <w:pStyle w:val="Caption"/>
        <w:rPr>
          <w:ins w:id="1811" w:author="pranav baradkar" w:date="2021-09-16T23:07:00Z"/>
        </w:rPr>
        <w:pPrChange w:id="1812" w:author="pranav baradkar" w:date="2021-09-16T23:07:00Z">
          <w:pPr/>
        </w:pPrChange>
      </w:pPr>
    </w:p>
    <w:p w14:paraId="39843D5D" w14:textId="2132F33A" w:rsidR="001A25FA" w:rsidRDefault="001A25FA" w:rsidP="001A25FA">
      <w:pPr>
        <w:rPr>
          <w:ins w:id="1813" w:author="pranav baradkar" w:date="2021-09-16T23:07:00Z"/>
        </w:rPr>
      </w:pPr>
    </w:p>
    <w:p w14:paraId="3AA9B4C3" w14:textId="1B887BA0" w:rsidR="001A25FA" w:rsidRDefault="001A25FA" w:rsidP="001A25FA">
      <w:pPr>
        <w:rPr>
          <w:ins w:id="1814" w:author="pranav baradkar" w:date="2021-09-16T23:07:00Z"/>
        </w:rPr>
      </w:pPr>
    </w:p>
    <w:p w14:paraId="5DFB7A59" w14:textId="13917E47" w:rsidR="001A25FA" w:rsidRDefault="001A25FA" w:rsidP="001A25FA">
      <w:pPr>
        <w:rPr>
          <w:ins w:id="1815" w:author="pranav baradkar" w:date="2021-09-16T23:07:00Z"/>
        </w:rPr>
      </w:pPr>
    </w:p>
    <w:p w14:paraId="4FA62A61" w14:textId="34B4BB1B" w:rsidR="001A25FA" w:rsidRDefault="001A25FA" w:rsidP="001A25FA">
      <w:pPr>
        <w:rPr>
          <w:ins w:id="1816" w:author="pranav baradkar" w:date="2021-09-16T23:07:00Z"/>
        </w:rPr>
      </w:pPr>
    </w:p>
    <w:p w14:paraId="16950A1F" w14:textId="49935E90" w:rsidR="00A42E24" w:rsidDel="001A25FA" w:rsidRDefault="00A42E24" w:rsidP="000C2DA4">
      <w:pPr>
        <w:pStyle w:val="Caption"/>
        <w:jc w:val="both"/>
        <w:rPr>
          <w:del w:id="1817" w:author="pranav baradkar" w:date="2021-09-16T15:42:00Z"/>
        </w:rPr>
      </w:pPr>
    </w:p>
    <w:p w14:paraId="4EF37EE1" w14:textId="18676143" w:rsidR="00A42E24" w:rsidDel="001A1204" w:rsidRDefault="00A42E24">
      <w:pPr>
        <w:rPr>
          <w:del w:id="1818" w:author="pranav baradkar" w:date="2021-09-16T15:42:00Z"/>
        </w:rPr>
        <w:pPrChange w:id="1819" w:author="pranav baradkar" w:date="2021-09-16T22:47:00Z">
          <w:pPr>
            <w:jc w:val="left"/>
          </w:pPr>
        </w:pPrChange>
      </w:pPr>
      <w:del w:id="1820" w:author="pranav baradkar" w:date="2021-09-16T15:42:00Z">
        <w:r w:rsidDel="001A1204">
          <w:delText>Where is the work plan?</w:delText>
        </w:r>
      </w:del>
    </w:p>
    <w:p w14:paraId="1A7744D9" w14:textId="510AF81E" w:rsidR="00A42E24" w:rsidDel="001A1204" w:rsidRDefault="00A42E24">
      <w:pPr>
        <w:rPr>
          <w:del w:id="1821" w:author="pranav baradkar" w:date="2021-09-16T15:42:00Z"/>
        </w:rPr>
        <w:pPrChange w:id="1822" w:author="pranav baradkar" w:date="2021-09-16T22:47:00Z">
          <w:pPr>
            <w:jc w:val="left"/>
          </w:pPr>
        </w:pPrChange>
      </w:pPr>
    </w:p>
    <w:p w14:paraId="4454C5DA" w14:textId="47A7E3E8" w:rsidR="00A42E24" w:rsidDel="001A1204" w:rsidRDefault="00A42E24">
      <w:pPr>
        <w:rPr>
          <w:del w:id="1823" w:author="pranav baradkar" w:date="2021-09-16T15:42:00Z"/>
        </w:rPr>
        <w:pPrChange w:id="1824" w:author="pranav baradkar" w:date="2021-09-16T22:47:00Z">
          <w:pPr>
            <w:jc w:val="left"/>
          </w:pPr>
        </w:pPrChange>
      </w:pPr>
      <w:del w:id="1825" w:author="pranav baradkar" w:date="2021-09-16T15:42:00Z">
        <w:r w:rsidDel="001A1204">
          <w:delText>Where is the acceleration-displacement code?</w:delText>
        </w:r>
      </w:del>
    </w:p>
    <w:p w14:paraId="03370840" w14:textId="0EDF2263" w:rsidR="00A42E24" w:rsidDel="001A1204" w:rsidRDefault="00A42E24">
      <w:pPr>
        <w:rPr>
          <w:del w:id="1826" w:author="pranav baradkar" w:date="2021-09-16T15:42:00Z"/>
        </w:rPr>
        <w:pPrChange w:id="1827" w:author="pranav baradkar" w:date="2021-09-16T22:47:00Z">
          <w:pPr>
            <w:jc w:val="left"/>
          </w:pPr>
        </w:pPrChange>
      </w:pPr>
    </w:p>
    <w:p w14:paraId="410C0D4D" w14:textId="51643BDC" w:rsidR="00457DA2" w:rsidDel="001A1204" w:rsidRDefault="00457DA2">
      <w:pPr>
        <w:rPr>
          <w:del w:id="1828" w:author="pranav baradkar" w:date="2021-09-16T15:42:00Z"/>
        </w:rPr>
        <w:pPrChange w:id="1829" w:author="pranav baradkar" w:date="2021-09-16T22:47:00Z">
          <w:pPr>
            <w:jc w:val="left"/>
          </w:pPr>
        </w:pPrChange>
      </w:pPr>
      <w:del w:id="1830" w:author="pranav baradkar" w:date="2021-09-16T15:42:00Z">
        <w:r w:rsidDel="001A1204">
          <w:delText xml:space="preserve">Put a chapter-3 on explaining the selection of smartphones, which I had told you already. We had also discussed on the position of placing phones, all these things should be mentioned in Chapter-3: Methods. </w:delText>
        </w:r>
      </w:del>
    </w:p>
    <w:p w14:paraId="6EB215C9" w14:textId="77777777" w:rsidR="00A42E24" w:rsidDel="001A25FA" w:rsidRDefault="00A42E24">
      <w:pPr>
        <w:pStyle w:val="Caption"/>
        <w:jc w:val="both"/>
        <w:rPr>
          <w:del w:id="1831" w:author="pranav baradkar" w:date="2021-09-16T23:11:00Z"/>
        </w:rPr>
        <w:pPrChange w:id="1832" w:author="pranav baradkar" w:date="2021-09-16T22:47:00Z">
          <w:pPr/>
        </w:pPrChange>
      </w:pPr>
    </w:p>
    <w:p w14:paraId="40FAA7A5" w14:textId="6ABAE02C" w:rsidR="00A42E24" w:rsidRDefault="00A42E24">
      <w:pPr>
        <w:pStyle w:val="Heading1"/>
        <w:numPr>
          <w:ilvl w:val="0"/>
          <w:numId w:val="0"/>
        </w:numPr>
        <w:jc w:val="both"/>
        <w:rPr>
          <w:ins w:id="1833" w:author="pranav baradkar" w:date="2021-09-16T15:43:00Z"/>
        </w:rPr>
        <w:pPrChange w:id="1834" w:author="pranav baradkar" w:date="2021-09-16T23:11:00Z">
          <w:pPr>
            <w:pStyle w:val="Heading1"/>
            <w:numPr>
              <w:numId w:val="0"/>
            </w:numPr>
            <w:ind w:left="0" w:firstLine="0"/>
          </w:pPr>
        </w:pPrChange>
      </w:pPr>
    </w:p>
    <w:p w14:paraId="1A1CC366" w14:textId="70D8A621" w:rsidR="001A1204" w:rsidRDefault="001A1204" w:rsidP="001A1204">
      <w:pPr>
        <w:pStyle w:val="Heading1"/>
        <w:rPr>
          <w:ins w:id="1835" w:author="pranav baradkar" w:date="2021-09-16T15:44:00Z"/>
        </w:rPr>
      </w:pPr>
      <w:bookmarkStart w:id="1836" w:name="_Toc82728499"/>
      <w:ins w:id="1837" w:author="pranav baradkar" w:date="2021-09-16T15:44:00Z">
        <w:r>
          <w:lastRenderedPageBreak/>
          <w:t>Method</w:t>
        </w:r>
      </w:ins>
      <w:ins w:id="1838" w:author="pranav baradkar" w:date="2021-09-16T16:05:00Z">
        <w:r>
          <w:t>s</w:t>
        </w:r>
      </w:ins>
      <w:bookmarkEnd w:id="1836"/>
    </w:p>
    <w:p w14:paraId="7AEA6D8D" w14:textId="78A4CB64" w:rsidR="001A1204" w:rsidRPr="001A1204" w:rsidRDefault="001A1204"/>
    <w:p w14:paraId="6AFE46DF" w14:textId="664EADC1" w:rsidR="00A42E24" w:rsidRDefault="001A1204" w:rsidP="00A42E24">
      <w:pPr>
        <w:rPr>
          <w:ins w:id="1839" w:author="pranav baradkar" w:date="2021-09-16T16:10:00Z"/>
        </w:rPr>
      </w:pPr>
      <w:ins w:id="1840" w:author="pranav baradkar" w:date="2021-09-16T16:06:00Z">
        <w:r>
          <w:t xml:space="preserve">This section defines preliminary work </w:t>
        </w:r>
      </w:ins>
      <w:ins w:id="1841" w:author="pranav baradkar" w:date="2021-09-16T16:07:00Z">
        <w:r>
          <w:t>which is require</w:t>
        </w:r>
      </w:ins>
      <w:ins w:id="1842" w:author="pranav baradkar" w:date="2021-09-16T16:14:00Z">
        <w:r>
          <w:t>d</w:t>
        </w:r>
      </w:ins>
      <w:ins w:id="1843" w:author="pranav baradkar" w:date="2021-09-16T16:07:00Z">
        <w:r>
          <w:t xml:space="preserve"> for the research consisting of methods and materials used. </w:t>
        </w:r>
      </w:ins>
      <w:ins w:id="1844" w:author="pranav baradkar" w:date="2021-09-16T16:08:00Z">
        <w:r>
          <w:t xml:space="preserve">Initially, It gives </w:t>
        </w:r>
      </w:ins>
      <w:ins w:id="1845" w:author="pranav baradkar" w:date="2021-09-16T16:14:00Z">
        <w:r>
          <w:t xml:space="preserve">a </w:t>
        </w:r>
      </w:ins>
      <w:ins w:id="1846" w:author="pranav baradkar" w:date="2021-09-16T16:08:00Z">
        <w:r>
          <w:t>general overview following it</w:t>
        </w:r>
      </w:ins>
      <w:ins w:id="1847" w:author="pranav baradkar" w:date="2021-09-16T16:14:00Z">
        <w:r>
          <w:t>s</w:t>
        </w:r>
      </w:ins>
      <w:ins w:id="1848" w:author="pranav baradkar" w:date="2021-09-16T16:08:00Z">
        <w:r>
          <w:t xml:space="preserve"> selection of mobile phones and applications are discussed</w:t>
        </w:r>
      </w:ins>
      <w:ins w:id="1849" w:author="pranav baradkar" w:date="2021-09-16T16:09:00Z">
        <w:r>
          <w:t xml:space="preserve">. Then, </w:t>
        </w:r>
      </w:ins>
      <w:ins w:id="1850" w:author="pranav baradkar" w:date="2021-09-16T16:14:00Z">
        <w:r>
          <w:t xml:space="preserve">the </w:t>
        </w:r>
      </w:ins>
      <w:ins w:id="1851" w:author="pranav baradkar" w:date="2021-09-16T16:09:00Z">
        <w:r>
          <w:t>explanation is given for performing rod and level survey</w:t>
        </w:r>
      </w:ins>
      <w:ins w:id="1852" w:author="pranav baradkar" w:date="2021-09-16T16:15:00Z">
        <w:r>
          <w:t>s</w:t>
        </w:r>
      </w:ins>
      <w:ins w:id="1853" w:author="pranav baradkar" w:date="2021-09-16T16:09:00Z">
        <w:r>
          <w:t xml:space="preserve">. In the last section </w:t>
        </w:r>
      </w:ins>
      <w:ins w:id="1854" w:author="pranav baradkar" w:date="2021-09-16T16:10:00Z">
        <w:r>
          <w:t xml:space="preserve">placing of the smartphone has been discussed. </w:t>
        </w:r>
      </w:ins>
    </w:p>
    <w:p w14:paraId="751D0FF5" w14:textId="525B043A" w:rsidR="001A1204" w:rsidRDefault="001A1204" w:rsidP="001A1204">
      <w:pPr>
        <w:pStyle w:val="Heading2"/>
        <w:rPr>
          <w:ins w:id="1855" w:author="pranav baradkar" w:date="2021-09-16T16:10:00Z"/>
        </w:rPr>
      </w:pPr>
      <w:bookmarkStart w:id="1856" w:name="_Toc82728500"/>
      <w:ins w:id="1857" w:author="pranav baradkar" w:date="2021-09-16T16:10:00Z">
        <w:r>
          <w:t>General</w:t>
        </w:r>
        <w:bookmarkEnd w:id="1856"/>
      </w:ins>
    </w:p>
    <w:p w14:paraId="08BE0A61" w14:textId="5C87470E" w:rsidR="001A1204" w:rsidRDefault="001A1204" w:rsidP="001A1204">
      <w:pPr>
        <w:rPr>
          <w:ins w:id="1858" w:author="pranav baradkar" w:date="2021-09-16T16:12:00Z"/>
        </w:rPr>
      </w:pPr>
      <w:ins w:id="1859" w:author="pranav baradkar" w:date="2021-09-16T16:10:00Z">
        <w:r>
          <w:t xml:space="preserve">Every research work needs some preliminary understanding and </w:t>
        </w:r>
      </w:ins>
      <w:ins w:id="1860" w:author="pranav baradkar" w:date="2021-09-16T16:16:00Z">
        <w:r>
          <w:t>outline</w:t>
        </w:r>
      </w:ins>
      <w:ins w:id="1861" w:author="pranav baradkar" w:date="2021-09-16T16:11:00Z">
        <w:r>
          <w:t xml:space="preserve"> methods </w:t>
        </w:r>
      </w:ins>
      <w:ins w:id="1862" w:author="pranav baradkar" w:date="2021-09-16T16:15:00Z">
        <w:r>
          <w:t xml:space="preserve">and material requirements </w:t>
        </w:r>
      </w:ins>
      <w:ins w:id="1863" w:author="pranav baradkar" w:date="2021-09-16T16:11:00Z">
        <w:r>
          <w:t xml:space="preserve">to collect the appropriate data. In this research, </w:t>
        </w:r>
      </w:ins>
      <w:ins w:id="1864" w:author="pranav baradkar" w:date="2021-09-16T16:13:00Z">
        <w:r>
          <w:t>placing</w:t>
        </w:r>
      </w:ins>
      <w:ins w:id="1865" w:author="pranav baradkar" w:date="2021-09-16T16:11:00Z">
        <w:r>
          <w:t xml:space="preserve"> </w:t>
        </w:r>
      </w:ins>
      <w:ins w:id="1866" w:author="pranav baradkar" w:date="2021-09-16T16:16:00Z">
        <w:r>
          <w:t>the mobile phones, selecti</w:t>
        </w:r>
      </w:ins>
      <w:ins w:id="1867" w:author="pranav baradkar" w:date="2021-09-16T16:17:00Z">
        <w:r>
          <w:t>ng</w:t>
        </w:r>
      </w:ins>
      <w:ins w:id="1868" w:author="pranav baradkar" w:date="2021-09-16T16:16:00Z">
        <w:r>
          <w:t xml:space="preserve"> an application, and </w:t>
        </w:r>
      </w:ins>
      <w:ins w:id="1869" w:author="pranav baradkar" w:date="2021-09-16T16:17:00Z">
        <w:r>
          <w:t>reference</w:t>
        </w:r>
      </w:ins>
      <w:ins w:id="1870" w:author="pranav baradkar" w:date="2021-09-16T16:16:00Z">
        <w:r>
          <w:t xml:space="preserve"> IRI of the road plays a crucial role, as stated </w:t>
        </w:r>
      </w:ins>
      <w:ins w:id="1871" w:author="pranav baradkar" w:date="2021-09-16T16:17:00Z">
        <w:r>
          <w:t>below</w:t>
        </w:r>
      </w:ins>
      <w:ins w:id="1872" w:author="pranav baradkar" w:date="2021-09-16T16:12:00Z">
        <w:r>
          <w:t xml:space="preserve">. </w:t>
        </w:r>
      </w:ins>
    </w:p>
    <w:p w14:paraId="3B3C9FC2" w14:textId="02136123" w:rsidR="001A1204" w:rsidRDefault="001A1204" w:rsidP="001A1204">
      <w:pPr>
        <w:pStyle w:val="Heading2"/>
        <w:rPr>
          <w:ins w:id="1873" w:author="pranav baradkar" w:date="2021-09-16T16:20:00Z"/>
        </w:rPr>
      </w:pPr>
      <w:bookmarkStart w:id="1874" w:name="_Toc82728501"/>
      <w:ins w:id="1875" w:author="pranav baradkar" w:date="2021-09-16T16:13:00Z">
        <w:r>
          <w:t>Calculation of re</w:t>
        </w:r>
      </w:ins>
      <w:ins w:id="1876" w:author="pranav baradkar" w:date="2021-09-16T16:17:00Z">
        <w:r>
          <w:t>ference IRI</w:t>
        </w:r>
      </w:ins>
      <w:bookmarkEnd w:id="1874"/>
    </w:p>
    <w:p w14:paraId="3C821DCF" w14:textId="129F5341" w:rsidR="001A1204" w:rsidDel="001A1204" w:rsidRDefault="001A1204" w:rsidP="001A1204">
      <w:pPr>
        <w:rPr>
          <w:del w:id="1877" w:author="pranav baradkar" w:date="2021-09-16T16:23:00Z"/>
        </w:rPr>
      </w:pPr>
      <w:ins w:id="1878" w:author="pranav baradkar" w:date="2021-09-16T16:22:00Z">
        <w:r>
          <w:t>R</w:t>
        </w:r>
      </w:ins>
      <w:ins w:id="1879" w:author="pranav baradkar" w:date="2021-09-16T16:20:00Z">
        <w:r>
          <w:t xml:space="preserve">eference data plays </w:t>
        </w:r>
      </w:ins>
      <w:ins w:id="1880" w:author="pranav baradkar" w:date="2021-09-16T16:21:00Z">
        <w:r>
          <w:t xml:space="preserve">a </w:t>
        </w:r>
      </w:ins>
      <w:ins w:id="1881" w:author="pranav baradkar" w:date="2021-09-16T16:20:00Z">
        <w:r>
          <w:t>crucial role</w:t>
        </w:r>
      </w:ins>
      <w:ins w:id="1882" w:author="pranav baradkar" w:date="2021-09-16T16:22:00Z">
        <w:r>
          <w:t xml:space="preserve"> in validating the findings of the research. </w:t>
        </w:r>
      </w:ins>
      <w:ins w:id="1883" w:author="pranav baradkar" w:date="2021-09-16T16:23:00Z">
        <w:r>
          <w:t>To get the reference data Rod and level surveying is used</w:t>
        </w:r>
      </w:ins>
      <w:ins w:id="1884" w:author="pranav baradkar" w:date="2021-09-16T16:46:00Z">
        <w:r>
          <w:t xml:space="preserve"> in this research. </w:t>
        </w:r>
      </w:ins>
      <w:ins w:id="1885" w:author="pranav baradkar" w:date="2021-09-16T16:36:00Z">
        <w:r>
          <w:t xml:space="preserve"> </w:t>
        </w:r>
      </w:ins>
    </w:p>
    <w:p w14:paraId="2A4D8138" w14:textId="3FBEB111" w:rsidR="001A1204" w:rsidRDefault="001A1204" w:rsidP="001A1204">
      <w:pPr>
        <w:rPr>
          <w:ins w:id="1886" w:author="pranav baradkar" w:date="2021-09-16T16:48:00Z"/>
        </w:rPr>
      </w:pPr>
    </w:p>
    <w:p w14:paraId="119BA3CF" w14:textId="6F6F4D6D" w:rsidR="001A1204" w:rsidRDefault="001A1204" w:rsidP="001A1204">
      <w:pPr>
        <w:rPr>
          <w:ins w:id="1887" w:author="pranav baradkar" w:date="2021-09-16T16:54:00Z"/>
        </w:rPr>
      </w:pPr>
      <w:ins w:id="1888" w:author="pranav baradkar" w:date="2021-09-16T16:48:00Z">
        <w:r>
          <w:t>The most well-known equipment to measure profile is with surveying me</w:t>
        </w:r>
      </w:ins>
      <w:ins w:id="1889" w:author="pranav baradkar" w:date="2021-09-16T16:49:00Z">
        <w:r>
          <w:t>thod. The equipment consists of a rod marked with convenient units in ft and</w:t>
        </w:r>
      </w:ins>
      <w:ins w:id="1890" w:author="pranav baradkar" w:date="2021-09-16T16:50:00Z">
        <w:r>
          <w:t xml:space="preserve"> cm</w:t>
        </w:r>
      </w:ins>
      <w:ins w:id="1891" w:author="pranav baradkar" w:date="2021-09-16T16:49:00Z">
        <w:r>
          <w:t xml:space="preserve">. </w:t>
        </w:r>
      </w:ins>
      <w:ins w:id="1892" w:author="pranav baradkar" w:date="2021-09-16T16:50:00Z">
        <w:r>
          <w:t xml:space="preserve">a level </w:t>
        </w:r>
      </w:ins>
      <w:ins w:id="1893" w:author="pranav baradkar" w:date="2021-09-16T16:51:00Z">
        <w:r>
          <w:t xml:space="preserve">is </w:t>
        </w:r>
      </w:ins>
      <w:ins w:id="1894" w:author="pranav baradkar" w:date="2021-09-16T16:50:00Z">
        <w:r>
          <w:t>used for the reference datum line</w:t>
        </w:r>
      </w:ins>
      <w:ins w:id="1895" w:author="pranav baradkar" w:date="2021-09-16T16:51:00Z">
        <w:r>
          <w:t>,</w:t>
        </w:r>
      </w:ins>
      <w:ins w:id="1896" w:author="pranav baradkar" w:date="2021-09-16T16:50:00Z">
        <w:r>
          <w:t xml:space="preserve"> and </w:t>
        </w:r>
      </w:ins>
      <w:ins w:id="1897" w:author="pranav baradkar" w:date="2021-09-16T16:51:00Z">
        <w:r>
          <w:t xml:space="preserve">tape is used to measure longitudinal distance along the wheel path. </w:t>
        </w:r>
      </w:ins>
      <w:ins w:id="1898" w:author="pranav baradkar" w:date="2021-09-16T16:52:00Z">
        <w:r>
          <w:t>It is generally best when very less profile</w:t>
        </w:r>
      </w:ins>
      <w:ins w:id="1899" w:author="pranav baradkar" w:date="2021-09-16T16:53:00Z">
        <w:r>
          <w:t xml:space="preserve">s are to be measured. </w:t>
        </w:r>
      </w:ins>
      <w:ins w:id="1900" w:author="pranav baradkar" w:date="2021-09-16T16:54:00Z">
        <w:r>
          <w:t>Overview of the procedure used to calculate reference IRI</w:t>
        </w:r>
      </w:ins>
      <w:ins w:id="1901" w:author="pranav baradkar" w:date="2021-09-16T17:27:00Z">
        <w:r w:rsidR="00FC799C">
          <w:t xml:space="preserve"> is mentioned below</w:t>
        </w:r>
      </w:ins>
      <w:ins w:id="1902" w:author="pranav baradkar" w:date="2021-09-16T16:54:00Z">
        <w:r>
          <w:t xml:space="preserve">. </w:t>
        </w:r>
      </w:ins>
    </w:p>
    <w:p w14:paraId="3C468450" w14:textId="6B748E63" w:rsidR="001A1204" w:rsidRDefault="001A1204" w:rsidP="001A1204">
      <w:pPr>
        <w:pStyle w:val="ListParagraph"/>
        <w:numPr>
          <w:ilvl w:val="0"/>
          <w:numId w:val="44"/>
        </w:numPr>
        <w:rPr>
          <w:ins w:id="1903" w:author="pranav baradkar" w:date="2021-09-16T17:04:00Z"/>
        </w:rPr>
      </w:pPr>
      <w:ins w:id="1904" w:author="pranav baradkar" w:date="2021-09-16T17:03:00Z">
        <w:r>
          <w:t>Road stret</w:t>
        </w:r>
      </w:ins>
      <w:ins w:id="1905" w:author="pranav baradkar" w:date="2021-09-16T17:04:00Z">
        <w:r>
          <w:t>ch of length 400 meter</w:t>
        </w:r>
      </w:ins>
      <w:ins w:id="1906" w:author="pranav baradkar" w:date="2021-09-16T17:27:00Z">
        <w:r w:rsidR="00FC799C">
          <w:t>s</w:t>
        </w:r>
      </w:ins>
      <w:ins w:id="1907" w:author="pranav baradkar" w:date="2021-09-16T17:04:00Z">
        <w:r>
          <w:t xml:space="preserve"> </w:t>
        </w:r>
      </w:ins>
      <w:ins w:id="1908" w:author="pranav baradkar" w:date="2021-09-16T17:25:00Z">
        <w:r w:rsidR="00FC799C">
          <w:t xml:space="preserve">is </w:t>
        </w:r>
      </w:ins>
      <w:ins w:id="1909" w:author="pranav baradkar" w:date="2021-09-16T17:04:00Z">
        <w:r>
          <w:t xml:space="preserve">selected. </w:t>
        </w:r>
      </w:ins>
    </w:p>
    <w:p w14:paraId="37F1C25D" w14:textId="3D82EEE3" w:rsidR="00A42E24" w:rsidRDefault="001A1204" w:rsidP="00A42E24">
      <w:pPr>
        <w:pStyle w:val="ListParagraph"/>
        <w:numPr>
          <w:ilvl w:val="0"/>
          <w:numId w:val="44"/>
        </w:numPr>
        <w:rPr>
          <w:ins w:id="1910" w:author="pranav baradkar" w:date="2021-09-16T17:33:00Z"/>
        </w:rPr>
      </w:pPr>
      <w:ins w:id="1911" w:author="pranav baradkar" w:date="2021-09-16T17:04:00Z">
        <w:r>
          <w:t xml:space="preserve">Points are marked on the </w:t>
        </w:r>
      </w:ins>
      <w:ins w:id="1912" w:author="pranav baradkar" w:date="2021-09-16T17:05:00Z">
        <w:r>
          <w:t>road along the wheelpath at a 25 cm interval.</w:t>
        </w:r>
      </w:ins>
    </w:p>
    <w:p w14:paraId="63135461" w14:textId="2B4CB740" w:rsidR="00565211" w:rsidRDefault="00565211" w:rsidP="00A42E24">
      <w:pPr>
        <w:pStyle w:val="ListParagraph"/>
        <w:numPr>
          <w:ilvl w:val="0"/>
          <w:numId w:val="44"/>
        </w:numPr>
        <w:rPr>
          <w:ins w:id="1913" w:author="pranav baradkar" w:date="2021-09-16T17:09:00Z"/>
        </w:rPr>
      </w:pPr>
      <w:ins w:id="1914" w:author="pranav baradkar" w:date="2021-09-16T17:33:00Z">
        <w:r>
          <w:t xml:space="preserve">Auto level has been set up </w:t>
        </w:r>
      </w:ins>
      <w:ins w:id="1915" w:author="pranav baradkar" w:date="2021-09-16T17:34:00Z">
        <w:r>
          <w:t xml:space="preserve">exactly vertical using tripod and bubble level attached to it. </w:t>
        </w:r>
      </w:ins>
    </w:p>
    <w:p w14:paraId="68E966E4" w14:textId="30B15EBF" w:rsidR="001A1204" w:rsidRDefault="001A1204" w:rsidP="00A42E24">
      <w:pPr>
        <w:pStyle w:val="ListParagraph"/>
        <w:numPr>
          <w:ilvl w:val="0"/>
          <w:numId w:val="44"/>
        </w:numPr>
        <w:rPr>
          <w:ins w:id="1916" w:author="pranav baradkar" w:date="2021-09-16T17:30:00Z"/>
        </w:rPr>
      </w:pPr>
      <w:ins w:id="1917" w:author="pranav baradkar" w:date="2021-09-16T17:09:00Z">
        <w:r>
          <w:t xml:space="preserve">Auto level is used to measure the </w:t>
        </w:r>
      </w:ins>
      <w:ins w:id="1918" w:author="pranav baradkar" w:date="2021-09-16T17:10:00Z">
        <w:r>
          <w:t>datum line</w:t>
        </w:r>
      </w:ins>
      <w:ins w:id="1919" w:author="pranav baradkar" w:date="2021-09-16T17:29:00Z">
        <w:r w:rsidR="00565211">
          <w:t xml:space="preserve"> </w:t>
        </w:r>
      </w:ins>
      <w:ins w:id="1920" w:author="pranav baradkar" w:date="2021-09-16T17:30:00Z">
        <w:r w:rsidR="00565211">
          <w:t>of the rod</w:t>
        </w:r>
      </w:ins>
      <w:ins w:id="1921" w:author="pranav baradkar" w:date="2021-09-16T17:10:00Z">
        <w:r>
          <w:t xml:space="preserve">. </w:t>
        </w:r>
      </w:ins>
    </w:p>
    <w:p w14:paraId="1F8CA153" w14:textId="523D76A4" w:rsidR="00565211" w:rsidRDefault="00565211" w:rsidP="00A42E24">
      <w:pPr>
        <w:pStyle w:val="ListParagraph"/>
        <w:numPr>
          <w:ilvl w:val="0"/>
          <w:numId w:val="44"/>
        </w:numPr>
        <w:rPr>
          <w:ins w:id="1922" w:author="pranav baradkar" w:date="2021-09-16T17:09:00Z"/>
        </w:rPr>
      </w:pPr>
      <w:ins w:id="1923" w:author="pranav baradkar" w:date="2021-09-16T17:30:00Z">
        <w:r>
          <w:t>Rod is kept at the marked point</w:t>
        </w:r>
      </w:ins>
      <w:ins w:id="1924" w:author="pranav baradkar" w:date="2021-09-16T17:35:00Z">
        <w:r>
          <w:t>s</w:t>
        </w:r>
      </w:ins>
      <w:ins w:id="1925" w:author="pranav baradkar" w:date="2021-09-16T17:31:00Z">
        <w:r>
          <w:t xml:space="preserve"> and </w:t>
        </w:r>
      </w:ins>
      <w:ins w:id="1926" w:author="pranav baradkar" w:date="2021-09-16T17:32:00Z">
        <w:r>
          <w:t>rod level is measured using Auto level instrument.</w:t>
        </w:r>
      </w:ins>
    </w:p>
    <w:p w14:paraId="72CBBB10" w14:textId="31A4E969" w:rsidR="001A1204" w:rsidRDefault="001A1204" w:rsidP="00A42E24">
      <w:pPr>
        <w:pStyle w:val="ListParagraph"/>
        <w:numPr>
          <w:ilvl w:val="0"/>
          <w:numId w:val="44"/>
        </w:numPr>
        <w:rPr>
          <w:ins w:id="1927" w:author="pranav baradkar" w:date="2021-09-16T17:10:00Z"/>
        </w:rPr>
      </w:pPr>
      <w:ins w:id="1928" w:author="pranav baradkar" w:date="2021-09-16T17:09:00Z">
        <w:r w:rsidRPr="001A1204">
          <w:t>The first reading taken after the level is set up</w:t>
        </w:r>
      </w:ins>
      <w:ins w:id="1929" w:author="pranav baradkar" w:date="2021-09-16T17:28:00Z">
        <w:r w:rsidR="00FC799C">
          <w:t>,</w:t>
        </w:r>
      </w:ins>
      <w:ins w:id="1930" w:author="pranav baradkar" w:date="2021-09-16T17:09:00Z">
        <w:r w:rsidRPr="001A1204">
          <w:t xml:space="preserve"> is referred to as a backsight, while the last reading taken at that setup before the level is moved</w:t>
        </w:r>
      </w:ins>
      <w:ins w:id="1931" w:author="pranav baradkar" w:date="2021-09-16T17:28:00Z">
        <w:r w:rsidR="00FC799C">
          <w:t>,</w:t>
        </w:r>
      </w:ins>
      <w:ins w:id="1932" w:author="pranav baradkar" w:date="2021-09-16T17:09:00Z">
        <w:r w:rsidRPr="001A1204">
          <w:t xml:space="preserve"> is referred to as a foresight.</w:t>
        </w:r>
      </w:ins>
    </w:p>
    <w:p w14:paraId="132B2245" w14:textId="7ECB2453" w:rsidR="001A1204" w:rsidDel="001A1204" w:rsidRDefault="001A1204" w:rsidP="001A1204">
      <w:pPr>
        <w:pStyle w:val="ListParagraph"/>
        <w:rPr>
          <w:del w:id="1933" w:author="pranav baradkar" w:date="2021-09-16T17:13:00Z"/>
        </w:rPr>
      </w:pPr>
      <w:ins w:id="1934" w:author="pranav baradkar" w:date="2021-09-16T17:10:00Z">
        <w:r>
          <w:t>After taking all the readings</w:t>
        </w:r>
      </w:ins>
      <w:ins w:id="1935" w:author="pranav baradkar" w:date="2021-09-16T17:28:00Z">
        <w:r w:rsidR="00FC799C">
          <w:t>,</w:t>
        </w:r>
      </w:ins>
      <w:ins w:id="1936" w:author="pranav baradkar" w:date="2021-09-16T17:11:00Z">
        <w:r>
          <w:t xml:space="preserve"> equation 1</w:t>
        </w:r>
      </w:ins>
      <w:ins w:id="1937" w:author="pranav baradkar" w:date="2021-09-16T17:35:00Z">
        <w:r w:rsidR="00565211">
          <w:t>,2,3</w:t>
        </w:r>
      </w:ins>
      <w:ins w:id="1938" w:author="pranav baradkar" w:date="2021-09-16T17:11:00Z">
        <w:r>
          <w:t xml:space="preserve"> is used to find elevation of the selected points. </w:t>
        </w:r>
      </w:ins>
    </w:p>
    <w:p w14:paraId="38705D94" w14:textId="440DDC17" w:rsidR="001A1204" w:rsidRDefault="001A1204">
      <w:pPr>
        <w:pStyle w:val="ListParagraph"/>
        <w:numPr>
          <w:ilvl w:val="0"/>
          <w:numId w:val="44"/>
        </w:numPr>
        <w:pPrChange w:id="1939" w:author="pranav baradkar" w:date="2021-09-16T17:14:00Z">
          <w:pPr/>
        </w:pPrChange>
      </w:pPr>
    </w:p>
    <w:p w14:paraId="11404B26" w14:textId="529C6EFB" w:rsidR="00A42E24" w:rsidRDefault="001A1204" w:rsidP="001A1204">
      <w:pPr>
        <w:ind w:left="720"/>
        <w:rPr>
          <w:ins w:id="1940" w:author="pranav baradkar" w:date="2021-09-16T17:15:00Z"/>
        </w:rPr>
      </w:pPr>
      <w:ins w:id="1941" w:author="pranav baradkar" w:date="2021-09-16T17:15:00Z">
        <w:r>
          <w:t xml:space="preserve">Instrument Height (IS) = BM + RPI </w:t>
        </w:r>
      </w:ins>
    </w:p>
    <w:p w14:paraId="565A7231" w14:textId="16916EDF" w:rsidR="001A1204" w:rsidRDefault="001A1204" w:rsidP="001A1204">
      <w:pPr>
        <w:ind w:left="720"/>
        <w:rPr>
          <w:ins w:id="1942" w:author="pranav baradkar" w:date="2021-09-16T17:15:00Z"/>
        </w:rPr>
      </w:pPr>
      <w:ins w:id="1943" w:author="pranav baradkar" w:date="2021-09-16T17:15:00Z">
        <w:r>
          <w:t>Relative Elevation of a Point = IS – PR</w:t>
        </w:r>
      </w:ins>
    </w:p>
    <w:p w14:paraId="1C2BDAED" w14:textId="77777777" w:rsidR="001A1204" w:rsidRPr="001A1204" w:rsidRDefault="001A1204" w:rsidP="001A1204">
      <w:pPr>
        <w:shd w:val="clear" w:color="auto" w:fill="FFFFFF"/>
        <w:spacing w:before="100" w:beforeAutospacing="1" w:after="100" w:afterAutospacing="1" w:line="240" w:lineRule="auto"/>
        <w:jc w:val="left"/>
        <w:rPr>
          <w:ins w:id="1944" w:author="pranav baradkar" w:date="2021-09-16T17:18:00Z"/>
          <w:rFonts w:eastAsia="Times New Roman"/>
          <w:color w:val="000000"/>
          <w:lang w:eastAsia="en-IN"/>
          <w:rPrChange w:id="1945" w:author="pranav baradkar" w:date="2021-09-16T17:20:00Z">
            <w:rPr>
              <w:ins w:id="1946" w:author="pranav baradkar" w:date="2021-09-16T17:18:00Z"/>
              <w:rFonts w:ascii="Arial" w:eastAsia="Times New Roman" w:hAnsi="Arial" w:cs="Arial"/>
              <w:color w:val="000000"/>
              <w:sz w:val="20"/>
              <w:szCs w:val="20"/>
              <w:lang w:eastAsia="en-IN"/>
            </w:rPr>
          </w:rPrChange>
        </w:rPr>
      </w:pPr>
      <w:ins w:id="1947" w:author="pranav baradkar" w:date="2021-09-16T17:18:00Z">
        <w:r w:rsidRPr="001A1204">
          <w:rPr>
            <w:rFonts w:eastAsia="Times New Roman"/>
            <w:color w:val="000000"/>
            <w:lang w:eastAsia="en-IN"/>
            <w:rPrChange w:id="1948" w:author="pranav baradkar" w:date="2021-09-16T17:20:00Z">
              <w:rPr>
                <w:rFonts w:ascii="Arial" w:eastAsia="Times New Roman" w:hAnsi="Arial" w:cs="Arial"/>
                <w:color w:val="000000"/>
                <w:sz w:val="20"/>
                <w:szCs w:val="20"/>
                <w:lang w:eastAsia="en-IN"/>
              </w:rPr>
            </w:rPrChange>
          </w:rPr>
          <w:t>IS = Initial instrument height,</w:t>
        </w:r>
      </w:ins>
    </w:p>
    <w:p w14:paraId="597A8838" w14:textId="77777777" w:rsidR="001A1204" w:rsidRPr="001A1204" w:rsidRDefault="001A1204" w:rsidP="001A1204">
      <w:pPr>
        <w:shd w:val="clear" w:color="auto" w:fill="FFFFFF"/>
        <w:spacing w:before="100" w:beforeAutospacing="1" w:after="100" w:afterAutospacing="1" w:line="240" w:lineRule="auto"/>
        <w:jc w:val="left"/>
        <w:rPr>
          <w:ins w:id="1949" w:author="pranav baradkar" w:date="2021-09-16T17:18:00Z"/>
          <w:rFonts w:eastAsia="Times New Roman"/>
          <w:color w:val="000000"/>
          <w:lang w:eastAsia="en-IN"/>
          <w:rPrChange w:id="1950" w:author="pranav baradkar" w:date="2021-09-16T17:20:00Z">
            <w:rPr>
              <w:ins w:id="1951" w:author="pranav baradkar" w:date="2021-09-16T17:18:00Z"/>
              <w:rFonts w:ascii="Arial" w:eastAsia="Times New Roman" w:hAnsi="Arial" w:cs="Arial"/>
              <w:color w:val="000000"/>
              <w:sz w:val="20"/>
              <w:szCs w:val="20"/>
              <w:lang w:eastAsia="en-IN"/>
            </w:rPr>
          </w:rPrChange>
        </w:rPr>
      </w:pPr>
      <w:ins w:id="1952" w:author="pranav baradkar" w:date="2021-09-16T17:18:00Z">
        <w:r w:rsidRPr="001A1204">
          <w:rPr>
            <w:rFonts w:eastAsia="Times New Roman"/>
            <w:color w:val="000000"/>
            <w:lang w:eastAsia="en-IN"/>
            <w:rPrChange w:id="1953" w:author="pranav baradkar" w:date="2021-09-16T17:20:00Z">
              <w:rPr>
                <w:rFonts w:ascii="Arial" w:eastAsia="Times New Roman" w:hAnsi="Arial" w:cs="Arial"/>
                <w:color w:val="000000"/>
                <w:sz w:val="20"/>
                <w:szCs w:val="20"/>
                <w:lang w:eastAsia="en-IN"/>
              </w:rPr>
            </w:rPrChange>
          </w:rPr>
          <w:t>BM = Elevation of point where first backsight was taken (assume any value e.g. 30 m),</w:t>
        </w:r>
      </w:ins>
    </w:p>
    <w:p w14:paraId="4CC8A92E" w14:textId="77777777" w:rsidR="001A1204" w:rsidRPr="001A1204" w:rsidRDefault="001A1204" w:rsidP="001A1204">
      <w:pPr>
        <w:shd w:val="clear" w:color="auto" w:fill="FFFFFF"/>
        <w:spacing w:before="100" w:beforeAutospacing="1" w:after="100" w:afterAutospacing="1" w:line="240" w:lineRule="auto"/>
        <w:jc w:val="left"/>
        <w:rPr>
          <w:ins w:id="1954" w:author="pranav baradkar" w:date="2021-09-16T17:18:00Z"/>
          <w:rFonts w:eastAsia="Times New Roman"/>
          <w:color w:val="000000"/>
          <w:lang w:eastAsia="en-IN"/>
          <w:rPrChange w:id="1955" w:author="pranav baradkar" w:date="2021-09-16T17:20:00Z">
            <w:rPr>
              <w:ins w:id="1956" w:author="pranav baradkar" w:date="2021-09-16T17:18:00Z"/>
              <w:rFonts w:ascii="Arial" w:eastAsia="Times New Roman" w:hAnsi="Arial" w:cs="Arial"/>
              <w:color w:val="000000"/>
              <w:sz w:val="20"/>
              <w:szCs w:val="20"/>
              <w:lang w:eastAsia="en-IN"/>
            </w:rPr>
          </w:rPrChange>
        </w:rPr>
      </w:pPr>
      <w:ins w:id="1957" w:author="pranav baradkar" w:date="2021-09-16T17:18:00Z">
        <w:r w:rsidRPr="001A1204">
          <w:rPr>
            <w:rFonts w:eastAsia="Times New Roman"/>
            <w:color w:val="000000"/>
            <w:lang w:eastAsia="en-IN"/>
            <w:rPrChange w:id="1958" w:author="pranav baradkar" w:date="2021-09-16T17:20:00Z">
              <w:rPr>
                <w:rFonts w:ascii="Arial" w:eastAsia="Times New Roman" w:hAnsi="Arial" w:cs="Arial"/>
                <w:color w:val="000000"/>
                <w:sz w:val="20"/>
                <w:szCs w:val="20"/>
                <w:lang w:eastAsia="en-IN"/>
              </w:rPr>
            </w:rPrChange>
          </w:rPr>
          <w:t>RR1 = Rod reading at first backsight, and</w:t>
        </w:r>
      </w:ins>
    </w:p>
    <w:p w14:paraId="490F2593" w14:textId="77777777" w:rsidR="001A1204" w:rsidRPr="001A1204" w:rsidRDefault="001A1204" w:rsidP="001A1204">
      <w:pPr>
        <w:shd w:val="clear" w:color="auto" w:fill="FFFFFF"/>
        <w:spacing w:before="100" w:beforeAutospacing="1" w:after="100" w:afterAutospacing="1" w:line="240" w:lineRule="auto"/>
        <w:jc w:val="left"/>
        <w:rPr>
          <w:ins w:id="1959" w:author="pranav baradkar" w:date="2021-09-16T17:18:00Z"/>
          <w:rFonts w:eastAsia="Times New Roman"/>
          <w:color w:val="000000"/>
          <w:lang w:eastAsia="en-IN"/>
          <w:rPrChange w:id="1960" w:author="pranav baradkar" w:date="2021-09-16T17:20:00Z">
            <w:rPr>
              <w:ins w:id="1961" w:author="pranav baradkar" w:date="2021-09-16T17:18:00Z"/>
              <w:rFonts w:ascii="Arial" w:eastAsia="Times New Roman" w:hAnsi="Arial" w:cs="Arial"/>
              <w:color w:val="000000"/>
              <w:sz w:val="20"/>
              <w:szCs w:val="20"/>
              <w:lang w:eastAsia="en-IN"/>
            </w:rPr>
          </w:rPrChange>
        </w:rPr>
      </w:pPr>
      <w:ins w:id="1962" w:author="pranav baradkar" w:date="2021-09-16T17:18:00Z">
        <w:r w:rsidRPr="001A1204">
          <w:rPr>
            <w:rFonts w:eastAsia="Times New Roman"/>
            <w:color w:val="000000"/>
            <w:lang w:eastAsia="en-IN"/>
            <w:rPrChange w:id="1963" w:author="pranav baradkar" w:date="2021-09-16T17:20:00Z">
              <w:rPr>
                <w:rFonts w:ascii="Arial" w:eastAsia="Times New Roman" w:hAnsi="Arial" w:cs="Arial"/>
                <w:color w:val="000000"/>
                <w:sz w:val="20"/>
                <w:szCs w:val="20"/>
                <w:lang w:eastAsia="en-IN"/>
              </w:rPr>
            </w:rPrChange>
          </w:rPr>
          <w:lastRenderedPageBreak/>
          <w:t>RR = Rod reading at any point from initial instrument setup.</w:t>
        </w:r>
      </w:ins>
    </w:p>
    <w:p w14:paraId="13CC4FC6" w14:textId="509BAD43" w:rsidR="001A1204" w:rsidRPr="001A25FA" w:rsidRDefault="001A1204">
      <w:pPr>
        <w:shd w:val="clear" w:color="auto" w:fill="FFFFFF"/>
        <w:spacing w:before="100" w:beforeAutospacing="1" w:after="100" w:afterAutospacing="1" w:line="240" w:lineRule="auto"/>
        <w:jc w:val="left"/>
        <w:rPr>
          <w:ins w:id="1964" w:author="pranav baradkar" w:date="2021-09-16T17:15:00Z"/>
          <w:rFonts w:eastAsia="Times New Roman"/>
          <w:color w:val="000000"/>
          <w:lang w:eastAsia="en-IN"/>
          <w:rPrChange w:id="1965" w:author="pranav baradkar" w:date="2021-09-16T23:07:00Z">
            <w:rPr>
              <w:ins w:id="1966" w:author="pranav baradkar" w:date="2021-09-16T17:15:00Z"/>
            </w:rPr>
          </w:rPrChange>
        </w:rPr>
        <w:pPrChange w:id="1967" w:author="pranav baradkar" w:date="2021-09-16T23:07:00Z">
          <w:pPr>
            <w:ind w:left="720"/>
          </w:pPr>
        </w:pPrChange>
      </w:pPr>
      <w:ins w:id="1968" w:author="pranav baradkar" w:date="2021-09-16T17:18:00Z">
        <w:r w:rsidRPr="001A1204">
          <w:rPr>
            <w:rFonts w:eastAsia="Times New Roman"/>
            <w:color w:val="000000"/>
            <w:lang w:eastAsia="en-IN"/>
            <w:rPrChange w:id="1969" w:author="pranav baradkar" w:date="2021-09-16T17:20:00Z">
              <w:rPr>
                <w:rFonts w:ascii="Arial" w:eastAsia="Times New Roman" w:hAnsi="Arial" w:cs="Arial"/>
                <w:color w:val="000000"/>
                <w:sz w:val="20"/>
                <w:szCs w:val="20"/>
                <w:lang w:eastAsia="en-IN"/>
              </w:rPr>
            </w:rPrChange>
          </w:rPr>
          <w:t xml:space="preserve">Once position of level is changed, instrument height will also change. New instrument height can </w:t>
        </w:r>
      </w:ins>
      <w:ins w:id="1970" w:author="pranav baradkar" w:date="2021-09-16T17:19:00Z">
        <w:r w:rsidRPr="001A1204">
          <w:rPr>
            <w:rFonts w:eastAsia="Times New Roman"/>
            <w:color w:val="000000"/>
            <w:lang w:eastAsia="en-IN"/>
            <w:rPrChange w:id="1971" w:author="pranav baradkar" w:date="2021-09-16T17:20:00Z">
              <w:rPr>
                <w:rFonts w:ascii="Arial" w:eastAsia="Times New Roman" w:hAnsi="Arial" w:cs="Arial"/>
                <w:color w:val="000000"/>
                <w:sz w:val="20"/>
                <w:szCs w:val="20"/>
                <w:lang w:eastAsia="en-IN"/>
              </w:rPr>
            </w:rPrChange>
          </w:rPr>
          <w:t xml:space="preserve">   </w:t>
        </w:r>
      </w:ins>
      <w:ins w:id="1972" w:author="pranav baradkar" w:date="2021-09-16T17:18:00Z">
        <w:r w:rsidRPr="001A1204">
          <w:rPr>
            <w:rFonts w:eastAsia="Times New Roman"/>
            <w:color w:val="000000"/>
            <w:lang w:eastAsia="en-IN"/>
            <w:rPrChange w:id="1973" w:author="pranav baradkar" w:date="2021-09-16T17:20:00Z">
              <w:rPr>
                <w:rFonts w:ascii="Arial" w:eastAsia="Times New Roman" w:hAnsi="Arial" w:cs="Arial"/>
                <w:color w:val="000000"/>
                <w:sz w:val="20"/>
                <w:szCs w:val="20"/>
                <w:lang w:eastAsia="en-IN"/>
              </w:rPr>
            </w:rPrChange>
          </w:rPr>
          <w:t>be obtained from the following equation:</w:t>
        </w:r>
      </w:ins>
    </w:p>
    <w:p w14:paraId="7ACE1BAF" w14:textId="1BAB4176" w:rsidR="001A1204" w:rsidRPr="001A1204" w:rsidRDefault="001A1204" w:rsidP="001A1204">
      <w:pPr>
        <w:ind w:left="720"/>
        <w:rPr>
          <w:ins w:id="1974" w:author="pranav baradkar" w:date="2021-09-16T17:19:00Z"/>
        </w:rPr>
      </w:pPr>
      <w:ins w:id="1975" w:author="pranav baradkar" w:date="2021-09-16T17:15:00Z">
        <w:r w:rsidRPr="001A1204">
          <w:t>Nht = Oht</w:t>
        </w:r>
      </w:ins>
      <w:ins w:id="1976" w:author="pranav baradkar" w:date="2021-09-16T17:16:00Z">
        <w:r w:rsidRPr="001A1204">
          <w:t xml:space="preserve"> + BS – FS </w:t>
        </w:r>
      </w:ins>
    </w:p>
    <w:p w14:paraId="6D949B01" w14:textId="77777777" w:rsidR="001A1204" w:rsidRPr="001A1204" w:rsidRDefault="001A1204" w:rsidP="001A1204">
      <w:pPr>
        <w:shd w:val="clear" w:color="auto" w:fill="FFFFFF"/>
        <w:spacing w:before="100" w:beforeAutospacing="1" w:after="100" w:afterAutospacing="1" w:line="240" w:lineRule="auto"/>
        <w:jc w:val="left"/>
        <w:rPr>
          <w:ins w:id="1977" w:author="pranav baradkar" w:date="2021-09-16T17:19:00Z"/>
          <w:rFonts w:eastAsia="Times New Roman"/>
          <w:color w:val="000000"/>
          <w:lang w:eastAsia="en-IN"/>
          <w:rPrChange w:id="1978" w:author="pranav baradkar" w:date="2021-09-16T17:20:00Z">
            <w:rPr>
              <w:ins w:id="1979" w:author="pranav baradkar" w:date="2021-09-16T17:19:00Z"/>
              <w:rFonts w:ascii="Arial" w:eastAsia="Times New Roman" w:hAnsi="Arial" w:cs="Arial"/>
              <w:color w:val="000000"/>
              <w:sz w:val="20"/>
              <w:szCs w:val="20"/>
              <w:lang w:eastAsia="en-IN"/>
            </w:rPr>
          </w:rPrChange>
        </w:rPr>
      </w:pPr>
      <w:ins w:id="1980" w:author="pranav baradkar" w:date="2021-09-16T17:19:00Z">
        <w:r w:rsidRPr="001A1204">
          <w:rPr>
            <w:rFonts w:eastAsia="Times New Roman"/>
            <w:color w:val="000000"/>
            <w:lang w:eastAsia="en-IN"/>
            <w:rPrChange w:id="1981" w:author="pranav baradkar" w:date="2021-09-16T17:20:00Z">
              <w:rPr>
                <w:rFonts w:ascii="Arial" w:eastAsia="Times New Roman" w:hAnsi="Arial" w:cs="Arial"/>
                <w:color w:val="000000"/>
                <w:sz w:val="20"/>
                <w:szCs w:val="20"/>
                <w:lang w:eastAsia="en-IN"/>
              </w:rPr>
            </w:rPrChange>
          </w:rPr>
          <w:t>Where:</w:t>
        </w:r>
      </w:ins>
    </w:p>
    <w:p w14:paraId="790B58CA" w14:textId="77777777" w:rsidR="001A1204" w:rsidRPr="001A1204" w:rsidRDefault="001A1204" w:rsidP="001A1204">
      <w:pPr>
        <w:shd w:val="clear" w:color="auto" w:fill="FFFFFF"/>
        <w:spacing w:before="100" w:beforeAutospacing="1" w:after="100" w:afterAutospacing="1" w:line="240" w:lineRule="auto"/>
        <w:jc w:val="left"/>
        <w:rPr>
          <w:ins w:id="1982" w:author="pranav baradkar" w:date="2021-09-16T17:19:00Z"/>
          <w:rFonts w:eastAsia="Times New Roman"/>
          <w:color w:val="000000"/>
          <w:lang w:eastAsia="en-IN"/>
          <w:rPrChange w:id="1983" w:author="pranav baradkar" w:date="2021-09-16T17:20:00Z">
            <w:rPr>
              <w:ins w:id="1984" w:author="pranav baradkar" w:date="2021-09-16T17:19:00Z"/>
              <w:rFonts w:ascii="Arial" w:eastAsia="Times New Roman" w:hAnsi="Arial" w:cs="Arial"/>
              <w:color w:val="000000"/>
              <w:sz w:val="20"/>
              <w:szCs w:val="20"/>
              <w:lang w:eastAsia="en-IN"/>
            </w:rPr>
          </w:rPrChange>
        </w:rPr>
      </w:pPr>
      <w:ins w:id="1985" w:author="pranav baradkar" w:date="2021-09-16T17:19:00Z">
        <w:r w:rsidRPr="001A1204">
          <w:rPr>
            <w:rFonts w:eastAsia="Times New Roman"/>
            <w:color w:val="000000"/>
            <w:lang w:eastAsia="en-IN"/>
            <w:rPrChange w:id="1986" w:author="pranav baradkar" w:date="2021-09-16T17:20:00Z">
              <w:rPr>
                <w:rFonts w:ascii="Arial" w:eastAsia="Times New Roman" w:hAnsi="Arial" w:cs="Arial"/>
                <w:color w:val="000000"/>
                <w:sz w:val="20"/>
                <w:szCs w:val="20"/>
                <w:lang w:eastAsia="en-IN"/>
              </w:rPr>
            </w:rPrChange>
          </w:rPr>
          <w:t>Nht = New instrument height,</w:t>
        </w:r>
      </w:ins>
    </w:p>
    <w:p w14:paraId="435A3F15" w14:textId="77777777" w:rsidR="001A1204" w:rsidRPr="001A1204" w:rsidRDefault="001A1204" w:rsidP="001A1204">
      <w:pPr>
        <w:shd w:val="clear" w:color="auto" w:fill="FFFFFF"/>
        <w:spacing w:before="100" w:beforeAutospacing="1" w:after="100" w:afterAutospacing="1" w:line="240" w:lineRule="auto"/>
        <w:jc w:val="left"/>
        <w:rPr>
          <w:ins w:id="1987" w:author="pranav baradkar" w:date="2021-09-16T17:19:00Z"/>
          <w:rFonts w:eastAsia="Times New Roman"/>
          <w:color w:val="000000"/>
          <w:lang w:eastAsia="en-IN"/>
          <w:rPrChange w:id="1988" w:author="pranav baradkar" w:date="2021-09-16T17:20:00Z">
            <w:rPr>
              <w:ins w:id="1989" w:author="pranav baradkar" w:date="2021-09-16T17:19:00Z"/>
              <w:rFonts w:ascii="Arial" w:eastAsia="Times New Roman" w:hAnsi="Arial" w:cs="Arial"/>
              <w:color w:val="000000"/>
              <w:sz w:val="20"/>
              <w:szCs w:val="20"/>
              <w:lang w:eastAsia="en-IN"/>
            </w:rPr>
          </w:rPrChange>
        </w:rPr>
      </w:pPr>
      <w:ins w:id="1990" w:author="pranav baradkar" w:date="2021-09-16T17:19:00Z">
        <w:r w:rsidRPr="001A1204">
          <w:rPr>
            <w:rFonts w:eastAsia="Times New Roman"/>
            <w:color w:val="000000"/>
            <w:lang w:eastAsia="en-IN"/>
            <w:rPrChange w:id="1991" w:author="pranav baradkar" w:date="2021-09-16T17:20:00Z">
              <w:rPr>
                <w:rFonts w:ascii="Arial" w:eastAsia="Times New Roman" w:hAnsi="Arial" w:cs="Arial"/>
                <w:color w:val="000000"/>
                <w:sz w:val="20"/>
                <w:szCs w:val="20"/>
                <w:lang w:eastAsia="en-IN"/>
              </w:rPr>
            </w:rPrChange>
          </w:rPr>
          <w:t>Oht = OLd instrument height,</w:t>
        </w:r>
      </w:ins>
    </w:p>
    <w:p w14:paraId="7832F2A6" w14:textId="77777777" w:rsidR="001A1204" w:rsidRPr="001A1204" w:rsidRDefault="001A1204" w:rsidP="001A1204">
      <w:pPr>
        <w:shd w:val="clear" w:color="auto" w:fill="FFFFFF"/>
        <w:spacing w:before="100" w:beforeAutospacing="1" w:after="100" w:afterAutospacing="1" w:line="240" w:lineRule="auto"/>
        <w:jc w:val="left"/>
        <w:rPr>
          <w:ins w:id="1992" w:author="pranav baradkar" w:date="2021-09-16T17:19:00Z"/>
          <w:rFonts w:eastAsia="Times New Roman"/>
          <w:color w:val="000000"/>
          <w:lang w:eastAsia="en-IN"/>
          <w:rPrChange w:id="1993" w:author="pranav baradkar" w:date="2021-09-16T17:20:00Z">
            <w:rPr>
              <w:ins w:id="1994" w:author="pranav baradkar" w:date="2021-09-16T17:19:00Z"/>
              <w:rFonts w:ascii="Arial" w:eastAsia="Times New Roman" w:hAnsi="Arial" w:cs="Arial"/>
              <w:color w:val="000000"/>
              <w:sz w:val="20"/>
              <w:szCs w:val="20"/>
              <w:lang w:eastAsia="en-IN"/>
            </w:rPr>
          </w:rPrChange>
        </w:rPr>
      </w:pPr>
      <w:ins w:id="1995" w:author="pranav baradkar" w:date="2021-09-16T17:19:00Z">
        <w:r w:rsidRPr="001A1204">
          <w:rPr>
            <w:rFonts w:eastAsia="Times New Roman"/>
            <w:color w:val="000000"/>
            <w:lang w:eastAsia="en-IN"/>
            <w:rPrChange w:id="1996" w:author="pranav baradkar" w:date="2021-09-16T17:20:00Z">
              <w:rPr>
                <w:rFonts w:ascii="Arial" w:eastAsia="Times New Roman" w:hAnsi="Arial" w:cs="Arial"/>
                <w:color w:val="000000"/>
                <w:sz w:val="20"/>
                <w:szCs w:val="20"/>
                <w:lang w:eastAsia="en-IN"/>
              </w:rPr>
            </w:rPrChange>
          </w:rPr>
          <w:t>BS = Backsight at pivot point, and</w:t>
        </w:r>
      </w:ins>
    </w:p>
    <w:p w14:paraId="5593CB55" w14:textId="77777777" w:rsidR="001A1204" w:rsidRPr="001A1204" w:rsidRDefault="001A1204" w:rsidP="001A1204">
      <w:pPr>
        <w:shd w:val="clear" w:color="auto" w:fill="FFFFFF"/>
        <w:spacing w:before="100" w:beforeAutospacing="1" w:after="100" w:afterAutospacing="1" w:line="240" w:lineRule="auto"/>
        <w:jc w:val="left"/>
        <w:rPr>
          <w:ins w:id="1997" w:author="pranav baradkar" w:date="2021-09-16T17:19:00Z"/>
          <w:rFonts w:eastAsia="Times New Roman"/>
          <w:color w:val="000000"/>
          <w:lang w:eastAsia="en-IN"/>
          <w:rPrChange w:id="1998" w:author="pranav baradkar" w:date="2021-09-16T17:20:00Z">
            <w:rPr>
              <w:ins w:id="1999" w:author="pranav baradkar" w:date="2021-09-16T17:19:00Z"/>
              <w:rFonts w:ascii="Arial" w:eastAsia="Times New Roman" w:hAnsi="Arial" w:cs="Arial"/>
              <w:color w:val="000000"/>
              <w:sz w:val="20"/>
              <w:szCs w:val="20"/>
              <w:lang w:eastAsia="en-IN"/>
            </w:rPr>
          </w:rPrChange>
        </w:rPr>
      </w:pPr>
      <w:ins w:id="2000" w:author="pranav baradkar" w:date="2021-09-16T17:19:00Z">
        <w:r w:rsidRPr="001A1204">
          <w:rPr>
            <w:rFonts w:eastAsia="Times New Roman"/>
            <w:color w:val="000000"/>
            <w:lang w:eastAsia="en-IN"/>
            <w:rPrChange w:id="2001" w:author="pranav baradkar" w:date="2021-09-16T17:20:00Z">
              <w:rPr>
                <w:rFonts w:ascii="Arial" w:eastAsia="Times New Roman" w:hAnsi="Arial" w:cs="Arial"/>
                <w:color w:val="000000"/>
                <w:sz w:val="20"/>
                <w:szCs w:val="20"/>
                <w:lang w:eastAsia="en-IN"/>
              </w:rPr>
            </w:rPrChange>
          </w:rPr>
          <w:t>FS = Foresight at pivot point.</w:t>
        </w:r>
      </w:ins>
    </w:p>
    <w:p w14:paraId="21EC4DA1" w14:textId="77777777" w:rsidR="001A1204" w:rsidRPr="001A1204" w:rsidRDefault="001A1204" w:rsidP="001A1204">
      <w:pPr>
        <w:shd w:val="clear" w:color="auto" w:fill="FFFFFF"/>
        <w:spacing w:before="100" w:beforeAutospacing="1" w:after="100" w:afterAutospacing="1" w:line="240" w:lineRule="auto"/>
        <w:jc w:val="left"/>
        <w:rPr>
          <w:ins w:id="2002" w:author="pranav baradkar" w:date="2021-09-16T17:19:00Z"/>
          <w:rFonts w:eastAsia="Times New Roman"/>
          <w:color w:val="000000"/>
          <w:lang w:eastAsia="en-IN"/>
          <w:rPrChange w:id="2003" w:author="pranav baradkar" w:date="2021-09-16T17:20:00Z">
            <w:rPr>
              <w:ins w:id="2004" w:author="pranav baradkar" w:date="2021-09-16T17:19:00Z"/>
              <w:rFonts w:ascii="Arial" w:eastAsia="Times New Roman" w:hAnsi="Arial" w:cs="Arial"/>
              <w:color w:val="000000"/>
              <w:sz w:val="20"/>
              <w:szCs w:val="20"/>
              <w:lang w:eastAsia="en-IN"/>
            </w:rPr>
          </w:rPrChange>
        </w:rPr>
      </w:pPr>
      <w:ins w:id="2005" w:author="pranav baradkar" w:date="2021-09-16T17:19:00Z">
        <w:r w:rsidRPr="001A1204">
          <w:rPr>
            <w:rFonts w:eastAsia="Times New Roman"/>
            <w:color w:val="000000"/>
            <w:lang w:eastAsia="en-IN"/>
            <w:rPrChange w:id="2006" w:author="pranav baradkar" w:date="2021-09-16T17:20:00Z">
              <w:rPr>
                <w:rFonts w:ascii="Arial" w:eastAsia="Times New Roman" w:hAnsi="Arial" w:cs="Arial"/>
                <w:color w:val="000000"/>
                <w:sz w:val="20"/>
                <w:szCs w:val="20"/>
                <w:lang w:eastAsia="en-IN"/>
              </w:rPr>
            </w:rPrChange>
          </w:rPr>
          <w:t>The relative elevation of the points measured from this new instrument location can be determined by using equation 4.2 and using new the instrument height (Nht) instead of IS.</w:t>
        </w:r>
      </w:ins>
    </w:p>
    <w:p w14:paraId="13FB1EBE" w14:textId="7FBC202A" w:rsidR="001A1204" w:rsidDel="001A25FA" w:rsidRDefault="001A1204">
      <w:pPr>
        <w:pStyle w:val="ListParagraph"/>
        <w:numPr>
          <w:ilvl w:val="0"/>
          <w:numId w:val="45"/>
        </w:numPr>
        <w:rPr>
          <w:del w:id="2007" w:author="pranav baradkar" w:date="2021-09-16T23:07:00Z"/>
        </w:rPr>
        <w:pPrChange w:id="2008" w:author="pranav baradkar" w:date="2021-09-16T17:20:00Z">
          <w:pPr/>
        </w:pPrChange>
      </w:pPr>
      <w:ins w:id="2009" w:author="pranav baradkar" w:date="2021-09-16T17:22:00Z">
        <w:r>
          <w:t>Measured profile is passed thr</w:t>
        </w:r>
      </w:ins>
      <w:ins w:id="2010" w:author="pranav baradkar" w:date="2021-09-16T17:23:00Z">
        <w:r>
          <w:t xml:space="preserve">ough IRI program to </w:t>
        </w:r>
      </w:ins>
      <w:ins w:id="2011" w:author="pranav baradkar" w:date="2021-09-16T17:24:00Z">
        <w:r>
          <w:t>find the reference IRI of the selected road.</w:t>
        </w:r>
      </w:ins>
    </w:p>
    <w:p w14:paraId="6A8FB79C" w14:textId="77777777" w:rsidR="00A42E24" w:rsidRDefault="00A42E24">
      <w:pPr>
        <w:pStyle w:val="ListParagraph"/>
        <w:numPr>
          <w:ilvl w:val="0"/>
          <w:numId w:val="45"/>
        </w:numPr>
        <w:pPrChange w:id="2012" w:author="pranav baradkar" w:date="2021-09-16T23:07:00Z">
          <w:pPr/>
        </w:pPrChange>
      </w:pPr>
    </w:p>
    <w:p w14:paraId="2683CE77" w14:textId="4348C433" w:rsidR="00A42E24" w:rsidRDefault="001A1204">
      <w:pPr>
        <w:pStyle w:val="Heading2"/>
        <w:pPrChange w:id="2013" w:author="pranav baradkar" w:date="2021-09-16T17:24:00Z">
          <w:pPr/>
        </w:pPrChange>
      </w:pPr>
      <w:bookmarkStart w:id="2014" w:name="_Toc82728502"/>
      <w:ins w:id="2015" w:author="pranav baradkar" w:date="2021-09-16T17:24:00Z">
        <w:r>
          <w:t>Selection of Mobile application.</w:t>
        </w:r>
        <w:bookmarkEnd w:id="2014"/>
        <w:r>
          <w:t xml:space="preserve"> </w:t>
        </w:r>
      </w:ins>
    </w:p>
    <w:p w14:paraId="29946933" w14:textId="69CB21CE" w:rsidR="00A42E24" w:rsidRDefault="00BA5276" w:rsidP="00A42E24">
      <w:pPr>
        <w:rPr>
          <w:ins w:id="2016" w:author="pranav baradkar" w:date="2021-09-16T20:33:00Z"/>
        </w:rPr>
      </w:pPr>
      <w:ins w:id="2017" w:author="pranav baradkar" w:date="2021-09-16T20:25:00Z">
        <w:r w:rsidRPr="00BA5276">
          <w:rPr>
            <w:b/>
            <w:bCs/>
            <w:rPrChange w:id="2018" w:author="pranav baradkar" w:date="2021-09-16T20:25:00Z">
              <w:rPr/>
            </w:rPrChange>
          </w:rPr>
          <w:t>Paul Cahill</w:t>
        </w:r>
        <w:r>
          <w:rPr>
            <w:b/>
            <w:bCs/>
          </w:rPr>
          <w:t xml:space="preserve"> </w:t>
        </w:r>
        <w:r w:rsidRPr="00BA5276">
          <w:rPr>
            <w:rPrChange w:id="2019" w:author="pranav baradkar" w:date="2021-09-16T20:25:00Z">
              <w:rPr>
                <w:b/>
                <w:bCs/>
              </w:rPr>
            </w:rPrChange>
          </w:rPr>
          <w:t>et al.,2018</w:t>
        </w:r>
        <w:r>
          <w:t xml:space="preserve"> study compared mobile</w:t>
        </w:r>
      </w:ins>
      <w:ins w:id="2020" w:author="pranav baradkar" w:date="2021-09-16T20:26:00Z">
        <w:r>
          <w:t xml:space="preserve"> accelerometer</w:t>
        </w:r>
      </w:ins>
      <w:ins w:id="2021" w:author="pranav baradkar" w:date="2021-09-16T20:25:00Z">
        <w:r>
          <w:t xml:space="preserve"> application </w:t>
        </w:r>
      </w:ins>
      <w:ins w:id="2022" w:author="pranav baradkar" w:date="2021-09-16T20:26:00Z">
        <w:r>
          <w:t xml:space="preserve">for structural vibrational </w:t>
        </w:r>
      </w:ins>
      <w:ins w:id="2023" w:author="pranav baradkar" w:date="2021-09-16T20:27:00Z">
        <w:r>
          <w:t xml:space="preserve">monitoring. The performance of the application was </w:t>
        </w:r>
      </w:ins>
      <w:ins w:id="2024" w:author="pranav baradkar" w:date="2021-09-16T20:28:00Z">
        <w:r>
          <w:t xml:space="preserve">compared </w:t>
        </w:r>
      </w:ins>
      <w:ins w:id="2025" w:author="pranav baradkar" w:date="2021-09-16T20:27:00Z">
        <w:r>
          <w:t xml:space="preserve">using variance technique and </w:t>
        </w:r>
      </w:ins>
      <w:ins w:id="2026" w:author="pranav baradkar" w:date="2021-09-16T20:28:00Z">
        <w:r>
          <w:t xml:space="preserve">carried </w:t>
        </w:r>
      </w:ins>
      <w:ins w:id="2027" w:author="pranav baradkar" w:date="2021-09-16T20:29:00Z">
        <w:r>
          <w:t>test of significance.</w:t>
        </w:r>
      </w:ins>
      <w:ins w:id="2028" w:author="pranav baradkar" w:date="2021-09-16T20:31:00Z">
        <w:r w:rsidR="003D26C1">
          <w:t xml:space="preserve"> The apps were comp</w:t>
        </w:r>
      </w:ins>
      <w:ins w:id="2029" w:author="pranav baradkar" w:date="2021-09-16T20:32:00Z">
        <w:r w:rsidR="003D26C1">
          <w:t>ared with realistic dynamic scenario of measuring the acceleration.</w:t>
        </w:r>
      </w:ins>
      <w:ins w:id="2030" w:author="pranav baradkar" w:date="2021-09-16T20:33:00Z">
        <w:r w:rsidR="003D26C1">
          <w:t xml:space="preserve"> </w:t>
        </w:r>
      </w:ins>
      <w:ins w:id="2031" w:author="pranav baradkar" w:date="2021-09-16T21:00:00Z">
        <w:r w:rsidR="003D26C1">
          <w:t>Data storage facility</w:t>
        </w:r>
      </w:ins>
      <w:ins w:id="2032" w:author="pranav baradkar" w:date="2021-09-16T21:01:00Z">
        <w:r w:rsidR="003D26C1">
          <w:t>, tri-axial capability and static calibration of G-force conditions are applied to se</w:t>
        </w:r>
      </w:ins>
      <w:ins w:id="2033" w:author="pranav baradkar" w:date="2021-09-16T21:02:00Z">
        <w:r w:rsidR="003D26C1">
          <w:t xml:space="preserve">lect 12 apps from 90 available applications. Accuracy of the </w:t>
        </w:r>
      </w:ins>
      <w:ins w:id="2034" w:author="pranav baradkar" w:date="2021-09-16T21:15:00Z">
        <w:r w:rsidR="003D26C1">
          <w:t>selected</w:t>
        </w:r>
      </w:ins>
      <w:ins w:id="2035" w:author="pranav baradkar" w:date="2021-09-16T21:02:00Z">
        <w:r w:rsidR="003D26C1">
          <w:t xml:space="preserve"> 12 apps are nearly same. </w:t>
        </w:r>
      </w:ins>
      <w:ins w:id="2036" w:author="pranav baradkar" w:date="2021-09-16T20:33:00Z">
        <w:r w:rsidR="003D26C1">
          <w:t xml:space="preserve">Figure shows the list of application suggested to use. </w:t>
        </w:r>
      </w:ins>
    </w:p>
    <w:p w14:paraId="135DCA89" w14:textId="77777777" w:rsidR="003D26C1" w:rsidRDefault="003D26C1">
      <w:pPr>
        <w:keepNext/>
        <w:jc w:val="center"/>
        <w:rPr>
          <w:ins w:id="2037" w:author="pranav baradkar" w:date="2021-09-16T20:34:00Z"/>
        </w:rPr>
        <w:pPrChange w:id="2038" w:author="pranav baradkar" w:date="2021-09-16T20:34:00Z">
          <w:pPr>
            <w:jc w:val="center"/>
          </w:pPr>
        </w:pPrChange>
      </w:pPr>
      <w:ins w:id="2039" w:author="pranav baradkar" w:date="2021-09-16T20:34:00Z">
        <w:r w:rsidRPr="003D26C1">
          <w:rPr>
            <w:noProof/>
          </w:rPr>
          <w:drawing>
            <wp:inline distT="0" distB="0" distL="0" distR="0" wp14:anchorId="16DCD3C3" wp14:editId="728FA662">
              <wp:extent cx="5384228" cy="22508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071" cy="2256617"/>
                      </a:xfrm>
                      <a:prstGeom prst="rect">
                        <a:avLst/>
                      </a:prstGeom>
                    </pic:spPr>
                  </pic:pic>
                </a:graphicData>
              </a:graphic>
            </wp:inline>
          </w:drawing>
        </w:r>
      </w:ins>
    </w:p>
    <w:p w14:paraId="726DC2CD" w14:textId="3180E2ED" w:rsidR="003D26C1" w:rsidRPr="00BA5276" w:rsidRDefault="003D26C1">
      <w:pPr>
        <w:pStyle w:val="Caption"/>
        <w:rPr>
          <w:rPrChange w:id="2040" w:author="pranav baradkar" w:date="2021-09-16T20:25:00Z">
            <w:rPr/>
          </w:rPrChange>
        </w:rPr>
        <w:pPrChange w:id="2041" w:author="pranav baradkar" w:date="2021-09-16T20:34:00Z">
          <w:pPr/>
        </w:pPrChange>
      </w:pPr>
      <w:bookmarkStart w:id="2042" w:name="_Toc82728173"/>
      <w:ins w:id="2043" w:author="pranav baradkar" w:date="2021-09-16T20:34:00Z">
        <w:r>
          <w:t xml:space="preserve">Figure </w:t>
        </w:r>
      </w:ins>
      <w:ins w:id="2044" w:author="pranav baradkar" w:date="2021-09-16T23:52:00Z">
        <w:r w:rsidR="001A25FA">
          <w:fldChar w:fldCharType="begin"/>
        </w:r>
        <w:r w:rsidR="001A25FA">
          <w:instrText xml:space="preserve"> STYLEREF 1 \s </w:instrText>
        </w:r>
      </w:ins>
      <w:r w:rsidR="001A25FA">
        <w:fldChar w:fldCharType="separate"/>
      </w:r>
      <w:r w:rsidR="001A25FA">
        <w:rPr>
          <w:noProof/>
        </w:rPr>
        <w:t>3</w:t>
      </w:r>
      <w:ins w:id="2045"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2046" w:author="pranav baradkar" w:date="2021-09-16T23:52:00Z">
        <w:r w:rsidR="001A25FA">
          <w:rPr>
            <w:noProof/>
          </w:rPr>
          <w:t>1</w:t>
        </w:r>
        <w:r w:rsidR="001A25FA">
          <w:fldChar w:fldCharType="end"/>
        </w:r>
      </w:ins>
      <w:ins w:id="2047" w:author="pranav baradkar" w:date="2021-09-16T20:35:00Z">
        <w:r>
          <w:t xml:space="preserve"> List of</w:t>
        </w:r>
      </w:ins>
      <w:ins w:id="2048" w:author="pranav baradkar" w:date="2021-09-16T20:34:00Z">
        <w:r w:rsidRPr="006F4300">
          <w:t xml:space="preserve"> app</w:t>
        </w:r>
      </w:ins>
      <w:ins w:id="2049" w:author="pranav baradkar" w:date="2021-09-16T20:35:00Z">
        <w:r>
          <w:t>lication</w:t>
        </w:r>
      </w:ins>
      <w:ins w:id="2050" w:author="pranav baradkar" w:date="2021-09-16T20:34:00Z">
        <w:r>
          <w:t xml:space="preserve"> (Sourc</w:t>
        </w:r>
      </w:ins>
      <w:ins w:id="2051" w:author="pranav baradkar" w:date="2021-09-16T20:35:00Z">
        <w:r>
          <w:t xml:space="preserve">e: </w:t>
        </w:r>
        <w:r w:rsidRPr="003D26C1">
          <w:rPr>
            <w:rPrChange w:id="2052" w:author="pranav baradkar" w:date="2021-09-16T20:37:00Z">
              <w:rPr>
                <w:b/>
                <w:bCs/>
              </w:rPr>
            </w:rPrChange>
          </w:rPr>
          <w:t>Paul Cahill</w:t>
        </w:r>
        <w:r>
          <w:rPr>
            <w:b/>
            <w:bCs/>
          </w:rPr>
          <w:t xml:space="preserve"> </w:t>
        </w:r>
        <w:r w:rsidRPr="001C2402">
          <w:t>et al.,2018</w:t>
        </w:r>
        <w:r>
          <w:t>)</w:t>
        </w:r>
      </w:ins>
      <w:bookmarkEnd w:id="2042"/>
    </w:p>
    <w:p w14:paraId="3D948552" w14:textId="1078C940" w:rsidR="00A42E24" w:rsidRDefault="003D26C1" w:rsidP="00A42E24">
      <w:pPr>
        <w:rPr>
          <w:ins w:id="2053" w:author="pranav baradkar" w:date="2021-09-16T21:03:00Z"/>
        </w:rPr>
      </w:pPr>
      <w:ins w:id="2054" w:author="pranav baradkar" w:date="2021-09-16T21:03:00Z">
        <w:r>
          <w:t xml:space="preserve">Figure 3.2 shows the application with </w:t>
        </w:r>
      </w:ins>
      <w:ins w:id="2055" w:author="pranav baradkar" w:date="2021-09-16T21:20:00Z">
        <w:r w:rsidR="0085526F">
          <w:t>their</w:t>
        </w:r>
      </w:ins>
      <w:ins w:id="2056" w:author="pranav baradkar" w:date="2021-09-16T21:03:00Z">
        <w:r>
          <w:t xml:space="preserve"> current play store rating.</w:t>
        </w:r>
      </w:ins>
    </w:p>
    <w:p w14:paraId="3B7B05B9" w14:textId="4EEDA0EA" w:rsidR="003D26C1" w:rsidRDefault="003D26C1" w:rsidP="00A42E24">
      <w:pPr>
        <w:rPr>
          <w:ins w:id="2057" w:author="pranav baradkar" w:date="2021-09-16T21:07:00Z"/>
        </w:rPr>
      </w:pPr>
      <w:ins w:id="2058" w:author="pranav baradkar" w:date="2021-09-16T21:08:00Z">
        <w:r>
          <w:lastRenderedPageBreak/>
          <w:t xml:space="preserve">   </w:t>
        </w:r>
      </w:ins>
      <w:ins w:id="2059" w:author="pranav baradkar" w:date="2021-09-16T21:05:00Z">
        <w:r>
          <w:t xml:space="preserve"> </w:t>
        </w:r>
      </w:ins>
      <w:ins w:id="2060" w:author="pranav baradkar" w:date="2021-09-16T21:08:00Z">
        <w:r>
          <w:t xml:space="preserve">       </w:t>
        </w:r>
      </w:ins>
      <w:ins w:id="2061" w:author="pranav baradkar" w:date="2021-09-16T21:06:00Z">
        <w:r w:rsidRPr="003D26C1">
          <w:t xml:space="preserve"> </w:t>
        </w:r>
      </w:ins>
      <w:ins w:id="2062" w:author="pranav baradkar" w:date="2021-09-16T21:07:00Z">
        <w:r w:rsidRPr="003D26C1">
          <w:t xml:space="preserve"> </w:t>
        </w:r>
      </w:ins>
    </w:p>
    <w:p w14:paraId="19B0AA41" w14:textId="77777777" w:rsidR="003D26C1" w:rsidRDefault="003D26C1">
      <w:pPr>
        <w:pStyle w:val="Caption"/>
        <w:rPr>
          <w:ins w:id="2063" w:author="pranav baradkar" w:date="2021-09-16T21:13:00Z"/>
        </w:rPr>
        <w:pPrChange w:id="2064" w:author="pranav baradkar" w:date="2021-09-16T21:13:00Z">
          <w:pPr/>
        </w:pPrChange>
      </w:pPr>
      <w:ins w:id="2065" w:author="pranav baradkar" w:date="2021-09-16T21:12:00Z">
        <w:r w:rsidRPr="003D26C1">
          <w:rPr>
            <w:noProof/>
          </w:rPr>
          <w:drawing>
            <wp:inline distT="0" distB="0" distL="0" distR="0" wp14:anchorId="01959F98" wp14:editId="119A2624">
              <wp:extent cx="4562475" cy="516034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1141" cy="5170151"/>
                      </a:xfrm>
                      <a:prstGeom prst="rect">
                        <a:avLst/>
                      </a:prstGeom>
                    </pic:spPr>
                  </pic:pic>
                </a:graphicData>
              </a:graphic>
            </wp:inline>
          </w:drawing>
        </w:r>
      </w:ins>
    </w:p>
    <w:p w14:paraId="2F1C1712" w14:textId="5CAC7BDE" w:rsidR="003D26C1" w:rsidDel="000C2DA4" w:rsidRDefault="003D26C1">
      <w:pPr>
        <w:pStyle w:val="Caption"/>
        <w:rPr>
          <w:del w:id="2066" w:author="pranav baradkar" w:date="2021-09-16T22:47:00Z"/>
        </w:rPr>
        <w:pPrChange w:id="2067" w:author="pranav baradkar" w:date="2021-09-16T22:47:00Z">
          <w:pPr/>
        </w:pPrChange>
      </w:pPr>
      <w:bookmarkStart w:id="2068" w:name="_Toc82728174"/>
      <w:ins w:id="2069" w:author="pranav baradkar" w:date="2021-09-16T21:13:00Z">
        <w:r>
          <w:t xml:space="preserve">Figure </w:t>
        </w:r>
      </w:ins>
      <w:ins w:id="2070" w:author="pranav baradkar" w:date="2021-09-16T23:52:00Z">
        <w:r w:rsidR="001A25FA">
          <w:rPr>
            <w:i w:val="0"/>
            <w:iCs w:val="0"/>
          </w:rPr>
          <w:fldChar w:fldCharType="begin"/>
        </w:r>
        <w:r w:rsidR="001A25FA">
          <w:instrText xml:space="preserve"> STYLEREF 1 \s </w:instrText>
        </w:r>
      </w:ins>
      <w:r w:rsidR="001A25FA">
        <w:rPr>
          <w:i w:val="0"/>
          <w:iCs w:val="0"/>
        </w:rPr>
        <w:fldChar w:fldCharType="separate"/>
      </w:r>
      <w:r w:rsidR="001A25FA">
        <w:rPr>
          <w:noProof/>
        </w:rPr>
        <w:t>3</w:t>
      </w:r>
      <w:ins w:id="2071" w:author="pranav baradkar" w:date="2021-09-16T23:52:00Z">
        <w:r w:rsidR="001A25FA">
          <w:rPr>
            <w:i w:val="0"/>
            <w:iCs w:val="0"/>
          </w:rPr>
          <w:fldChar w:fldCharType="end"/>
        </w:r>
        <w:r w:rsidR="001A25FA">
          <w:t>.</w:t>
        </w:r>
        <w:r w:rsidR="001A25FA">
          <w:rPr>
            <w:i w:val="0"/>
            <w:iCs w:val="0"/>
          </w:rPr>
          <w:fldChar w:fldCharType="begin"/>
        </w:r>
        <w:r w:rsidR="001A25FA">
          <w:instrText xml:space="preserve"> SEQ Figure \* ARABIC \s 1 </w:instrText>
        </w:r>
      </w:ins>
      <w:r w:rsidR="001A25FA">
        <w:rPr>
          <w:i w:val="0"/>
          <w:iCs w:val="0"/>
        </w:rPr>
        <w:fldChar w:fldCharType="separate"/>
      </w:r>
      <w:ins w:id="2072" w:author="pranav baradkar" w:date="2021-09-16T23:52:00Z">
        <w:r w:rsidR="001A25FA">
          <w:rPr>
            <w:noProof/>
          </w:rPr>
          <w:t>2</w:t>
        </w:r>
        <w:r w:rsidR="001A25FA">
          <w:rPr>
            <w:i w:val="0"/>
            <w:iCs w:val="0"/>
          </w:rPr>
          <w:fldChar w:fldCharType="end"/>
        </w:r>
      </w:ins>
      <w:ins w:id="2073" w:author="pranav baradkar" w:date="2021-09-16T21:13:00Z">
        <w:r>
          <w:t xml:space="preserve"> List of </w:t>
        </w:r>
        <w:r w:rsidRPr="003D26C1">
          <w:rPr>
            <w:i w:val="0"/>
            <w:iCs w:val="0"/>
          </w:rPr>
          <w:t>available</w:t>
        </w:r>
        <w:r>
          <w:t xml:space="preserve"> application a) G-senso</w:t>
        </w:r>
      </w:ins>
      <w:ins w:id="2074" w:author="pranav baradkar" w:date="2021-09-16T21:14:00Z">
        <w:r>
          <w:t>r logger b)</w:t>
        </w:r>
      </w:ins>
      <w:ins w:id="2075" w:author="pranav baradkar" w:date="2021-09-16T21:20:00Z">
        <w:r w:rsidR="0085526F">
          <w:t xml:space="preserve"> </w:t>
        </w:r>
      </w:ins>
      <w:ins w:id="2076" w:author="pranav baradkar" w:date="2021-09-16T21:14:00Z">
        <w:r>
          <w:t xml:space="preserve">Accelerometer analyser c) physics toolbox sensor suit d) sensor kinetics pro e) </w:t>
        </w:r>
      </w:ins>
      <w:ins w:id="2077" w:author="pranav baradkar" w:date="2021-09-16T21:15:00Z">
        <w:r>
          <w:t>A</w:t>
        </w:r>
      </w:ins>
      <w:ins w:id="2078" w:author="pranav baradkar" w:date="2021-09-16T21:14:00Z">
        <w:r>
          <w:t>ccelerometer acce</w:t>
        </w:r>
      </w:ins>
      <w:ins w:id="2079" w:author="pranav baradkar" w:date="2021-09-16T21:15:00Z">
        <w:r>
          <w:t>leration f) Accelerometer meter (Source: Google Play Store)</w:t>
        </w:r>
      </w:ins>
      <w:bookmarkEnd w:id="2068"/>
    </w:p>
    <w:p w14:paraId="05CB72AF" w14:textId="77777777" w:rsidR="00A42E24" w:rsidDel="000C2DA4" w:rsidRDefault="00A42E24">
      <w:pPr>
        <w:pStyle w:val="Caption"/>
        <w:rPr>
          <w:del w:id="2080" w:author="pranav baradkar" w:date="2021-09-16T22:47:00Z"/>
        </w:rPr>
        <w:pPrChange w:id="2081" w:author="pranav baradkar" w:date="2021-09-16T22:47:00Z">
          <w:pPr/>
        </w:pPrChange>
      </w:pPr>
    </w:p>
    <w:p w14:paraId="68FB5985" w14:textId="77777777" w:rsidR="00A42E24" w:rsidRDefault="00A42E24">
      <w:pPr>
        <w:pStyle w:val="Caption"/>
        <w:pPrChange w:id="2082" w:author="pranav baradkar" w:date="2021-09-16T22:47:00Z">
          <w:pPr/>
        </w:pPrChange>
      </w:pPr>
    </w:p>
    <w:p w14:paraId="0DA63B21" w14:textId="363F914C" w:rsidR="00A42E24" w:rsidRDefault="001A25FA" w:rsidP="00A42E24">
      <w:pPr>
        <w:rPr>
          <w:ins w:id="2083" w:author="pranav baradkar" w:date="2021-09-16T21:16:00Z"/>
        </w:rPr>
      </w:pPr>
      <w:ins w:id="2084" w:author="pranav baradkar" w:date="2021-09-16T23:39:00Z">
        <w:r>
          <w:t xml:space="preserve">The </w:t>
        </w:r>
      </w:ins>
      <w:ins w:id="2085" w:author="pranav baradkar" w:date="2021-09-16T21:15:00Z">
        <w:r w:rsidR="003D26C1">
          <w:t xml:space="preserve">google play store rating </w:t>
        </w:r>
      </w:ins>
      <w:ins w:id="2086" w:author="pranav baradkar" w:date="2021-09-16T21:16:00Z">
        <w:r w:rsidR="003D26C1">
          <w:t>and reviews</w:t>
        </w:r>
      </w:ins>
      <w:ins w:id="2087" w:author="pranav baradkar" w:date="2021-09-16T23:39:00Z">
        <w:r>
          <w:t xml:space="preserve"> are taken into consideration to select</w:t>
        </w:r>
      </w:ins>
      <w:ins w:id="2088" w:author="pranav baradkar" w:date="2021-09-16T21:16:00Z">
        <w:r w:rsidR="003D26C1">
          <w:t xml:space="preserve"> top 4 applications to do the required study. </w:t>
        </w:r>
      </w:ins>
    </w:p>
    <w:p w14:paraId="0723FAE5" w14:textId="33B6E50A" w:rsidR="003D26C1" w:rsidRDefault="003D26C1" w:rsidP="003D26C1">
      <w:pPr>
        <w:pStyle w:val="ListParagraph"/>
        <w:numPr>
          <w:ilvl w:val="0"/>
          <w:numId w:val="46"/>
        </w:numPr>
        <w:rPr>
          <w:ins w:id="2089" w:author="pranav baradkar" w:date="2021-09-16T21:19:00Z"/>
        </w:rPr>
      </w:pPr>
      <w:ins w:id="2090" w:author="pranav baradkar" w:date="2021-09-16T21:17:00Z">
        <w:r>
          <w:t>Physics tool</w:t>
        </w:r>
      </w:ins>
      <w:ins w:id="2091" w:author="pranav baradkar" w:date="2021-09-16T21:18:00Z">
        <w:r>
          <w:t>box sensor suite.</w:t>
        </w:r>
      </w:ins>
    </w:p>
    <w:p w14:paraId="0A7D859B" w14:textId="2C2C566B" w:rsidR="0085526F" w:rsidRDefault="0085526F" w:rsidP="003D26C1">
      <w:pPr>
        <w:pStyle w:val="ListParagraph"/>
        <w:numPr>
          <w:ilvl w:val="0"/>
          <w:numId w:val="46"/>
        </w:numPr>
        <w:rPr>
          <w:ins w:id="2092" w:author="pranav baradkar" w:date="2021-09-16T21:18:00Z"/>
        </w:rPr>
      </w:pPr>
      <w:ins w:id="2093" w:author="pranav baradkar" w:date="2021-09-16T21:20:00Z">
        <w:r>
          <w:t>Sensor kinetics pro.</w:t>
        </w:r>
      </w:ins>
    </w:p>
    <w:p w14:paraId="1B33CC96" w14:textId="10E02D35" w:rsidR="003D26C1" w:rsidRDefault="003D26C1" w:rsidP="003D26C1">
      <w:pPr>
        <w:pStyle w:val="ListParagraph"/>
        <w:numPr>
          <w:ilvl w:val="0"/>
          <w:numId w:val="46"/>
        </w:numPr>
        <w:rPr>
          <w:ins w:id="2094" w:author="pranav baradkar" w:date="2021-09-16T21:18:00Z"/>
        </w:rPr>
      </w:pPr>
      <w:ins w:id="2095" w:author="pranav baradkar" w:date="2021-09-16T21:18:00Z">
        <w:r>
          <w:t>Accelerometer analyser.</w:t>
        </w:r>
      </w:ins>
    </w:p>
    <w:p w14:paraId="35B8E2C3" w14:textId="31ADA29B" w:rsidR="003D26C1" w:rsidRDefault="003D26C1" w:rsidP="003D26C1">
      <w:pPr>
        <w:pStyle w:val="ListParagraph"/>
        <w:numPr>
          <w:ilvl w:val="0"/>
          <w:numId w:val="46"/>
        </w:numPr>
        <w:rPr>
          <w:ins w:id="2096" w:author="pranav baradkar" w:date="2021-09-16T22:47:00Z"/>
        </w:rPr>
      </w:pPr>
      <w:ins w:id="2097" w:author="pranav baradkar" w:date="2021-09-16T21:19:00Z">
        <w:r>
          <w:t>G-sensor logger.</w:t>
        </w:r>
      </w:ins>
    </w:p>
    <w:p w14:paraId="6D43ECF2" w14:textId="66A7D639" w:rsidR="000C2DA4" w:rsidRDefault="000C2DA4" w:rsidP="000C2DA4">
      <w:pPr>
        <w:rPr>
          <w:ins w:id="2098" w:author="pranav baradkar" w:date="2021-09-16T22:47:00Z"/>
        </w:rPr>
      </w:pPr>
    </w:p>
    <w:p w14:paraId="4FD227A4" w14:textId="3FB5D7CB" w:rsidR="000C2DA4" w:rsidRDefault="000C2DA4" w:rsidP="000C2DA4">
      <w:pPr>
        <w:rPr>
          <w:ins w:id="2099" w:author="pranav baradkar" w:date="2021-09-16T23:39:00Z"/>
        </w:rPr>
      </w:pPr>
    </w:p>
    <w:p w14:paraId="3E244FA7" w14:textId="77777777" w:rsidR="001A25FA" w:rsidRDefault="001A25FA" w:rsidP="000C2DA4">
      <w:pPr>
        <w:rPr>
          <w:ins w:id="2100" w:author="pranav baradkar" w:date="2021-09-16T22:47:00Z"/>
        </w:rPr>
      </w:pPr>
    </w:p>
    <w:p w14:paraId="727B295C" w14:textId="77777777" w:rsidR="000C2DA4" w:rsidRDefault="000C2DA4">
      <w:pPr>
        <w:rPr>
          <w:ins w:id="2101" w:author="pranav baradkar" w:date="2021-09-16T21:19:00Z"/>
        </w:rPr>
        <w:pPrChange w:id="2102" w:author="pranav baradkar" w:date="2021-09-16T22:47:00Z">
          <w:pPr>
            <w:pStyle w:val="ListParagraph"/>
            <w:numPr>
              <w:numId w:val="46"/>
            </w:numPr>
            <w:ind w:hanging="360"/>
          </w:pPr>
        </w:pPrChange>
      </w:pPr>
    </w:p>
    <w:p w14:paraId="15AECE34" w14:textId="72C03A84" w:rsidR="003D26C1" w:rsidDel="0085526F" w:rsidRDefault="0085526F">
      <w:pPr>
        <w:pStyle w:val="Heading2"/>
        <w:rPr>
          <w:del w:id="2103" w:author="pranav baradkar" w:date="2021-09-16T21:20:00Z"/>
        </w:rPr>
        <w:pPrChange w:id="2104" w:author="pranav baradkar" w:date="2021-09-16T21:21:00Z">
          <w:pPr/>
        </w:pPrChange>
      </w:pPr>
      <w:bookmarkStart w:id="2105" w:name="_Toc82728503"/>
      <w:ins w:id="2106" w:author="pranav baradkar" w:date="2021-09-16T21:21:00Z">
        <w:r>
          <w:lastRenderedPageBreak/>
          <w:t>Estimation of road profile.</w:t>
        </w:r>
        <w:bookmarkEnd w:id="2105"/>
        <w:r>
          <w:t xml:space="preserve"> </w:t>
        </w:r>
      </w:ins>
    </w:p>
    <w:p w14:paraId="3D372579" w14:textId="77777777" w:rsidR="00A42E24" w:rsidDel="0085526F" w:rsidRDefault="00A42E24">
      <w:pPr>
        <w:pStyle w:val="Heading2"/>
        <w:rPr>
          <w:del w:id="2107" w:author="pranav baradkar" w:date="2021-09-16T21:21:00Z"/>
        </w:rPr>
        <w:pPrChange w:id="2108" w:author="pranav baradkar" w:date="2021-09-16T21:21:00Z">
          <w:pPr/>
        </w:pPrChange>
      </w:pPr>
      <w:bookmarkStart w:id="2109" w:name="_Toc82728363"/>
      <w:bookmarkStart w:id="2110" w:name="_Toc82728504"/>
      <w:bookmarkEnd w:id="2109"/>
      <w:bookmarkEnd w:id="2110"/>
    </w:p>
    <w:p w14:paraId="07A56D8D" w14:textId="77777777" w:rsidR="00A42E24" w:rsidDel="0085526F" w:rsidRDefault="00A42E24">
      <w:pPr>
        <w:pStyle w:val="Heading2"/>
        <w:rPr>
          <w:del w:id="2111" w:author="pranav baradkar" w:date="2021-09-16T21:21:00Z"/>
        </w:rPr>
        <w:pPrChange w:id="2112" w:author="pranav baradkar" w:date="2021-09-16T21:21:00Z">
          <w:pPr/>
        </w:pPrChange>
      </w:pPr>
      <w:bookmarkStart w:id="2113" w:name="_Toc82728364"/>
      <w:bookmarkStart w:id="2114" w:name="_Toc82728505"/>
      <w:bookmarkEnd w:id="2113"/>
      <w:bookmarkEnd w:id="2114"/>
    </w:p>
    <w:p w14:paraId="05F6D385" w14:textId="77777777" w:rsidR="001A1204" w:rsidDel="0085526F" w:rsidRDefault="001A1204">
      <w:pPr>
        <w:pStyle w:val="Heading2"/>
        <w:rPr>
          <w:del w:id="2115" w:author="pranav baradkar" w:date="2021-09-16T21:21:00Z"/>
        </w:rPr>
        <w:pPrChange w:id="2116" w:author="pranav baradkar" w:date="2021-09-16T21:21:00Z">
          <w:pPr/>
        </w:pPrChange>
      </w:pPr>
      <w:bookmarkStart w:id="2117" w:name="_Toc82728365"/>
      <w:bookmarkStart w:id="2118" w:name="_Toc82728506"/>
      <w:bookmarkEnd w:id="2117"/>
      <w:bookmarkEnd w:id="2118"/>
    </w:p>
    <w:p w14:paraId="4FEA2F4D" w14:textId="66256DE5" w:rsidR="001A1204" w:rsidRDefault="001A1204">
      <w:pPr>
        <w:pStyle w:val="Heading2"/>
        <w:rPr>
          <w:ins w:id="2119" w:author="pranav baradkar" w:date="2021-09-16T15:42:00Z"/>
        </w:rPr>
        <w:pPrChange w:id="2120" w:author="pranav baradkar" w:date="2021-09-16T21:21:00Z">
          <w:pPr/>
        </w:pPrChange>
      </w:pPr>
      <w:bookmarkStart w:id="2121" w:name="_Toc82728507"/>
      <w:bookmarkEnd w:id="2121"/>
    </w:p>
    <w:p w14:paraId="44F5CAA0" w14:textId="0517FD4B" w:rsidR="001A1204" w:rsidRDefault="0085526F" w:rsidP="00A42E24">
      <w:pPr>
        <w:rPr>
          <w:ins w:id="2122" w:author="pranav baradkar" w:date="2021-09-16T22:49:00Z"/>
        </w:rPr>
      </w:pPr>
      <w:ins w:id="2123" w:author="pranav baradkar" w:date="2021-09-16T21:22:00Z">
        <w:r>
          <w:t>Double integration of acceleration provides displacement. F</w:t>
        </w:r>
      </w:ins>
      <w:ins w:id="2124" w:author="pranav baradkar" w:date="2021-09-16T22:47:00Z">
        <w:r w:rsidR="000C2DA4">
          <w:t>igure</w:t>
        </w:r>
      </w:ins>
      <w:ins w:id="2125" w:author="pranav baradkar" w:date="2021-09-16T22:56:00Z">
        <w:r w:rsidR="000C2DA4">
          <w:t xml:space="preserve"> 3.3</w:t>
        </w:r>
      </w:ins>
      <w:ins w:id="2126" w:author="pranav baradkar" w:date="2021-09-16T21:22:00Z">
        <w:r>
          <w:t xml:space="preserve"> </w:t>
        </w:r>
      </w:ins>
      <w:ins w:id="2127" w:author="pranav baradkar" w:date="2021-09-16T22:47:00Z">
        <w:r w:rsidR="000C2DA4">
          <w:t xml:space="preserve">shows </w:t>
        </w:r>
      </w:ins>
      <w:ins w:id="2128" w:author="pranav baradkar" w:date="2021-09-16T22:48:00Z">
        <w:r w:rsidR="000C2DA4">
          <w:t>python program to</w:t>
        </w:r>
      </w:ins>
      <w:ins w:id="2129" w:author="pranav baradkar" w:date="2021-09-16T21:22:00Z">
        <w:r>
          <w:t xml:space="preserve"> converts </w:t>
        </w:r>
      </w:ins>
      <w:ins w:id="2130" w:author="pranav baradkar" w:date="2021-09-16T21:23:00Z">
        <w:r>
          <w:t>vertical acceleration data of to road profile.</w:t>
        </w:r>
      </w:ins>
    </w:p>
    <w:p w14:paraId="51F7FA56" w14:textId="77777777" w:rsidR="000C2DA4" w:rsidRDefault="000C2DA4" w:rsidP="00A42E24">
      <w:pPr>
        <w:rPr>
          <w:ins w:id="2131" w:author="pranav baradkar" w:date="2021-09-16T21:23:00Z"/>
        </w:rPr>
      </w:pPr>
    </w:p>
    <w:p w14:paraId="58A6FDB0" w14:textId="77777777" w:rsidR="000C2DA4" w:rsidRDefault="000C2DA4">
      <w:pPr>
        <w:keepNext/>
        <w:jc w:val="center"/>
        <w:rPr>
          <w:ins w:id="2132" w:author="pranav baradkar" w:date="2021-09-16T22:49:00Z"/>
        </w:rPr>
        <w:pPrChange w:id="2133" w:author="pranav baradkar" w:date="2021-09-16T22:49:00Z">
          <w:pPr/>
        </w:pPrChange>
      </w:pPr>
      <w:ins w:id="2134" w:author="pranav baradkar" w:date="2021-09-16T22:48:00Z">
        <w:r>
          <w:rPr>
            <w:noProof/>
          </w:rPr>
          <w:drawing>
            <wp:inline distT="0" distB="0" distL="0" distR="0" wp14:anchorId="2927CD52" wp14:editId="5B5B4396">
              <wp:extent cx="5357446" cy="62770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4907" cy="6285772"/>
                      </a:xfrm>
                      <a:prstGeom prst="rect">
                        <a:avLst/>
                      </a:prstGeom>
                      <a:noFill/>
                      <a:ln>
                        <a:noFill/>
                      </a:ln>
                    </pic:spPr>
                  </pic:pic>
                </a:graphicData>
              </a:graphic>
            </wp:inline>
          </w:drawing>
        </w:r>
      </w:ins>
    </w:p>
    <w:p w14:paraId="0F14D3D2" w14:textId="287C725C" w:rsidR="0085526F" w:rsidRPr="000C2DA4" w:rsidRDefault="000C2DA4">
      <w:pPr>
        <w:pStyle w:val="Caption"/>
        <w:rPr>
          <w:ins w:id="2135" w:author="pranav baradkar" w:date="2021-09-16T21:23:00Z"/>
          <w:rPrChange w:id="2136" w:author="pranav baradkar" w:date="2021-09-16T22:49:00Z">
            <w:rPr>
              <w:ins w:id="2137" w:author="pranav baradkar" w:date="2021-09-16T21:23:00Z"/>
            </w:rPr>
          </w:rPrChange>
        </w:rPr>
        <w:pPrChange w:id="2138" w:author="pranav baradkar" w:date="2021-09-16T22:49:00Z">
          <w:pPr/>
        </w:pPrChange>
      </w:pPr>
      <w:bookmarkStart w:id="2139" w:name="_Toc82728175"/>
      <w:ins w:id="2140" w:author="pranav baradkar" w:date="2021-09-16T22:49:00Z">
        <w:r>
          <w:t xml:space="preserve">Figure </w:t>
        </w:r>
      </w:ins>
      <w:ins w:id="2141" w:author="pranav baradkar" w:date="2021-09-16T23:52:00Z">
        <w:r w:rsidR="001A25FA">
          <w:fldChar w:fldCharType="begin"/>
        </w:r>
        <w:r w:rsidR="001A25FA">
          <w:instrText xml:space="preserve"> STYLEREF 1 \s </w:instrText>
        </w:r>
      </w:ins>
      <w:r w:rsidR="001A25FA">
        <w:fldChar w:fldCharType="separate"/>
      </w:r>
      <w:r w:rsidR="001A25FA">
        <w:rPr>
          <w:noProof/>
        </w:rPr>
        <w:t>3</w:t>
      </w:r>
      <w:ins w:id="2142"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2143" w:author="pranav baradkar" w:date="2021-09-16T23:52:00Z">
        <w:r w:rsidR="001A25FA">
          <w:rPr>
            <w:noProof/>
          </w:rPr>
          <w:t>3</w:t>
        </w:r>
        <w:r w:rsidR="001A25FA">
          <w:fldChar w:fldCharType="end"/>
        </w:r>
      </w:ins>
      <w:ins w:id="2144" w:author="pranav baradkar" w:date="2021-09-16T22:49:00Z">
        <w:r>
          <w:t xml:space="preserve"> Program to convert vertical acceleration data to road profile</w:t>
        </w:r>
      </w:ins>
      <w:bookmarkEnd w:id="2139"/>
    </w:p>
    <w:p w14:paraId="2CE398F0" w14:textId="77777777" w:rsidR="0085526F" w:rsidRDefault="0085526F" w:rsidP="00A42E24"/>
    <w:p w14:paraId="1686DDB1" w14:textId="08FAE123" w:rsidR="00A42E24" w:rsidRDefault="000C2DA4" w:rsidP="00A42E24">
      <w:pPr>
        <w:rPr>
          <w:ins w:id="2145" w:author="pranav baradkar" w:date="2021-09-16T22:48:00Z"/>
        </w:rPr>
      </w:pPr>
      <w:ins w:id="2146" w:author="pranav baradkar" w:date="2021-09-16T22:54:00Z">
        <w:r>
          <w:t xml:space="preserve">To test the </w:t>
        </w:r>
      </w:ins>
      <w:ins w:id="2147" w:author="pranav baradkar" w:date="2021-09-16T22:55:00Z">
        <w:r>
          <w:t>above program vertical acceleration data of airport is taken and road profile is evaluated. Figure 3.</w:t>
        </w:r>
      </w:ins>
      <w:ins w:id="2148" w:author="pranav baradkar" w:date="2021-09-16T22:56:00Z">
        <w:r>
          <w:t>4</w:t>
        </w:r>
      </w:ins>
      <w:ins w:id="2149" w:author="pranav baradkar" w:date="2021-09-16T22:55:00Z">
        <w:r>
          <w:t xml:space="preserve"> acceleration data and Figure 3.4 </w:t>
        </w:r>
      </w:ins>
      <w:ins w:id="2150" w:author="pranav baradkar" w:date="2021-09-16T22:56:00Z">
        <w:r>
          <w:t xml:space="preserve">shows road profile. </w:t>
        </w:r>
      </w:ins>
    </w:p>
    <w:p w14:paraId="28669C6A" w14:textId="038B4AC1" w:rsidR="000C2DA4" w:rsidRDefault="000C2DA4" w:rsidP="00A42E24">
      <w:pPr>
        <w:rPr>
          <w:ins w:id="2151" w:author="pranav baradkar" w:date="2021-09-16T22:48:00Z"/>
        </w:rPr>
      </w:pPr>
    </w:p>
    <w:p w14:paraId="4BF9D8FC" w14:textId="77777777" w:rsidR="000C2DA4" w:rsidRDefault="000C2DA4">
      <w:pPr>
        <w:keepNext/>
        <w:rPr>
          <w:ins w:id="2152" w:author="pranav baradkar" w:date="2021-09-16T23:01:00Z"/>
        </w:rPr>
        <w:pPrChange w:id="2153" w:author="pranav baradkar" w:date="2021-09-16T23:01:00Z">
          <w:pPr/>
        </w:pPrChange>
      </w:pPr>
      <w:ins w:id="2154" w:author="pranav baradkar" w:date="2021-09-16T23:01:00Z">
        <w:r>
          <w:rPr>
            <w:noProof/>
          </w:rPr>
          <w:lastRenderedPageBreak/>
          <w:drawing>
            <wp:inline distT="0" distB="0" distL="0" distR="0" wp14:anchorId="1D17340C" wp14:editId="649F8FB7">
              <wp:extent cx="5504815" cy="1884045"/>
              <wp:effectExtent l="0" t="0" r="635" b="1905"/>
              <wp:docPr id="18" name="Chart 18">
                <a:extLst xmlns:a="http://schemas.openxmlformats.org/drawingml/2006/main">
                  <a:ext uri="{FF2B5EF4-FFF2-40B4-BE49-F238E27FC236}">
                    <a16:creationId xmlns:a16="http://schemas.microsoft.com/office/drawing/2014/main" id="{E07EDD57-D397-4711-955C-CFC3A18D72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ins>
    </w:p>
    <w:p w14:paraId="55C48F3A" w14:textId="7729FAF9" w:rsidR="000C2DA4" w:rsidRDefault="000C2DA4" w:rsidP="000C2DA4">
      <w:pPr>
        <w:pStyle w:val="Caption"/>
        <w:rPr>
          <w:ins w:id="2155" w:author="pranav baradkar" w:date="2021-09-16T23:02:00Z"/>
        </w:rPr>
      </w:pPr>
      <w:bookmarkStart w:id="2156" w:name="_Toc82728176"/>
      <w:ins w:id="2157" w:author="pranav baradkar" w:date="2021-09-16T23:01:00Z">
        <w:r>
          <w:t xml:space="preserve">Figure </w:t>
        </w:r>
      </w:ins>
      <w:ins w:id="2158" w:author="pranav baradkar" w:date="2021-09-16T23:52:00Z">
        <w:r w:rsidR="001A25FA">
          <w:fldChar w:fldCharType="begin"/>
        </w:r>
        <w:r w:rsidR="001A25FA">
          <w:instrText xml:space="preserve"> STYLEREF 1 \s </w:instrText>
        </w:r>
      </w:ins>
      <w:r w:rsidR="001A25FA">
        <w:fldChar w:fldCharType="separate"/>
      </w:r>
      <w:r w:rsidR="001A25FA">
        <w:rPr>
          <w:noProof/>
        </w:rPr>
        <w:t>3</w:t>
      </w:r>
      <w:ins w:id="2159"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2160" w:author="pranav baradkar" w:date="2021-09-16T23:52:00Z">
        <w:r w:rsidR="001A25FA">
          <w:rPr>
            <w:noProof/>
          </w:rPr>
          <w:t>4</w:t>
        </w:r>
        <w:r w:rsidR="001A25FA">
          <w:fldChar w:fldCharType="end"/>
        </w:r>
      </w:ins>
      <w:ins w:id="2161" w:author="pranav baradkar" w:date="2021-09-16T23:01:00Z">
        <w:r>
          <w:t xml:space="preserve"> Vertical acceleration</w:t>
        </w:r>
      </w:ins>
      <w:bookmarkEnd w:id="2156"/>
    </w:p>
    <w:p w14:paraId="3D34920C" w14:textId="77777777" w:rsidR="000C2DA4" w:rsidRDefault="000C2DA4">
      <w:pPr>
        <w:keepNext/>
        <w:rPr>
          <w:ins w:id="2162" w:author="pranav baradkar" w:date="2021-09-16T23:03:00Z"/>
        </w:rPr>
        <w:pPrChange w:id="2163" w:author="pranav baradkar" w:date="2021-09-16T23:03:00Z">
          <w:pPr/>
        </w:pPrChange>
      </w:pPr>
      <w:ins w:id="2164" w:author="pranav baradkar" w:date="2021-09-16T23:02:00Z">
        <w:r>
          <w:rPr>
            <w:noProof/>
          </w:rPr>
          <w:drawing>
            <wp:inline distT="0" distB="0" distL="0" distR="0" wp14:anchorId="72F4070F" wp14:editId="73F827DC">
              <wp:extent cx="5504815" cy="1776046"/>
              <wp:effectExtent l="0" t="0" r="635" b="15240"/>
              <wp:docPr id="19" name="Chart 19">
                <a:extLst xmlns:a="http://schemas.openxmlformats.org/drawingml/2006/main">
                  <a:ext uri="{FF2B5EF4-FFF2-40B4-BE49-F238E27FC236}">
                    <a16:creationId xmlns:a16="http://schemas.microsoft.com/office/drawing/2014/main" id="{84ED6314-0D64-47A4-9DD9-B2B4F11039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ins>
    </w:p>
    <w:p w14:paraId="12B1C3C8" w14:textId="6F968ECD" w:rsidR="000C2DA4" w:rsidRPr="000C2DA4" w:rsidRDefault="000C2DA4">
      <w:pPr>
        <w:pStyle w:val="Caption"/>
        <w:rPr>
          <w:ins w:id="2165" w:author="pranav baradkar" w:date="2021-09-16T23:03:00Z"/>
          <w:rPrChange w:id="2166" w:author="pranav baradkar" w:date="2021-09-16T23:03:00Z">
            <w:rPr>
              <w:ins w:id="2167" w:author="pranav baradkar" w:date="2021-09-16T23:03:00Z"/>
            </w:rPr>
          </w:rPrChange>
        </w:rPr>
        <w:pPrChange w:id="2168" w:author="pranav baradkar" w:date="2021-09-16T23:03:00Z">
          <w:pPr/>
        </w:pPrChange>
      </w:pPr>
      <w:bookmarkStart w:id="2169" w:name="_Toc82728177"/>
      <w:ins w:id="2170" w:author="pranav baradkar" w:date="2021-09-16T23:03:00Z">
        <w:r>
          <w:t xml:space="preserve">Figure </w:t>
        </w:r>
      </w:ins>
      <w:ins w:id="2171" w:author="pranav baradkar" w:date="2021-09-16T23:52:00Z">
        <w:r w:rsidR="001A25FA">
          <w:fldChar w:fldCharType="begin"/>
        </w:r>
        <w:r w:rsidR="001A25FA">
          <w:instrText xml:space="preserve"> STYLEREF 1 \s </w:instrText>
        </w:r>
      </w:ins>
      <w:r w:rsidR="001A25FA">
        <w:fldChar w:fldCharType="separate"/>
      </w:r>
      <w:r w:rsidR="001A25FA">
        <w:rPr>
          <w:noProof/>
        </w:rPr>
        <w:t>3</w:t>
      </w:r>
      <w:ins w:id="2172" w:author="pranav baradkar" w:date="2021-09-16T23:52:00Z">
        <w:r w:rsidR="001A25FA">
          <w:fldChar w:fldCharType="end"/>
        </w:r>
        <w:r w:rsidR="001A25FA">
          <w:t>.</w:t>
        </w:r>
        <w:r w:rsidR="001A25FA">
          <w:fldChar w:fldCharType="begin"/>
        </w:r>
        <w:r w:rsidR="001A25FA">
          <w:instrText xml:space="preserve"> SEQ Figure \* ARABIC \s 1 </w:instrText>
        </w:r>
      </w:ins>
      <w:r w:rsidR="001A25FA">
        <w:fldChar w:fldCharType="separate"/>
      </w:r>
      <w:ins w:id="2173" w:author="pranav baradkar" w:date="2021-09-16T23:52:00Z">
        <w:r w:rsidR="001A25FA">
          <w:rPr>
            <w:noProof/>
          </w:rPr>
          <w:t>5</w:t>
        </w:r>
        <w:r w:rsidR="001A25FA">
          <w:fldChar w:fldCharType="end"/>
        </w:r>
      </w:ins>
      <w:ins w:id="2174" w:author="pranav baradkar" w:date="2021-09-16T23:03:00Z">
        <w:r>
          <w:t xml:space="preserve"> Airport pavement profile</w:t>
        </w:r>
        <w:bookmarkEnd w:id="2169"/>
      </w:ins>
    </w:p>
    <w:p w14:paraId="267BD3BA" w14:textId="7AF835EC" w:rsidR="000C2DA4" w:rsidRDefault="000C2DA4" w:rsidP="000C2DA4">
      <w:pPr>
        <w:jc w:val="center"/>
        <w:rPr>
          <w:ins w:id="2175" w:author="pranav baradkar" w:date="2021-09-16T23:03:00Z"/>
        </w:rPr>
      </w:pPr>
    </w:p>
    <w:p w14:paraId="1F3995B9" w14:textId="4CD9DEBE" w:rsidR="000C2DA4" w:rsidRDefault="001A25FA" w:rsidP="001A25FA">
      <w:pPr>
        <w:pStyle w:val="Heading2"/>
        <w:rPr>
          <w:ins w:id="2176" w:author="pranav baradkar" w:date="2021-09-16T23:10:00Z"/>
        </w:rPr>
      </w:pPr>
      <w:bookmarkStart w:id="2177" w:name="_Toc82728508"/>
      <w:ins w:id="2178" w:author="pranav baradkar" w:date="2021-09-16T23:09:00Z">
        <w:r>
          <w:t>Work Plan</w:t>
        </w:r>
      </w:ins>
      <w:bookmarkEnd w:id="2177"/>
    </w:p>
    <w:p w14:paraId="5D42EDEC" w14:textId="66C14552" w:rsidR="001A25FA" w:rsidRPr="001A25FA" w:rsidRDefault="001A25FA">
      <w:pPr>
        <w:rPr>
          <w:ins w:id="2179" w:author="pranav baradkar" w:date="2021-09-16T23:09:00Z"/>
          <w:rPrChange w:id="2180" w:author="pranav baradkar" w:date="2021-09-16T23:10:00Z">
            <w:rPr>
              <w:ins w:id="2181" w:author="pranav baradkar" w:date="2021-09-16T23:09:00Z"/>
            </w:rPr>
          </w:rPrChange>
        </w:rPr>
        <w:pPrChange w:id="2182" w:author="pranav baradkar" w:date="2021-09-16T23:10:00Z">
          <w:pPr>
            <w:pStyle w:val="Heading2"/>
          </w:pPr>
        </w:pPrChange>
      </w:pPr>
      <w:ins w:id="2183" w:author="pranav baradkar" w:date="2021-09-16T23:10:00Z">
        <w:r>
          <w:t>Figure 3.6 shows the work</w:t>
        </w:r>
      </w:ins>
      <w:ins w:id="2184" w:author="pranav baradkar" w:date="2021-09-16T23:54:00Z">
        <w:r w:rsidR="00E95AAC">
          <w:t xml:space="preserve"> </w:t>
        </w:r>
      </w:ins>
      <w:ins w:id="2185" w:author="pranav baradkar" w:date="2021-09-16T23:10:00Z">
        <w:r>
          <w:t xml:space="preserve">plan. </w:t>
        </w:r>
      </w:ins>
    </w:p>
    <w:p w14:paraId="7CBD67C4" w14:textId="77777777" w:rsidR="001A25FA" w:rsidRDefault="001A25FA">
      <w:pPr>
        <w:keepNext/>
        <w:jc w:val="center"/>
        <w:rPr>
          <w:ins w:id="2186" w:author="pranav baradkar" w:date="2021-09-16T23:10:00Z"/>
        </w:rPr>
        <w:pPrChange w:id="2187" w:author="pranav baradkar" w:date="2021-09-16T23:11:00Z">
          <w:pPr/>
        </w:pPrChange>
      </w:pPr>
      <w:ins w:id="2188" w:author="pranav baradkar" w:date="2021-09-16T23:10:00Z">
        <w:r w:rsidRPr="001A25FA">
          <w:rPr>
            <w:noProof/>
          </w:rPr>
          <w:drawing>
            <wp:inline distT="0" distB="0" distL="0" distR="0" wp14:anchorId="0BCE3FC4" wp14:editId="45684989">
              <wp:extent cx="5316415" cy="2434058"/>
              <wp:effectExtent l="0" t="0" r="0" b="4445"/>
              <wp:docPr id="20" name="Picture 4">
                <a:extLst xmlns:a="http://schemas.openxmlformats.org/drawingml/2006/main">
                  <a:ext uri="{FF2B5EF4-FFF2-40B4-BE49-F238E27FC236}">
                    <a16:creationId xmlns:a16="http://schemas.microsoft.com/office/drawing/2014/main" id="{F3EAAD52-CC00-457B-8773-A43377FB5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EAAD52-CC00-457B-8773-A43377FB524E}"/>
                          </a:ext>
                        </a:extLst>
                      </pic:cNvPr>
                      <pic:cNvPicPr>
                        <a:picLocks noChangeAspect="1"/>
                      </pic:cNvPicPr>
                    </pic:nvPicPr>
                    <pic:blipFill>
                      <a:blip r:embed="rId34"/>
                      <a:stretch>
                        <a:fillRect/>
                      </a:stretch>
                    </pic:blipFill>
                    <pic:spPr>
                      <a:xfrm>
                        <a:off x="0" y="0"/>
                        <a:ext cx="5318346" cy="2434942"/>
                      </a:xfrm>
                      <a:prstGeom prst="rect">
                        <a:avLst/>
                      </a:prstGeom>
                    </pic:spPr>
                  </pic:pic>
                </a:graphicData>
              </a:graphic>
            </wp:inline>
          </w:drawing>
        </w:r>
      </w:ins>
    </w:p>
    <w:p w14:paraId="32D681E4" w14:textId="0550A79A" w:rsidR="001A25FA" w:rsidRPr="001A25FA" w:rsidRDefault="001A25FA">
      <w:pPr>
        <w:pStyle w:val="Caption"/>
        <w:rPr>
          <w:ins w:id="2189" w:author="pranav baradkar" w:date="2021-09-16T23:03:00Z"/>
          <w:rPrChange w:id="2190" w:author="pranav baradkar" w:date="2021-09-16T23:10:00Z">
            <w:rPr>
              <w:ins w:id="2191" w:author="pranav baradkar" w:date="2021-09-16T23:03:00Z"/>
            </w:rPr>
          </w:rPrChange>
        </w:rPr>
        <w:pPrChange w:id="2192" w:author="pranav baradkar" w:date="2021-09-16T23:10:00Z">
          <w:pPr>
            <w:jc w:val="center"/>
          </w:pPr>
        </w:pPrChange>
      </w:pPr>
      <w:bookmarkStart w:id="2193" w:name="_Toc82728178"/>
      <w:ins w:id="2194" w:author="pranav baradkar" w:date="2021-09-16T23:10:00Z">
        <w:r>
          <w:t xml:space="preserve">Figure </w:t>
        </w:r>
      </w:ins>
      <w:ins w:id="2195" w:author="pranav baradkar" w:date="2021-09-16T23:52:00Z">
        <w:r>
          <w:fldChar w:fldCharType="begin"/>
        </w:r>
        <w:r>
          <w:instrText xml:space="preserve"> STYLEREF 1 \s </w:instrText>
        </w:r>
      </w:ins>
      <w:r>
        <w:fldChar w:fldCharType="separate"/>
      </w:r>
      <w:r>
        <w:rPr>
          <w:noProof/>
        </w:rPr>
        <w:t>3</w:t>
      </w:r>
      <w:ins w:id="2196" w:author="pranav baradkar" w:date="2021-09-16T23:52:00Z">
        <w:r>
          <w:fldChar w:fldCharType="end"/>
        </w:r>
        <w:r>
          <w:t>.</w:t>
        </w:r>
        <w:r>
          <w:fldChar w:fldCharType="begin"/>
        </w:r>
        <w:r>
          <w:instrText xml:space="preserve"> SEQ Figure \* ARABIC \s 1 </w:instrText>
        </w:r>
      </w:ins>
      <w:r>
        <w:fldChar w:fldCharType="separate"/>
      </w:r>
      <w:ins w:id="2197" w:author="pranav baradkar" w:date="2021-09-16T23:52:00Z">
        <w:r>
          <w:rPr>
            <w:noProof/>
          </w:rPr>
          <w:t>6</w:t>
        </w:r>
        <w:r>
          <w:fldChar w:fldCharType="end"/>
        </w:r>
      </w:ins>
      <w:ins w:id="2198" w:author="pranav baradkar" w:date="2021-09-16T23:10:00Z">
        <w:r>
          <w:t xml:space="preserve"> Work plan</w:t>
        </w:r>
      </w:ins>
      <w:bookmarkEnd w:id="2193"/>
    </w:p>
    <w:p w14:paraId="2DA4A6C3" w14:textId="20F7077C" w:rsidR="000C2DA4" w:rsidRDefault="000C2DA4" w:rsidP="000C2DA4">
      <w:pPr>
        <w:jc w:val="center"/>
        <w:rPr>
          <w:ins w:id="2199" w:author="pranav baradkar" w:date="2021-09-16T23:03:00Z"/>
        </w:rPr>
      </w:pPr>
    </w:p>
    <w:p w14:paraId="0C346A4B" w14:textId="77777777" w:rsidR="000C2DA4" w:rsidRPr="000C2DA4" w:rsidRDefault="000C2DA4"/>
    <w:p w14:paraId="1B84F740" w14:textId="77FF9865" w:rsidR="00807719" w:rsidRPr="0095750D" w:rsidRDefault="00EB6064" w:rsidP="0095750D">
      <w:pPr>
        <w:pStyle w:val="Heading1"/>
      </w:pPr>
      <w:bookmarkStart w:id="2200" w:name="_Toc82728509"/>
      <w:r w:rsidRPr="0095750D">
        <w:lastRenderedPageBreak/>
        <w:t>References</w:t>
      </w:r>
      <w:bookmarkEnd w:id="2200"/>
    </w:p>
    <w:p w14:paraId="23865401" w14:textId="77777777" w:rsidR="00EB6064" w:rsidRPr="00EB6064" w:rsidRDefault="00EB6064" w:rsidP="00EB6064"/>
    <w:p w14:paraId="203DC3E9" w14:textId="2DD589AD" w:rsidR="00772C4D" w:rsidRDefault="00D10861" w:rsidP="00D10861">
      <w:pPr>
        <w:pStyle w:val="ListParagraph"/>
        <w:numPr>
          <w:ilvl w:val="0"/>
          <w:numId w:val="41"/>
        </w:numPr>
      </w:pPr>
      <w:r>
        <w:t>Guidelines on measuring road roughness and norms. IRC SP 16:2019</w:t>
      </w:r>
      <w:r w:rsidR="00F14D36">
        <w:t>.</w:t>
      </w:r>
    </w:p>
    <w:p w14:paraId="457F3653" w14:textId="5E793962" w:rsidR="00D10861" w:rsidRDefault="00D10861" w:rsidP="00D10861">
      <w:pPr>
        <w:pStyle w:val="ListParagraph"/>
        <w:numPr>
          <w:ilvl w:val="0"/>
          <w:numId w:val="41"/>
        </w:numPr>
      </w:pPr>
      <w:r>
        <w:t xml:space="preserve">Mohammad Hossain, Kerrie Schattler (2021). </w:t>
      </w:r>
      <w:del w:id="2201" w:author="pranav baradkar" w:date="2021-09-16T15:22:00Z">
        <w:r w:rsidDel="001A1204">
          <w:delText>“</w:delText>
        </w:r>
      </w:del>
      <w:ins w:id="2202" w:author="pranav baradkar" w:date="2021-09-16T15:22:00Z">
        <w:r w:rsidR="001A1204">
          <w:t>"</w:t>
        </w:r>
      </w:ins>
      <w:r>
        <w:t>Evaluation of International Roughness Index Measurement Using Cell Phone App and Compare with Pavement Condition Index</w:t>
      </w:r>
      <w:del w:id="2203" w:author="pranav baradkar" w:date="2021-09-16T15:22:00Z">
        <w:r w:rsidDel="001A1204">
          <w:delText xml:space="preserve">” </w:delText>
        </w:r>
      </w:del>
      <w:ins w:id="2204" w:author="pranav baradkar" w:date="2021-09-16T15:22:00Z">
        <w:r w:rsidR="001A1204">
          <w:t xml:space="preserve">" </w:t>
        </w:r>
      </w:ins>
      <w:r>
        <w:t>Airfield and Highway Pavements 2021, Page No. 317- 327.</w:t>
      </w:r>
    </w:p>
    <w:p w14:paraId="08DD6CEB" w14:textId="0C3FA47B" w:rsidR="00D10861" w:rsidRDefault="00D10861" w:rsidP="00D10861">
      <w:pPr>
        <w:pStyle w:val="ListParagraph"/>
        <w:numPr>
          <w:ilvl w:val="0"/>
          <w:numId w:val="41"/>
        </w:numPr>
      </w:pPr>
      <w:r>
        <w:t xml:space="preserve">Aleadelat, W., Ksaibati, K., Wright, C. H. G., and Saha, P. (2018). </w:t>
      </w:r>
      <w:del w:id="2205" w:author="pranav baradkar" w:date="2021-09-16T15:22:00Z">
        <w:r w:rsidDel="001A1204">
          <w:delText>“</w:delText>
        </w:r>
      </w:del>
      <w:ins w:id="2206" w:author="pranav baradkar" w:date="2021-09-16T15:22:00Z">
        <w:r w:rsidR="001A1204">
          <w:t>"</w:t>
        </w:r>
      </w:ins>
      <w:r>
        <w:t>Evaluation of Pavement Roughness Using an Android-Based Smartphone</w:t>
      </w:r>
      <w:del w:id="2207" w:author="pranav baradkar" w:date="2021-09-16T15:22:00Z">
        <w:r w:rsidDel="001A1204">
          <w:delText xml:space="preserve">.” </w:delText>
        </w:r>
      </w:del>
      <w:ins w:id="2208" w:author="pranav baradkar" w:date="2021-09-16T15:22:00Z">
        <w:r w:rsidR="001A1204">
          <w:t xml:space="preserve">." </w:t>
        </w:r>
      </w:ins>
      <w:r>
        <w:t>Journal of Transportation Engineering, Part B: Pavement, 144(3), 1–9.</w:t>
      </w:r>
    </w:p>
    <w:p w14:paraId="08C04C08" w14:textId="5D59D5FC" w:rsidR="00D10861" w:rsidRDefault="00D10861" w:rsidP="00D10861">
      <w:pPr>
        <w:pStyle w:val="ListParagraph"/>
        <w:numPr>
          <w:ilvl w:val="0"/>
          <w:numId w:val="41"/>
        </w:numPr>
      </w:pPr>
      <w:r>
        <w:t>Douangphachanh, V., and Oneyama, H. (201</w:t>
      </w:r>
      <w:r w:rsidR="00F14D36">
        <w:t>4</w:t>
      </w:r>
      <w:r>
        <w:t xml:space="preserve">). </w:t>
      </w:r>
      <w:del w:id="2209" w:author="pranav baradkar" w:date="2021-09-16T15:22:00Z">
        <w:r w:rsidDel="001A1204">
          <w:delText>“</w:delText>
        </w:r>
      </w:del>
      <w:ins w:id="2210" w:author="pranav baradkar" w:date="2021-09-16T15:22:00Z">
        <w:r w:rsidR="001A1204">
          <w:t>"</w:t>
        </w:r>
      </w:ins>
      <w:r>
        <w:t>A Model for the Estimation of Road Roughness Condition from Sensor Data Collected by Android Smartphones</w:t>
      </w:r>
      <w:del w:id="2211" w:author="pranav baradkar" w:date="2021-09-16T15:22:00Z">
        <w:r w:rsidDel="001A1204">
          <w:delText xml:space="preserve">.” </w:delText>
        </w:r>
      </w:del>
      <w:ins w:id="2212" w:author="pranav baradkar" w:date="2021-09-16T15:22:00Z">
        <w:r w:rsidR="001A1204">
          <w:t xml:space="preserve">." </w:t>
        </w:r>
      </w:ins>
      <w:r>
        <w:t>Journal of Japan Society of Civil Engineers, Ser. D3 (Infrastructure Planning and Management), 70(5), 103–11.</w:t>
      </w:r>
    </w:p>
    <w:p w14:paraId="15973411" w14:textId="73D43E94" w:rsidR="00D10861" w:rsidRDefault="006F42A6" w:rsidP="00D10861">
      <w:pPr>
        <w:pStyle w:val="ListParagraph"/>
        <w:numPr>
          <w:ilvl w:val="0"/>
          <w:numId w:val="41"/>
        </w:numPr>
      </w:pPr>
      <w:r>
        <w:t xml:space="preserve">Islam, S., Buttlar, W., Aldunate, R., and Vavrik, W. (2014). </w:t>
      </w:r>
      <w:del w:id="2213" w:author="pranav baradkar" w:date="2021-09-16T15:22:00Z">
        <w:r w:rsidDel="001A1204">
          <w:delText>“</w:delText>
        </w:r>
      </w:del>
      <w:ins w:id="2214" w:author="pranav baradkar" w:date="2021-09-16T15:22:00Z">
        <w:r w:rsidR="001A1204">
          <w:t>"</w:t>
        </w:r>
      </w:ins>
      <w:r>
        <w:t>Measurement of Pavement Roughness Using Android-Based Smartphone Application</w:t>
      </w:r>
      <w:del w:id="2215" w:author="pranav baradkar" w:date="2021-09-16T15:22:00Z">
        <w:r w:rsidDel="001A1204">
          <w:delText xml:space="preserve">.” </w:delText>
        </w:r>
      </w:del>
      <w:ins w:id="2216" w:author="pranav baradkar" w:date="2021-09-16T15:22:00Z">
        <w:r w:rsidR="001A1204">
          <w:t xml:space="preserve">." </w:t>
        </w:r>
      </w:ins>
      <w:r>
        <w:t>Transportation Research Record: Journal of the Transportation Research Board, 2457, 30–38.</w:t>
      </w:r>
    </w:p>
    <w:p w14:paraId="5948B3B5" w14:textId="1E24E69A" w:rsidR="006F42A6" w:rsidRDefault="006F42A6" w:rsidP="00D10861">
      <w:pPr>
        <w:pStyle w:val="ListParagraph"/>
        <w:numPr>
          <w:ilvl w:val="0"/>
          <w:numId w:val="41"/>
        </w:numPr>
      </w:pPr>
      <w:r>
        <w:t>Sayers, M. W., and Karamihas, S. M. (1998). The Little Book of Profiling: Basic Information about Measuring and Interpreting Road Profiles. University of Michigan, Ann Arbor, Michigan.</w:t>
      </w:r>
    </w:p>
    <w:p w14:paraId="08AF6802" w14:textId="62EEB427" w:rsidR="006F42A6" w:rsidRDefault="006F42A6" w:rsidP="00D10861">
      <w:pPr>
        <w:pStyle w:val="ListParagraph"/>
        <w:numPr>
          <w:ilvl w:val="0"/>
          <w:numId w:val="41"/>
        </w:numPr>
      </w:pPr>
      <w:r>
        <w:t xml:space="preserve">World bank technical paper 46. </w:t>
      </w:r>
      <w:del w:id="2217" w:author="pranav baradkar" w:date="2021-09-16T15:22:00Z">
        <w:r w:rsidDel="001A1204">
          <w:delText>“</w:delText>
        </w:r>
      </w:del>
      <w:ins w:id="2218" w:author="pranav baradkar" w:date="2021-09-16T15:22:00Z">
        <w:r w:rsidR="001A1204">
          <w:t>"</w:t>
        </w:r>
      </w:ins>
      <w:r>
        <w:t>Guidelines for conducting and calibrating road roughness measurements</w:t>
      </w:r>
      <w:del w:id="2219" w:author="pranav baradkar" w:date="2021-09-16T15:22:00Z">
        <w:r w:rsidDel="001A1204">
          <w:delText xml:space="preserve">”. </w:delText>
        </w:r>
      </w:del>
      <w:ins w:id="2220" w:author="pranav baradkar" w:date="2021-09-16T15:22:00Z">
        <w:r w:rsidR="001A1204">
          <w:t xml:space="preserve">". </w:t>
        </w:r>
      </w:ins>
      <w:r>
        <w:t xml:space="preserve">Michael W: Sayers, Thomas D. Gillespie, and William D. O. Paterson. </w:t>
      </w:r>
    </w:p>
    <w:p w14:paraId="43BFEC42" w14:textId="5A1E6367" w:rsidR="006F42A6" w:rsidRDefault="006F42A6" w:rsidP="00D10861">
      <w:pPr>
        <w:pStyle w:val="ListParagraph"/>
        <w:numPr>
          <w:ilvl w:val="0"/>
          <w:numId w:val="41"/>
        </w:numPr>
      </w:pPr>
      <w:r>
        <w:t>A. González , E.J. O'brien , Y.-Y. Li &amp; K. Cashell (2008) The use of vehicle acceleration measurements to estimate road roughness, Vehicle System Dynamics: International Journal of Vehicle Mechanics and Mobility, 46:6, 483-499.</w:t>
      </w:r>
    </w:p>
    <w:p w14:paraId="5AD85F6D" w14:textId="3BFC08BD" w:rsidR="006F42A6" w:rsidRDefault="006F42A6" w:rsidP="00D10861">
      <w:pPr>
        <w:pStyle w:val="ListParagraph"/>
        <w:numPr>
          <w:ilvl w:val="0"/>
          <w:numId w:val="41"/>
        </w:numPr>
      </w:pPr>
      <w:r>
        <w:t>McGhee, K. H. 2004. NCHRP synthesis 334: Automated pavement distress collection techniques. Washington, DC: Transportation Research Board of the National Academies.</w:t>
      </w:r>
    </w:p>
    <w:p w14:paraId="4EE809EF" w14:textId="7265531F" w:rsidR="006F42A6" w:rsidRDefault="00F14D36" w:rsidP="00D10861">
      <w:pPr>
        <w:pStyle w:val="ListParagraph"/>
        <w:numPr>
          <w:ilvl w:val="0"/>
          <w:numId w:val="41"/>
        </w:numPr>
      </w:pPr>
      <w:r>
        <w:t xml:space="preserve">Strazdins, G., A. Mednis, G. Kanonirs, R. Zviedris, and L. Selavo. 2011. </w:t>
      </w:r>
      <w:del w:id="2221" w:author="pranav baradkar" w:date="2021-09-16T15:22:00Z">
        <w:r w:rsidDel="001A1204">
          <w:delText>“</w:delText>
        </w:r>
      </w:del>
      <w:ins w:id="2222" w:author="pranav baradkar" w:date="2021-09-16T15:22:00Z">
        <w:r w:rsidR="001A1204">
          <w:t>"</w:t>
        </w:r>
      </w:ins>
      <w:r>
        <w:t>Towards vehicular sensor networks with android smartphones for road surface monitoring</w:t>
      </w:r>
      <w:del w:id="2223" w:author="pranav baradkar" w:date="2021-09-16T15:22:00Z">
        <w:r w:rsidDel="001A1204">
          <w:delText xml:space="preserve">.” </w:delText>
        </w:r>
      </w:del>
      <w:ins w:id="2224" w:author="pranav baradkar" w:date="2021-09-16T15:22:00Z">
        <w:r w:rsidR="001A1204">
          <w:t xml:space="preserve">." </w:t>
        </w:r>
      </w:ins>
      <w:r>
        <w:t>In Proc., Second Int. Workshop on Networks of Cooperating Objects (</w:t>
      </w:r>
      <w:del w:id="2225" w:author="pranav baradkar" w:date="2021-09-16T15:22:00Z">
        <w:r w:rsidDel="001A1204">
          <w:delText>CONET’11</w:delText>
        </w:r>
      </w:del>
      <w:ins w:id="2226" w:author="pranav baradkar" w:date="2021-09-16T15:22:00Z">
        <w:r w:rsidR="001A1204">
          <w:t>CONET'11</w:t>
        </w:r>
      </w:ins>
      <w:r>
        <w:t xml:space="preserve">): Electronic Proc., </w:t>
      </w:r>
      <w:del w:id="2227" w:author="pranav baradkar" w:date="2021-09-16T15:22:00Z">
        <w:r w:rsidDel="001A1204">
          <w:delText>CPSWeek’11</w:delText>
        </w:r>
      </w:del>
      <w:ins w:id="2228" w:author="pranav baradkar" w:date="2021-09-16T15:22:00Z">
        <w:r w:rsidR="001A1204">
          <w:t>CPSWeek'11</w:t>
        </w:r>
      </w:ins>
      <w:r>
        <w:t>, 1–4. Chicago.</w:t>
      </w:r>
    </w:p>
    <w:p w14:paraId="0F6F5EA7" w14:textId="2BFB2F79" w:rsidR="00F14D36" w:rsidRDefault="00F14D36" w:rsidP="00D10861">
      <w:pPr>
        <w:pStyle w:val="ListParagraph"/>
        <w:numPr>
          <w:ilvl w:val="0"/>
          <w:numId w:val="41"/>
        </w:numPr>
        <w:rPr>
          <w:ins w:id="2229" w:author="pranav baradkar" w:date="2021-09-16T23:30:00Z"/>
        </w:rPr>
      </w:pPr>
      <w:r>
        <w:t xml:space="preserve">Yuchuan Du, Chenglong Liu, Difei Wu, and Shengchuan Jiang, 2014. </w:t>
      </w:r>
      <w:del w:id="2230" w:author="pranav baradkar" w:date="2021-09-16T15:22:00Z">
        <w:r w:rsidDel="001A1204">
          <w:delText>“</w:delText>
        </w:r>
      </w:del>
      <w:ins w:id="2231" w:author="pranav baradkar" w:date="2021-09-16T15:22:00Z">
        <w:r w:rsidR="001A1204">
          <w:t>"</w:t>
        </w:r>
      </w:ins>
      <w:r>
        <w:t xml:space="preserve">Measurement of International Roughness Index by Using </w:t>
      </w:r>
      <w:r>
        <w:rPr>
          <w:rFonts w:ascii="Cambria Math" w:hAnsi="Cambria Math" w:cs="Cambria Math"/>
        </w:rPr>
        <w:t>𝑍</w:t>
      </w:r>
      <w:r>
        <w:t xml:space="preserve">-Axis Accelerometers and </w:t>
      </w:r>
      <w:del w:id="2232" w:author="pranav baradkar" w:date="2021-09-16T15:25:00Z">
        <w:r w:rsidDel="001A1204">
          <w:delText>GP</w:delText>
        </w:r>
      </w:del>
      <w:ins w:id="2233" w:author="pranav baradkar" w:date="2021-09-16T15:25:00Z">
        <w:r w:rsidR="001A1204">
          <w:t>G.P.</w:t>
        </w:r>
      </w:ins>
      <w:del w:id="2234" w:author="pranav baradkar" w:date="2021-09-16T15:22:00Z">
        <w:r w:rsidDel="001A1204">
          <w:delText xml:space="preserve">” </w:delText>
        </w:r>
      </w:del>
      <w:ins w:id="2235" w:author="pranav baradkar" w:date="2021-09-16T15:22:00Z">
        <w:r w:rsidR="001A1204">
          <w:t xml:space="preserve">" </w:t>
        </w:r>
      </w:ins>
      <w:r>
        <w:t xml:space="preserve">Mathematical Problems in Engineering Volume 2014, Article ID 928980, 10 pages. </w:t>
      </w:r>
    </w:p>
    <w:p w14:paraId="5E58F372" w14:textId="2A691B2D" w:rsidR="001A25FA" w:rsidRDefault="001A25FA" w:rsidP="00D10861">
      <w:pPr>
        <w:pStyle w:val="ListParagraph"/>
        <w:numPr>
          <w:ilvl w:val="0"/>
          <w:numId w:val="41"/>
        </w:numPr>
        <w:rPr>
          <w:ins w:id="2236" w:author="pranav baradkar" w:date="2021-09-16T23:37:00Z"/>
        </w:rPr>
      </w:pPr>
      <w:ins w:id="2237" w:author="pranav baradkar" w:date="2021-09-16T23:31:00Z">
        <w:r>
          <w:t>Paul Cahill , Lucy Quirk , Priyanshu Dewan and Vikram Pakrashi “Comparison of smartphone accelerometer applications for structural vibration monitoring”</w:t>
        </w:r>
      </w:ins>
      <w:ins w:id="2238" w:author="pranav baradkar" w:date="2021-09-16T23:32:00Z">
        <w:r>
          <w:t>.</w:t>
        </w:r>
      </w:ins>
      <w:ins w:id="2239" w:author="pranav baradkar" w:date="2021-09-16T23:31:00Z">
        <w:r>
          <w:t xml:space="preserve"> </w:t>
        </w:r>
      </w:ins>
      <w:ins w:id="2240" w:author="pranav baradkar" w:date="2021-09-16T23:32:00Z">
        <w:r>
          <w:t>Advances in Computational Design, Vol. 4, No. 1 (2019) 001-013</w:t>
        </w:r>
      </w:ins>
    </w:p>
    <w:p w14:paraId="1D445CC6" w14:textId="105EAFCF" w:rsidR="001A25FA" w:rsidRDefault="001A25FA" w:rsidP="00D10861">
      <w:pPr>
        <w:pStyle w:val="ListParagraph"/>
        <w:numPr>
          <w:ilvl w:val="0"/>
          <w:numId w:val="41"/>
        </w:numPr>
        <w:rPr>
          <w:ins w:id="2241" w:author="pranav baradkar" w:date="2021-09-16T15:42:00Z"/>
        </w:rPr>
      </w:pPr>
      <w:ins w:id="2242" w:author="pranav baradkar" w:date="2021-09-16T23:37:00Z">
        <w:r>
          <w:t>Suzanne Greene, Mehdi Akbarian, Frank-Josef Ulm</w:t>
        </w:r>
      </w:ins>
      <w:ins w:id="2243" w:author="pranav baradkar" w:date="2021-09-16T23:38:00Z">
        <w:r>
          <w:t>,</w:t>
        </w:r>
      </w:ins>
      <w:ins w:id="2244" w:author="pranav baradkar" w:date="2021-09-16T23:37:00Z">
        <w:r>
          <w:t xml:space="preserve"> Jeremy Gregory</w:t>
        </w:r>
      </w:ins>
      <w:ins w:id="2245" w:author="pranav baradkar" w:date="2021-09-16T23:38:00Z">
        <w:r>
          <w:t xml:space="preserve"> “Pavement Roughness and Fuel Consumption” Concrete sustainability hub. </w:t>
        </w:r>
      </w:ins>
    </w:p>
    <w:p w14:paraId="24738FB2" w14:textId="77777777" w:rsidR="001A1204" w:rsidRPr="00852148" w:rsidRDefault="001A1204">
      <w:pPr>
        <w:pPrChange w:id="2246" w:author="pranav baradkar" w:date="2021-09-16T15:42:00Z">
          <w:pPr>
            <w:pStyle w:val="ListParagraph"/>
            <w:numPr>
              <w:numId w:val="41"/>
            </w:numPr>
            <w:ind w:hanging="360"/>
          </w:pPr>
        </w:pPrChange>
      </w:pPr>
    </w:p>
    <w:sectPr w:rsidR="001A1204" w:rsidRPr="00852148" w:rsidSect="008A74EA">
      <w:headerReference w:type="default" r:id="rId35"/>
      <w:pgSz w:w="11906" w:h="16838"/>
      <w:pgMar w:top="1440" w:right="1077" w:bottom="1440" w:left="216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nush K C" w:date="2021-09-14T23:41:00Z" w:initials="AKC">
    <w:p w14:paraId="2A34EB83" w14:textId="5217E10E" w:rsidR="0059717B" w:rsidRDefault="0059717B">
      <w:pPr>
        <w:pStyle w:val="CommentText"/>
      </w:pPr>
      <w:r>
        <w:rPr>
          <w:rStyle w:val="CommentReference"/>
        </w:rPr>
        <w:annotationRef/>
      </w:r>
      <w:r>
        <w:t>Put the correct title</w:t>
      </w:r>
    </w:p>
  </w:comment>
  <w:comment w:id="1339" w:author="Anush K C" w:date="2021-09-14T23:42:00Z" w:initials="AKC">
    <w:p w14:paraId="520644D2" w14:textId="6F3221B8" w:rsidR="0059717B" w:rsidRDefault="0059717B">
      <w:pPr>
        <w:pStyle w:val="CommentText"/>
      </w:pPr>
      <w:r>
        <w:rPr>
          <w:rStyle w:val="CommentReference"/>
        </w:rPr>
        <w:annotationRef/>
      </w:r>
      <w:r>
        <w:t xml:space="preserve">Why twice ones are being shown? Correct it. </w:t>
      </w:r>
    </w:p>
  </w:comment>
  <w:comment w:id="1340" w:author="Anush K C" w:date="2021-09-14T23:47:00Z" w:initials="AKC">
    <w:p w14:paraId="1CE60362" w14:textId="3F1C8B9C" w:rsidR="0059717B" w:rsidRDefault="0059717B">
      <w:pPr>
        <w:pStyle w:val="CommentText"/>
      </w:pPr>
      <w:r>
        <w:rPr>
          <w:rStyle w:val="CommentReference"/>
        </w:rPr>
        <w:annotationRef/>
      </w:r>
    </w:p>
  </w:comment>
  <w:comment w:id="1409" w:author="Anush K C" w:date="2021-09-14T23:48:00Z" w:initials="AKC">
    <w:p w14:paraId="4524C4AD" w14:textId="5626D857" w:rsidR="0059717B" w:rsidRDefault="0059717B">
      <w:pPr>
        <w:pStyle w:val="CommentText"/>
      </w:pPr>
      <w:r>
        <w:rPr>
          <w:rStyle w:val="CommentReference"/>
        </w:rPr>
        <w:annotationRef/>
      </w:r>
      <w:r>
        <w:t xml:space="preserve">Check figure number. </w:t>
      </w:r>
    </w:p>
  </w:comment>
  <w:comment w:id="1410" w:author="Anush K C" w:date="2021-09-14T23:48:00Z" w:initials="AKC">
    <w:p w14:paraId="2B466D21" w14:textId="70680376" w:rsidR="0059717B" w:rsidRDefault="0059717B">
      <w:pPr>
        <w:pStyle w:val="CommentText"/>
      </w:pPr>
      <w:r>
        <w:rPr>
          <w:rStyle w:val="CommentReference"/>
        </w:rPr>
        <w:annotationRef/>
      </w:r>
      <w:r>
        <w:t xml:space="preserve">Its too big and going beyond the margin? Why do not you think of reducing its size. </w:t>
      </w:r>
    </w:p>
  </w:comment>
  <w:comment w:id="1449" w:author="Anush K C" w:date="2021-09-15T00:05:00Z" w:initials="AKC">
    <w:p w14:paraId="3D9065AD" w14:textId="481ACB1B" w:rsidR="00CF2AEA" w:rsidRDefault="00CF2AEA">
      <w:pPr>
        <w:pStyle w:val="CommentText"/>
      </w:pPr>
      <w:r>
        <w:rPr>
          <w:rStyle w:val="CommentReference"/>
        </w:rPr>
        <w:annotationRef/>
      </w:r>
      <w:r>
        <w:t>You cannot just put the methodology. You need to explain it elaborately considering each step. You need also mention, which smartphone apps you will be using for this purpose.</w:t>
      </w:r>
    </w:p>
  </w:comment>
  <w:comment w:id="1452" w:author="Anush K C" w:date="2021-09-15T00:06:00Z" w:initials="AKC">
    <w:p w14:paraId="788A3558" w14:textId="037015CC" w:rsidR="00AD4039" w:rsidRDefault="00AD4039">
      <w:pPr>
        <w:pStyle w:val="CommentText"/>
      </w:pPr>
      <w:r>
        <w:rPr>
          <w:rStyle w:val="CommentReference"/>
        </w:rPr>
        <w:annotationRef/>
      </w:r>
      <w:r>
        <w:t xml:space="preserve">You can remove roughometer here. </w:t>
      </w:r>
    </w:p>
  </w:comment>
  <w:comment w:id="1453" w:author="Anush K C" w:date="2021-09-15T00:06:00Z" w:initials="AKC">
    <w:p w14:paraId="01D92C68" w14:textId="459176DF" w:rsidR="00AD4039" w:rsidRDefault="00AD4039">
      <w:pPr>
        <w:pStyle w:val="CommentText"/>
      </w:pPr>
      <w:r>
        <w:rPr>
          <w:rStyle w:val="CommentReference"/>
        </w:rPr>
        <w:annotationRef/>
      </w:r>
      <w:r>
        <w:t xml:space="preserve">Figure number?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4EB83" w15:done="0"/>
  <w15:commentEx w15:paraId="520644D2" w15:done="0"/>
  <w15:commentEx w15:paraId="1CE60362" w15:done="0"/>
  <w15:commentEx w15:paraId="4524C4AD" w15:done="0"/>
  <w15:commentEx w15:paraId="2B466D21" w15:done="0"/>
  <w15:commentEx w15:paraId="3D9065AD" w15:done="0"/>
  <w15:commentEx w15:paraId="788A3558" w15:done="0"/>
  <w15:commentEx w15:paraId="01D92C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4EB83" w16cid:durableId="24EBD8A2"/>
  <w16cid:commentId w16cid:paraId="520644D2" w16cid:durableId="24EBD8A4"/>
  <w16cid:commentId w16cid:paraId="1CE60362" w16cid:durableId="24EBD8A5"/>
  <w16cid:commentId w16cid:paraId="4524C4AD" w16cid:durableId="24EBD8A6"/>
  <w16cid:commentId w16cid:paraId="2B466D21" w16cid:durableId="24EBD8A7"/>
  <w16cid:commentId w16cid:paraId="3D9065AD" w16cid:durableId="24EBD8A8"/>
  <w16cid:commentId w16cid:paraId="788A3558" w16cid:durableId="24EBD8A9"/>
  <w16cid:commentId w16cid:paraId="01D92C68" w16cid:durableId="24EBD8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CB3ED" w14:textId="77777777" w:rsidR="00496F6F" w:rsidRDefault="00496F6F" w:rsidP="00E002B9">
      <w:pPr>
        <w:spacing w:after="0" w:line="240" w:lineRule="auto"/>
      </w:pPr>
      <w:r>
        <w:separator/>
      </w:r>
    </w:p>
  </w:endnote>
  <w:endnote w:type="continuationSeparator" w:id="0">
    <w:p w14:paraId="2361159F" w14:textId="77777777" w:rsidR="00496F6F" w:rsidRDefault="00496F6F" w:rsidP="00E00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8E7" w14:textId="77777777" w:rsidR="0059717B" w:rsidRDefault="00597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873938"/>
      <w:docPartObj>
        <w:docPartGallery w:val="Page Numbers (Bottom of Page)"/>
        <w:docPartUnique/>
      </w:docPartObj>
    </w:sdtPr>
    <w:sdtEndPr>
      <w:rPr>
        <w:noProof/>
      </w:rPr>
    </w:sdtEndPr>
    <w:sdtContent>
      <w:p w14:paraId="016A6FB7" w14:textId="6CBDEB60" w:rsidR="0059717B" w:rsidRDefault="0059717B">
        <w:pPr>
          <w:pStyle w:val="Footer"/>
          <w:jc w:val="center"/>
        </w:pPr>
        <w:r>
          <w:fldChar w:fldCharType="begin"/>
        </w:r>
        <w:r>
          <w:instrText xml:space="preserve"> PAGE   \* MERGEFORMAT </w:instrText>
        </w:r>
        <w:r>
          <w:fldChar w:fldCharType="separate"/>
        </w:r>
        <w:r w:rsidR="00457DA2">
          <w:rPr>
            <w:noProof/>
          </w:rPr>
          <w:t>25</w:t>
        </w:r>
        <w:r>
          <w:rPr>
            <w:noProof/>
          </w:rPr>
          <w:fldChar w:fldCharType="end"/>
        </w:r>
      </w:p>
    </w:sdtContent>
  </w:sdt>
  <w:p w14:paraId="500C3FBA" w14:textId="77777777" w:rsidR="0059717B" w:rsidRDefault="00597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AC9D1" w14:textId="77777777" w:rsidR="00496F6F" w:rsidRDefault="00496F6F" w:rsidP="00E002B9">
      <w:pPr>
        <w:spacing w:after="0" w:line="240" w:lineRule="auto"/>
      </w:pPr>
      <w:r>
        <w:separator/>
      </w:r>
    </w:p>
  </w:footnote>
  <w:footnote w:type="continuationSeparator" w:id="0">
    <w:p w14:paraId="59FA0998" w14:textId="77777777" w:rsidR="00496F6F" w:rsidRDefault="00496F6F" w:rsidP="00E00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2EBA" w14:textId="77777777" w:rsidR="0059717B" w:rsidRDefault="00597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42B"/>
    <w:multiLevelType w:val="hybridMultilevel"/>
    <w:tmpl w:val="F29E5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9456C"/>
    <w:multiLevelType w:val="hybridMultilevel"/>
    <w:tmpl w:val="A7166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B74AE6"/>
    <w:multiLevelType w:val="multilevel"/>
    <w:tmpl w:val="193A4F14"/>
    <w:lvl w:ilvl="0">
      <w:start w:val="1"/>
      <w:numFmt w:val="decimal"/>
      <w:lvlText w:val="%1"/>
      <w:lvlJc w:val="left"/>
      <w:pPr>
        <w:ind w:left="780" w:hanging="780"/>
      </w:pPr>
      <w:rPr>
        <w:rFonts w:ascii="Times New Roman" w:eastAsia="Times New Roman" w:hAnsi="Times New Roman" w:cs="Times New Roman"/>
        <w:b/>
      </w:rPr>
    </w:lvl>
    <w:lvl w:ilvl="1">
      <w:start w:val="3"/>
      <w:numFmt w:val="decimal"/>
      <w:lvlText w:val="%1.%2"/>
      <w:lvlJc w:val="left"/>
      <w:pPr>
        <w:ind w:left="990" w:hanging="780"/>
      </w:pPr>
      <w:rPr>
        <w:b/>
      </w:rPr>
    </w:lvl>
    <w:lvl w:ilvl="2">
      <w:start w:val="1"/>
      <w:numFmt w:val="decimal"/>
      <w:lvlText w:val="%1.%2.%3"/>
      <w:lvlJc w:val="left"/>
      <w:pPr>
        <w:ind w:left="1200" w:hanging="780"/>
      </w:pPr>
      <w:rPr>
        <w:b/>
      </w:rPr>
    </w:lvl>
    <w:lvl w:ilvl="3">
      <w:start w:val="4"/>
      <w:numFmt w:val="decimal"/>
      <w:lvlText w:val="%1.%2.%3.%4"/>
      <w:lvlJc w:val="left"/>
      <w:pPr>
        <w:ind w:left="1410" w:hanging="780"/>
      </w:pPr>
      <w:rPr>
        <w:b/>
      </w:rPr>
    </w:lvl>
    <w:lvl w:ilvl="4">
      <w:start w:val="2"/>
      <w:numFmt w:val="decimal"/>
      <w:lvlText w:val="%1.%2.%3.%4.%5"/>
      <w:lvlJc w:val="left"/>
      <w:pPr>
        <w:ind w:left="1920" w:hanging="1080"/>
      </w:pPr>
      <w:rPr>
        <w:b/>
      </w:rPr>
    </w:lvl>
    <w:lvl w:ilvl="5">
      <w:start w:val="1"/>
      <w:numFmt w:val="decimal"/>
      <w:lvlText w:val="%1.%2.%3.%4.%5.%6"/>
      <w:lvlJc w:val="left"/>
      <w:pPr>
        <w:ind w:left="2130" w:hanging="1080"/>
      </w:pPr>
      <w:rPr>
        <w:b/>
      </w:rPr>
    </w:lvl>
    <w:lvl w:ilvl="6">
      <w:start w:val="1"/>
      <w:numFmt w:val="decimal"/>
      <w:lvlText w:val="%1.%2.%3.%4.%5.%6.%7"/>
      <w:lvlJc w:val="left"/>
      <w:pPr>
        <w:ind w:left="2700" w:hanging="1440"/>
      </w:pPr>
      <w:rPr>
        <w:b/>
      </w:rPr>
    </w:lvl>
    <w:lvl w:ilvl="7">
      <w:start w:val="1"/>
      <w:numFmt w:val="decimal"/>
      <w:lvlText w:val="%1.%2.%3.%4.%5.%6.%7.%8"/>
      <w:lvlJc w:val="left"/>
      <w:pPr>
        <w:ind w:left="2910" w:hanging="1440"/>
      </w:pPr>
      <w:rPr>
        <w:b/>
      </w:rPr>
    </w:lvl>
    <w:lvl w:ilvl="8">
      <w:start w:val="1"/>
      <w:numFmt w:val="decimal"/>
      <w:lvlText w:val="%1.%2.%3.%4.%5.%6.%7.%8.%9"/>
      <w:lvlJc w:val="left"/>
      <w:pPr>
        <w:ind w:left="3120" w:hanging="1440"/>
      </w:pPr>
      <w:rPr>
        <w:b/>
      </w:rPr>
    </w:lvl>
  </w:abstractNum>
  <w:abstractNum w:abstractNumId="3" w15:restartNumberingAfterBreak="0">
    <w:nsid w:val="0C0C5C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497FEF"/>
    <w:multiLevelType w:val="multilevel"/>
    <w:tmpl w:val="99665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37902"/>
    <w:multiLevelType w:val="multilevel"/>
    <w:tmpl w:val="F732F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114B02"/>
    <w:multiLevelType w:val="hybridMultilevel"/>
    <w:tmpl w:val="50620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64CFE"/>
    <w:multiLevelType w:val="hybridMultilevel"/>
    <w:tmpl w:val="2200D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F10672"/>
    <w:multiLevelType w:val="multilevel"/>
    <w:tmpl w:val="77183E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A137D2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7A30D2"/>
    <w:multiLevelType w:val="hybridMultilevel"/>
    <w:tmpl w:val="04602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BC6036"/>
    <w:multiLevelType w:val="hybridMultilevel"/>
    <w:tmpl w:val="E9C24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A47E19"/>
    <w:multiLevelType w:val="hybridMultilevel"/>
    <w:tmpl w:val="BF7EE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3945DC"/>
    <w:multiLevelType w:val="hybridMultilevel"/>
    <w:tmpl w:val="F5C4F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AF6E4E"/>
    <w:multiLevelType w:val="hybridMultilevel"/>
    <w:tmpl w:val="852E9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C13066"/>
    <w:multiLevelType w:val="hybridMultilevel"/>
    <w:tmpl w:val="B9FED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984677"/>
    <w:multiLevelType w:val="hybridMultilevel"/>
    <w:tmpl w:val="9822D35C"/>
    <w:lvl w:ilvl="0" w:tplc="4009000F">
      <w:start w:val="1"/>
      <w:numFmt w:val="decimal"/>
      <w:lvlText w:val="%1."/>
      <w:lvlJc w:val="left"/>
      <w:pPr>
        <w:ind w:left="720" w:hanging="360"/>
      </w:pPr>
      <w:rPr>
        <w:rFonts w:hint="default"/>
      </w:rPr>
    </w:lvl>
    <w:lvl w:ilvl="1" w:tplc="12E2BA16">
      <w:start w:val="5"/>
      <w:numFmt w:val="bullet"/>
      <w:lvlText w:val=""/>
      <w:lvlJc w:val="left"/>
      <w:pPr>
        <w:ind w:left="1440" w:hanging="360"/>
      </w:pPr>
      <w:rPr>
        <w:rFonts w:ascii="Symbol" w:eastAsiaTheme="minorHAnsi" w:hAnsi="Symbol" w:cs="Times New Roman" w:hint="default"/>
      </w:rPr>
    </w:lvl>
    <w:lvl w:ilvl="2" w:tplc="47446690">
      <w:start w:val="1"/>
      <w:numFmt w:val="lowerLetter"/>
      <w:lvlText w:val="%3)"/>
      <w:lvlJc w:val="left"/>
      <w:pPr>
        <w:ind w:left="2340" w:hanging="360"/>
      </w:pPr>
      <w:rPr>
        <w:rFonts w:hint="default"/>
      </w:rPr>
    </w:lvl>
    <w:lvl w:ilvl="3" w:tplc="F8C43888">
      <w:start w:val="1"/>
      <w:numFmt w:val="low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224B64"/>
    <w:multiLevelType w:val="multilevel"/>
    <w:tmpl w:val="78CA81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EE5FFB"/>
    <w:multiLevelType w:val="hybridMultilevel"/>
    <w:tmpl w:val="52644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3E6CA7"/>
    <w:multiLevelType w:val="multilevel"/>
    <w:tmpl w:val="C5B40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4C9310E"/>
    <w:multiLevelType w:val="hybridMultilevel"/>
    <w:tmpl w:val="22125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6B1259"/>
    <w:multiLevelType w:val="multilevel"/>
    <w:tmpl w:val="C19E3F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91474A5"/>
    <w:multiLevelType w:val="hybridMultilevel"/>
    <w:tmpl w:val="754C7E42"/>
    <w:lvl w:ilvl="0" w:tplc="17406112">
      <w:start w:val="1"/>
      <w:numFmt w:val="bullet"/>
      <w:lvlText w:val=""/>
      <w:lvlJc w:val="left"/>
      <w:pPr>
        <w:tabs>
          <w:tab w:val="num" w:pos="720"/>
        </w:tabs>
        <w:ind w:left="720" w:hanging="360"/>
      </w:pPr>
      <w:rPr>
        <w:rFonts w:ascii="Wingdings 3" w:hAnsi="Wingdings 3" w:hint="default"/>
      </w:rPr>
    </w:lvl>
    <w:lvl w:ilvl="1" w:tplc="710C579C" w:tentative="1">
      <w:start w:val="1"/>
      <w:numFmt w:val="bullet"/>
      <w:lvlText w:val=""/>
      <w:lvlJc w:val="left"/>
      <w:pPr>
        <w:tabs>
          <w:tab w:val="num" w:pos="1440"/>
        </w:tabs>
        <w:ind w:left="1440" w:hanging="360"/>
      </w:pPr>
      <w:rPr>
        <w:rFonts w:ascii="Wingdings 3" w:hAnsi="Wingdings 3" w:hint="default"/>
      </w:rPr>
    </w:lvl>
    <w:lvl w:ilvl="2" w:tplc="82F09E8A" w:tentative="1">
      <w:start w:val="1"/>
      <w:numFmt w:val="bullet"/>
      <w:lvlText w:val=""/>
      <w:lvlJc w:val="left"/>
      <w:pPr>
        <w:tabs>
          <w:tab w:val="num" w:pos="2160"/>
        </w:tabs>
        <w:ind w:left="2160" w:hanging="360"/>
      </w:pPr>
      <w:rPr>
        <w:rFonts w:ascii="Wingdings 3" w:hAnsi="Wingdings 3" w:hint="default"/>
      </w:rPr>
    </w:lvl>
    <w:lvl w:ilvl="3" w:tplc="A0E4B4AC" w:tentative="1">
      <w:start w:val="1"/>
      <w:numFmt w:val="bullet"/>
      <w:lvlText w:val=""/>
      <w:lvlJc w:val="left"/>
      <w:pPr>
        <w:tabs>
          <w:tab w:val="num" w:pos="2880"/>
        </w:tabs>
        <w:ind w:left="2880" w:hanging="360"/>
      </w:pPr>
      <w:rPr>
        <w:rFonts w:ascii="Wingdings 3" w:hAnsi="Wingdings 3" w:hint="default"/>
      </w:rPr>
    </w:lvl>
    <w:lvl w:ilvl="4" w:tplc="DA14E316" w:tentative="1">
      <w:start w:val="1"/>
      <w:numFmt w:val="bullet"/>
      <w:lvlText w:val=""/>
      <w:lvlJc w:val="left"/>
      <w:pPr>
        <w:tabs>
          <w:tab w:val="num" w:pos="3600"/>
        </w:tabs>
        <w:ind w:left="3600" w:hanging="360"/>
      </w:pPr>
      <w:rPr>
        <w:rFonts w:ascii="Wingdings 3" w:hAnsi="Wingdings 3" w:hint="default"/>
      </w:rPr>
    </w:lvl>
    <w:lvl w:ilvl="5" w:tplc="6C488212" w:tentative="1">
      <w:start w:val="1"/>
      <w:numFmt w:val="bullet"/>
      <w:lvlText w:val=""/>
      <w:lvlJc w:val="left"/>
      <w:pPr>
        <w:tabs>
          <w:tab w:val="num" w:pos="4320"/>
        </w:tabs>
        <w:ind w:left="4320" w:hanging="360"/>
      </w:pPr>
      <w:rPr>
        <w:rFonts w:ascii="Wingdings 3" w:hAnsi="Wingdings 3" w:hint="default"/>
      </w:rPr>
    </w:lvl>
    <w:lvl w:ilvl="6" w:tplc="800E0A0C" w:tentative="1">
      <w:start w:val="1"/>
      <w:numFmt w:val="bullet"/>
      <w:lvlText w:val=""/>
      <w:lvlJc w:val="left"/>
      <w:pPr>
        <w:tabs>
          <w:tab w:val="num" w:pos="5040"/>
        </w:tabs>
        <w:ind w:left="5040" w:hanging="360"/>
      </w:pPr>
      <w:rPr>
        <w:rFonts w:ascii="Wingdings 3" w:hAnsi="Wingdings 3" w:hint="default"/>
      </w:rPr>
    </w:lvl>
    <w:lvl w:ilvl="7" w:tplc="EC647C0A" w:tentative="1">
      <w:start w:val="1"/>
      <w:numFmt w:val="bullet"/>
      <w:lvlText w:val=""/>
      <w:lvlJc w:val="left"/>
      <w:pPr>
        <w:tabs>
          <w:tab w:val="num" w:pos="5760"/>
        </w:tabs>
        <w:ind w:left="5760" w:hanging="360"/>
      </w:pPr>
      <w:rPr>
        <w:rFonts w:ascii="Wingdings 3" w:hAnsi="Wingdings 3" w:hint="default"/>
      </w:rPr>
    </w:lvl>
    <w:lvl w:ilvl="8" w:tplc="267EF5A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0D744C7"/>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17E2F62"/>
    <w:multiLevelType w:val="hybridMultilevel"/>
    <w:tmpl w:val="0D40D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C65E82"/>
    <w:multiLevelType w:val="hybridMultilevel"/>
    <w:tmpl w:val="2D380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AC5748"/>
    <w:multiLevelType w:val="multilevel"/>
    <w:tmpl w:val="FBEC2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6E335AA"/>
    <w:multiLevelType w:val="hybridMultilevel"/>
    <w:tmpl w:val="30104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B0363F"/>
    <w:multiLevelType w:val="hybridMultilevel"/>
    <w:tmpl w:val="33465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7E42CC"/>
    <w:multiLevelType w:val="multilevel"/>
    <w:tmpl w:val="380ECD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EC06DC1"/>
    <w:multiLevelType w:val="hybridMultilevel"/>
    <w:tmpl w:val="B9825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A218A"/>
    <w:multiLevelType w:val="multilevel"/>
    <w:tmpl w:val="E15C21B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EF183A"/>
    <w:multiLevelType w:val="multilevel"/>
    <w:tmpl w:val="1C1EEB4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7E10E60"/>
    <w:multiLevelType w:val="hybridMultilevel"/>
    <w:tmpl w:val="22B00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160764"/>
    <w:multiLevelType w:val="hybridMultilevel"/>
    <w:tmpl w:val="7F9E4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695A6B"/>
    <w:multiLevelType w:val="hybridMultilevel"/>
    <w:tmpl w:val="D4181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9A049F"/>
    <w:multiLevelType w:val="hybridMultilevel"/>
    <w:tmpl w:val="D076B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ED6F5D"/>
    <w:multiLevelType w:val="hybridMultilevel"/>
    <w:tmpl w:val="0BAE7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AE4420"/>
    <w:multiLevelType w:val="hybridMultilevel"/>
    <w:tmpl w:val="DA884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524669"/>
    <w:multiLevelType w:val="hybridMultilevel"/>
    <w:tmpl w:val="F7562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D566D1"/>
    <w:multiLevelType w:val="hybridMultilevel"/>
    <w:tmpl w:val="52B66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E67E5D"/>
    <w:multiLevelType w:val="hybridMultilevel"/>
    <w:tmpl w:val="BBD20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913A3E"/>
    <w:multiLevelType w:val="hybridMultilevel"/>
    <w:tmpl w:val="8B56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4837E6"/>
    <w:multiLevelType w:val="hybridMultilevel"/>
    <w:tmpl w:val="4B2EB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4D0254"/>
    <w:multiLevelType w:val="hybridMultilevel"/>
    <w:tmpl w:val="1416D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624783"/>
    <w:multiLevelType w:val="hybridMultilevel"/>
    <w:tmpl w:val="54748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E43807"/>
    <w:multiLevelType w:val="hybridMultilevel"/>
    <w:tmpl w:val="2C4E2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31"/>
  </w:num>
  <w:num w:numId="3">
    <w:abstractNumId w:val="37"/>
  </w:num>
  <w:num w:numId="4">
    <w:abstractNumId w:val="16"/>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num>
  <w:num w:numId="7">
    <w:abstractNumId w:val="26"/>
  </w:num>
  <w:num w:numId="8">
    <w:abstractNumId w:val="5"/>
  </w:num>
  <w:num w:numId="9">
    <w:abstractNumId w:val="23"/>
  </w:num>
  <w:num w:numId="10">
    <w:abstractNumId w:val="29"/>
  </w:num>
  <w:num w:numId="11">
    <w:abstractNumId w:val="21"/>
  </w:num>
  <w:num w:numId="12">
    <w:abstractNumId w:val="9"/>
  </w:num>
  <w:num w:numId="13">
    <w:abstractNumId w:val="17"/>
  </w:num>
  <w:num w:numId="14">
    <w:abstractNumId w:val="3"/>
  </w:num>
  <w:num w:numId="15">
    <w:abstractNumId w:val="32"/>
  </w:num>
  <w:num w:numId="16">
    <w:abstractNumId w:val="8"/>
  </w:num>
  <w:num w:numId="17">
    <w:abstractNumId w:val="42"/>
  </w:num>
  <w:num w:numId="18">
    <w:abstractNumId w:val="24"/>
  </w:num>
  <w:num w:numId="19">
    <w:abstractNumId w:val="43"/>
  </w:num>
  <w:num w:numId="20">
    <w:abstractNumId w:val="39"/>
  </w:num>
  <w:num w:numId="21">
    <w:abstractNumId w:val="35"/>
  </w:num>
  <w:num w:numId="22">
    <w:abstractNumId w:val="46"/>
  </w:num>
  <w:num w:numId="23">
    <w:abstractNumId w:val="33"/>
  </w:num>
  <w:num w:numId="24">
    <w:abstractNumId w:val="13"/>
  </w:num>
  <w:num w:numId="25">
    <w:abstractNumId w:val="10"/>
  </w:num>
  <w:num w:numId="26">
    <w:abstractNumId w:val="0"/>
  </w:num>
  <w:num w:numId="27">
    <w:abstractNumId w:val="6"/>
  </w:num>
  <w:num w:numId="28">
    <w:abstractNumId w:val="27"/>
  </w:num>
  <w:num w:numId="29">
    <w:abstractNumId w:val="18"/>
  </w:num>
  <w:num w:numId="30">
    <w:abstractNumId w:val="7"/>
  </w:num>
  <w:num w:numId="31">
    <w:abstractNumId w:val="11"/>
  </w:num>
  <w:num w:numId="32">
    <w:abstractNumId w:val="36"/>
  </w:num>
  <w:num w:numId="33">
    <w:abstractNumId w:val="14"/>
  </w:num>
  <w:num w:numId="34">
    <w:abstractNumId w:val="41"/>
  </w:num>
  <w:num w:numId="35">
    <w:abstractNumId w:val="28"/>
  </w:num>
  <w:num w:numId="36">
    <w:abstractNumId w:val="38"/>
  </w:num>
  <w:num w:numId="37">
    <w:abstractNumId w:val="30"/>
  </w:num>
  <w:num w:numId="38">
    <w:abstractNumId w:val="22"/>
  </w:num>
  <w:num w:numId="39">
    <w:abstractNumId w:val="4"/>
  </w:num>
  <w:num w:numId="40">
    <w:abstractNumId w:val="20"/>
  </w:num>
  <w:num w:numId="41">
    <w:abstractNumId w:val="12"/>
  </w:num>
  <w:num w:numId="42">
    <w:abstractNumId w:val="2"/>
  </w:num>
  <w:num w:numId="43">
    <w:abstractNumId w:val="45"/>
  </w:num>
  <w:num w:numId="44">
    <w:abstractNumId w:val="44"/>
  </w:num>
  <w:num w:numId="45">
    <w:abstractNumId w:val="34"/>
  </w:num>
  <w:num w:numId="46">
    <w:abstractNumId w:val="1"/>
  </w:num>
  <w:num w:numId="47">
    <w:abstractNumId w:val="15"/>
  </w:num>
  <w:num w:numId="4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nav baradkar">
    <w15:presenceInfo w15:providerId="Windows Live" w15:userId="cb47e300a6cccf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2MTA0NTC3NDawNDRR0lEKTi0uzszPAymwqAUALMD0BCwAAAA="/>
  </w:docVars>
  <w:rsids>
    <w:rsidRoot w:val="00965D31"/>
    <w:rsid w:val="00001777"/>
    <w:rsid w:val="0004565E"/>
    <w:rsid w:val="00081C72"/>
    <w:rsid w:val="000C2DA4"/>
    <w:rsid w:val="000F0D8D"/>
    <w:rsid w:val="001149DD"/>
    <w:rsid w:val="001315E3"/>
    <w:rsid w:val="00157BB8"/>
    <w:rsid w:val="0017261D"/>
    <w:rsid w:val="001825CC"/>
    <w:rsid w:val="00193EB6"/>
    <w:rsid w:val="001A1204"/>
    <w:rsid w:val="001A25FA"/>
    <w:rsid w:val="001D2F01"/>
    <w:rsid w:val="001F55DD"/>
    <w:rsid w:val="0020133C"/>
    <w:rsid w:val="00225D9A"/>
    <w:rsid w:val="002472D4"/>
    <w:rsid w:val="002474E9"/>
    <w:rsid w:val="002B58E6"/>
    <w:rsid w:val="002E2968"/>
    <w:rsid w:val="002F5777"/>
    <w:rsid w:val="0032138C"/>
    <w:rsid w:val="0034080E"/>
    <w:rsid w:val="00351FD6"/>
    <w:rsid w:val="00357F5D"/>
    <w:rsid w:val="003C70CF"/>
    <w:rsid w:val="003D26C1"/>
    <w:rsid w:val="00402DD2"/>
    <w:rsid w:val="00403955"/>
    <w:rsid w:val="00430E9F"/>
    <w:rsid w:val="004324A6"/>
    <w:rsid w:val="00457DA2"/>
    <w:rsid w:val="00462D5D"/>
    <w:rsid w:val="00466065"/>
    <w:rsid w:val="00496F6F"/>
    <w:rsid w:val="004B4243"/>
    <w:rsid w:val="004D4DF8"/>
    <w:rsid w:val="004E1A0C"/>
    <w:rsid w:val="005060CB"/>
    <w:rsid w:val="00527E98"/>
    <w:rsid w:val="00565211"/>
    <w:rsid w:val="0057031C"/>
    <w:rsid w:val="005725AE"/>
    <w:rsid w:val="0058361F"/>
    <w:rsid w:val="0059717B"/>
    <w:rsid w:val="005A193B"/>
    <w:rsid w:val="005B1C58"/>
    <w:rsid w:val="005E315F"/>
    <w:rsid w:val="0060772C"/>
    <w:rsid w:val="00617F34"/>
    <w:rsid w:val="00642D3B"/>
    <w:rsid w:val="00644D81"/>
    <w:rsid w:val="006A4B6E"/>
    <w:rsid w:val="006B709E"/>
    <w:rsid w:val="006F42A6"/>
    <w:rsid w:val="00710CB5"/>
    <w:rsid w:val="00744FDD"/>
    <w:rsid w:val="00771EE3"/>
    <w:rsid w:val="00772C4D"/>
    <w:rsid w:val="00793295"/>
    <w:rsid w:val="00796108"/>
    <w:rsid w:val="007A3B44"/>
    <w:rsid w:val="007B27EE"/>
    <w:rsid w:val="00807719"/>
    <w:rsid w:val="00810E01"/>
    <w:rsid w:val="00811209"/>
    <w:rsid w:val="00831B50"/>
    <w:rsid w:val="00852148"/>
    <w:rsid w:val="00852689"/>
    <w:rsid w:val="0085526F"/>
    <w:rsid w:val="00865DB5"/>
    <w:rsid w:val="008665AF"/>
    <w:rsid w:val="008811F2"/>
    <w:rsid w:val="008A74EA"/>
    <w:rsid w:val="008E06C2"/>
    <w:rsid w:val="008F67E5"/>
    <w:rsid w:val="0090441B"/>
    <w:rsid w:val="00904B1C"/>
    <w:rsid w:val="00904C70"/>
    <w:rsid w:val="0093195B"/>
    <w:rsid w:val="009476C1"/>
    <w:rsid w:val="0095750D"/>
    <w:rsid w:val="00965D31"/>
    <w:rsid w:val="009958CF"/>
    <w:rsid w:val="009D36C6"/>
    <w:rsid w:val="009D6813"/>
    <w:rsid w:val="009E0E3C"/>
    <w:rsid w:val="009E1FBC"/>
    <w:rsid w:val="00A12A43"/>
    <w:rsid w:val="00A15B04"/>
    <w:rsid w:val="00A27C57"/>
    <w:rsid w:val="00A42E24"/>
    <w:rsid w:val="00A5015A"/>
    <w:rsid w:val="00AD0353"/>
    <w:rsid w:val="00AD4039"/>
    <w:rsid w:val="00AE1658"/>
    <w:rsid w:val="00AF2FAE"/>
    <w:rsid w:val="00B62A72"/>
    <w:rsid w:val="00B72CEF"/>
    <w:rsid w:val="00B9175D"/>
    <w:rsid w:val="00B972D2"/>
    <w:rsid w:val="00BA5276"/>
    <w:rsid w:val="00BA7146"/>
    <w:rsid w:val="00BD1CD1"/>
    <w:rsid w:val="00BE5542"/>
    <w:rsid w:val="00C43A11"/>
    <w:rsid w:val="00C82737"/>
    <w:rsid w:val="00CA7C59"/>
    <w:rsid w:val="00CC0811"/>
    <w:rsid w:val="00CC305C"/>
    <w:rsid w:val="00CC52BE"/>
    <w:rsid w:val="00CD3D24"/>
    <w:rsid w:val="00CF2AEA"/>
    <w:rsid w:val="00D10861"/>
    <w:rsid w:val="00D1604D"/>
    <w:rsid w:val="00D250FF"/>
    <w:rsid w:val="00D3634C"/>
    <w:rsid w:val="00D41EDE"/>
    <w:rsid w:val="00D47746"/>
    <w:rsid w:val="00D5100A"/>
    <w:rsid w:val="00D5296A"/>
    <w:rsid w:val="00D60C07"/>
    <w:rsid w:val="00D63C64"/>
    <w:rsid w:val="00D84964"/>
    <w:rsid w:val="00D9363F"/>
    <w:rsid w:val="00DA5641"/>
    <w:rsid w:val="00DB556E"/>
    <w:rsid w:val="00DE7043"/>
    <w:rsid w:val="00DF1F3B"/>
    <w:rsid w:val="00E002B9"/>
    <w:rsid w:val="00E63A43"/>
    <w:rsid w:val="00E926F3"/>
    <w:rsid w:val="00E95AAC"/>
    <w:rsid w:val="00E975B9"/>
    <w:rsid w:val="00EA2D47"/>
    <w:rsid w:val="00EB6064"/>
    <w:rsid w:val="00F04BE6"/>
    <w:rsid w:val="00F11878"/>
    <w:rsid w:val="00F14D36"/>
    <w:rsid w:val="00F54B42"/>
    <w:rsid w:val="00F639F3"/>
    <w:rsid w:val="00F84100"/>
    <w:rsid w:val="00FA19C2"/>
    <w:rsid w:val="00FA2660"/>
    <w:rsid w:val="00FA5A61"/>
    <w:rsid w:val="00FB301D"/>
    <w:rsid w:val="00FB66F4"/>
    <w:rsid w:val="00FC799C"/>
    <w:rsid w:val="00FE206B"/>
    <w:rsid w:val="00FF54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885C6"/>
  <w15:docId w15:val="{5B8D9B2A-5F73-40C9-83E6-B9E5E553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75D"/>
    <w:pPr>
      <w:jc w:val="both"/>
    </w:pPr>
    <w:rPr>
      <w:rFonts w:ascii="Times New Roman" w:hAnsi="Times New Roman" w:cs="Times New Roman"/>
      <w:sz w:val="24"/>
      <w:szCs w:val="24"/>
    </w:rPr>
  </w:style>
  <w:style w:type="paragraph" w:styleId="Heading1">
    <w:name w:val="heading 1"/>
    <w:basedOn w:val="Title"/>
    <w:next w:val="Normal"/>
    <w:link w:val="Heading1Char"/>
    <w:uiPriority w:val="9"/>
    <w:qFormat/>
    <w:rsid w:val="00CC52BE"/>
    <w:pPr>
      <w:numPr>
        <w:numId w:val="16"/>
      </w:numPr>
      <w:outlineLvl w:val="0"/>
    </w:pPr>
  </w:style>
  <w:style w:type="paragraph" w:styleId="Heading2">
    <w:name w:val="heading 2"/>
    <w:basedOn w:val="ListParagraph"/>
    <w:next w:val="Normal"/>
    <w:link w:val="Heading2Char"/>
    <w:uiPriority w:val="9"/>
    <w:unhideWhenUsed/>
    <w:qFormat/>
    <w:rsid w:val="00CC52BE"/>
    <w:pPr>
      <w:numPr>
        <w:ilvl w:val="1"/>
        <w:numId w:val="16"/>
      </w:numPr>
      <w:outlineLvl w:val="1"/>
    </w:pPr>
    <w:rPr>
      <w:b/>
      <w:bCs/>
    </w:rPr>
  </w:style>
  <w:style w:type="paragraph" w:styleId="Heading3">
    <w:name w:val="heading 3"/>
    <w:basedOn w:val="ListParagraph"/>
    <w:next w:val="Normal"/>
    <w:link w:val="Heading3Char"/>
    <w:uiPriority w:val="9"/>
    <w:unhideWhenUsed/>
    <w:qFormat/>
    <w:rsid w:val="00DA5641"/>
    <w:pPr>
      <w:numPr>
        <w:ilvl w:val="2"/>
        <w:numId w:val="16"/>
      </w:numPr>
      <w:outlineLvl w:val="2"/>
    </w:pPr>
    <w:rPr>
      <w:b/>
      <w:bCs/>
    </w:rPr>
  </w:style>
  <w:style w:type="paragraph" w:styleId="Heading4">
    <w:name w:val="heading 4"/>
    <w:basedOn w:val="Normal"/>
    <w:next w:val="Normal"/>
    <w:link w:val="Heading4Char"/>
    <w:uiPriority w:val="9"/>
    <w:unhideWhenUsed/>
    <w:qFormat/>
    <w:rsid w:val="00644D81"/>
    <w:pPr>
      <w:numPr>
        <w:ilvl w:val="3"/>
        <w:numId w:val="16"/>
      </w:numPr>
      <w:outlineLvl w:val="3"/>
    </w:pPr>
    <w:rPr>
      <w:b/>
      <w:bCs/>
    </w:rPr>
  </w:style>
  <w:style w:type="paragraph" w:styleId="Heading5">
    <w:name w:val="heading 5"/>
    <w:basedOn w:val="Normal"/>
    <w:next w:val="Normal"/>
    <w:link w:val="Heading5Char"/>
    <w:uiPriority w:val="9"/>
    <w:semiHidden/>
    <w:unhideWhenUsed/>
    <w:qFormat/>
    <w:rsid w:val="00DF1F3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1F3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1F3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1F3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1F3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A0C"/>
    <w:pPr>
      <w:ind w:left="720"/>
      <w:contextualSpacing/>
    </w:pPr>
  </w:style>
  <w:style w:type="character" w:customStyle="1" w:styleId="Heading1Char">
    <w:name w:val="Heading 1 Char"/>
    <w:basedOn w:val="DefaultParagraphFont"/>
    <w:link w:val="Heading1"/>
    <w:uiPriority w:val="9"/>
    <w:rsid w:val="00CC52BE"/>
    <w:rPr>
      <w:rFonts w:asciiTheme="majorHAnsi" w:eastAsiaTheme="majorEastAsia" w:hAnsiTheme="majorHAnsi" w:cstheme="majorBidi"/>
      <w:b/>
      <w:bCs/>
      <w:spacing w:val="-10"/>
      <w:kern w:val="28"/>
      <w:sz w:val="40"/>
      <w:szCs w:val="40"/>
    </w:rPr>
  </w:style>
  <w:style w:type="paragraph" w:styleId="TOCHeading">
    <w:name w:val="TOC Heading"/>
    <w:basedOn w:val="Heading1"/>
    <w:next w:val="Normal"/>
    <w:uiPriority w:val="39"/>
    <w:unhideWhenUsed/>
    <w:qFormat/>
    <w:rsid w:val="004E1A0C"/>
    <w:pPr>
      <w:outlineLvl w:val="9"/>
    </w:pPr>
    <w:rPr>
      <w:lang w:val="en-US"/>
    </w:rPr>
  </w:style>
  <w:style w:type="paragraph" w:styleId="TOC2">
    <w:name w:val="toc 2"/>
    <w:basedOn w:val="Normal"/>
    <w:next w:val="Normal"/>
    <w:autoRedefine/>
    <w:uiPriority w:val="39"/>
    <w:unhideWhenUsed/>
    <w:rsid w:val="004E1A0C"/>
    <w:pPr>
      <w:spacing w:after="0"/>
      <w:ind w:left="240"/>
      <w:jc w:val="left"/>
    </w:pPr>
    <w:rPr>
      <w:rFonts w:asciiTheme="minorHAnsi" w:hAnsiTheme="minorHAnsi" w:cstheme="minorHAnsi"/>
      <w:smallCaps/>
      <w:sz w:val="20"/>
      <w:szCs w:val="20"/>
    </w:rPr>
  </w:style>
  <w:style w:type="paragraph" w:styleId="TOC1">
    <w:name w:val="toc 1"/>
    <w:basedOn w:val="Normal"/>
    <w:next w:val="Normal"/>
    <w:link w:val="TOC1Char"/>
    <w:autoRedefine/>
    <w:uiPriority w:val="39"/>
    <w:unhideWhenUsed/>
    <w:rsid w:val="00793295"/>
    <w:pPr>
      <w:spacing w:before="120" w:after="12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4E1A0C"/>
    <w:pPr>
      <w:spacing w:after="0"/>
      <w:ind w:left="480"/>
      <w:jc w:val="left"/>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CC52BE"/>
    <w:rPr>
      <w:rFonts w:ascii="Times New Roman" w:hAnsi="Times New Roman" w:cs="Times New Roman"/>
      <w:b/>
      <w:bCs/>
      <w:sz w:val="28"/>
      <w:szCs w:val="28"/>
    </w:rPr>
  </w:style>
  <w:style w:type="character" w:styleId="Hyperlink">
    <w:name w:val="Hyperlink"/>
    <w:basedOn w:val="DefaultParagraphFont"/>
    <w:uiPriority w:val="99"/>
    <w:unhideWhenUsed/>
    <w:rsid w:val="000F0D8D"/>
    <w:rPr>
      <w:color w:val="0563C1" w:themeColor="hyperlink"/>
      <w:u w:val="single"/>
    </w:rPr>
  </w:style>
  <w:style w:type="character" w:customStyle="1" w:styleId="UnresolvedMention1">
    <w:name w:val="Unresolved Mention1"/>
    <w:basedOn w:val="DefaultParagraphFont"/>
    <w:uiPriority w:val="99"/>
    <w:semiHidden/>
    <w:unhideWhenUsed/>
    <w:rsid w:val="00865DB5"/>
    <w:rPr>
      <w:color w:val="605E5C"/>
      <w:shd w:val="clear" w:color="auto" w:fill="E1DFDD"/>
    </w:rPr>
  </w:style>
  <w:style w:type="character" w:customStyle="1" w:styleId="Heading3Char">
    <w:name w:val="Heading 3 Char"/>
    <w:basedOn w:val="DefaultParagraphFont"/>
    <w:link w:val="Heading3"/>
    <w:uiPriority w:val="9"/>
    <w:rsid w:val="00402DD2"/>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644D81"/>
    <w:rPr>
      <w:rFonts w:ascii="Times New Roman" w:hAnsi="Times New Roman" w:cs="Times New Roman"/>
      <w:b/>
      <w:bCs/>
      <w:sz w:val="28"/>
      <w:szCs w:val="28"/>
    </w:rPr>
  </w:style>
  <w:style w:type="paragraph" w:styleId="Subtitle">
    <w:name w:val="Subtitle"/>
    <w:basedOn w:val="Normal"/>
    <w:next w:val="Normal"/>
    <w:link w:val="SubtitleChar"/>
    <w:uiPriority w:val="11"/>
    <w:qFormat/>
    <w:rsid w:val="00DA5641"/>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A5641"/>
    <w:rPr>
      <w:rFonts w:eastAsiaTheme="minorEastAsia"/>
      <w:color w:val="5A5A5A" w:themeColor="text1" w:themeTint="A5"/>
      <w:spacing w:val="15"/>
    </w:rPr>
  </w:style>
  <w:style w:type="paragraph" w:styleId="NoSpacing">
    <w:name w:val="No Spacing"/>
    <w:uiPriority w:val="1"/>
    <w:qFormat/>
    <w:rsid w:val="0034080E"/>
    <w:pPr>
      <w:spacing w:after="0" w:line="240" w:lineRule="auto"/>
    </w:pPr>
    <w:rPr>
      <w:rFonts w:ascii="Times New Roman" w:hAnsi="Times New Roman" w:cs="Times New Roman"/>
      <w:sz w:val="28"/>
      <w:szCs w:val="28"/>
    </w:rPr>
  </w:style>
  <w:style w:type="character" w:customStyle="1" w:styleId="Heading5Char">
    <w:name w:val="Heading 5 Char"/>
    <w:basedOn w:val="DefaultParagraphFont"/>
    <w:link w:val="Heading5"/>
    <w:uiPriority w:val="9"/>
    <w:semiHidden/>
    <w:rsid w:val="00DF1F3B"/>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DF1F3B"/>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DF1F3B"/>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DF1F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1F3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002B9"/>
    <w:pPr>
      <w:spacing w:after="0" w:line="240" w:lineRule="auto"/>
      <w:contextualSpacing/>
      <w:jc w:val="center"/>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E002B9"/>
    <w:rPr>
      <w:rFonts w:asciiTheme="majorHAnsi" w:eastAsiaTheme="majorEastAsia" w:hAnsiTheme="majorHAnsi" w:cstheme="majorBidi"/>
      <w:b/>
      <w:bCs/>
      <w:spacing w:val="-10"/>
      <w:kern w:val="28"/>
      <w:sz w:val="40"/>
      <w:szCs w:val="40"/>
    </w:rPr>
  </w:style>
  <w:style w:type="paragraph" w:styleId="NormalWeb">
    <w:name w:val="Normal (Web)"/>
    <w:basedOn w:val="Normal"/>
    <w:uiPriority w:val="99"/>
    <w:semiHidden/>
    <w:unhideWhenUsed/>
    <w:rsid w:val="00642D3B"/>
    <w:pPr>
      <w:spacing w:before="100" w:beforeAutospacing="1" w:after="100" w:afterAutospacing="1" w:line="240" w:lineRule="auto"/>
    </w:pPr>
    <w:rPr>
      <w:rFonts w:eastAsia="Times New Roman"/>
      <w:lang w:eastAsia="en-IN"/>
    </w:rPr>
  </w:style>
  <w:style w:type="paragraph" w:styleId="Caption">
    <w:name w:val="caption"/>
    <w:basedOn w:val="Normal"/>
    <w:next w:val="Normal"/>
    <w:uiPriority w:val="35"/>
    <w:unhideWhenUsed/>
    <w:qFormat/>
    <w:rsid w:val="007B27EE"/>
    <w:pPr>
      <w:spacing w:after="200" w:line="240" w:lineRule="auto"/>
      <w:jc w:val="center"/>
    </w:pPr>
    <w:rPr>
      <w:i/>
      <w:iCs/>
    </w:rPr>
  </w:style>
  <w:style w:type="paragraph" w:styleId="TOC4">
    <w:name w:val="toc 4"/>
    <w:basedOn w:val="Normal"/>
    <w:next w:val="Normal"/>
    <w:autoRedefine/>
    <w:uiPriority w:val="39"/>
    <w:unhideWhenUsed/>
    <w:rsid w:val="00793295"/>
    <w:pPr>
      <w:spacing w:after="0"/>
      <w:ind w:left="720"/>
      <w:jc w:val="left"/>
    </w:pPr>
    <w:rPr>
      <w:rFonts w:asciiTheme="minorHAnsi" w:hAnsiTheme="minorHAnsi" w:cstheme="minorHAnsi"/>
      <w:sz w:val="18"/>
      <w:szCs w:val="18"/>
    </w:rPr>
  </w:style>
  <w:style w:type="paragraph" w:styleId="TableofFigures">
    <w:name w:val="table of figures"/>
    <w:basedOn w:val="Normal"/>
    <w:next w:val="Normal"/>
    <w:link w:val="TableofFiguresChar"/>
    <w:uiPriority w:val="99"/>
    <w:unhideWhenUsed/>
    <w:rsid w:val="00F54B42"/>
    <w:pPr>
      <w:spacing w:after="0"/>
    </w:pPr>
  </w:style>
  <w:style w:type="paragraph" w:styleId="TOC5">
    <w:name w:val="toc 5"/>
    <w:basedOn w:val="Normal"/>
    <w:next w:val="Normal"/>
    <w:autoRedefine/>
    <w:uiPriority w:val="39"/>
    <w:unhideWhenUsed/>
    <w:rsid w:val="00793295"/>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793295"/>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93295"/>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93295"/>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93295"/>
    <w:pPr>
      <w:spacing w:after="0"/>
      <w:ind w:left="1920"/>
      <w:jc w:val="left"/>
    </w:pPr>
    <w:rPr>
      <w:rFonts w:asciiTheme="minorHAnsi" w:hAnsiTheme="minorHAnsi" w:cstheme="minorHAnsi"/>
      <w:sz w:val="18"/>
      <w:szCs w:val="18"/>
    </w:rPr>
  </w:style>
  <w:style w:type="paragraph" w:styleId="Header">
    <w:name w:val="header"/>
    <w:basedOn w:val="Normal"/>
    <w:link w:val="HeaderChar"/>
    <w:uiPriority w:val="99"/>
    <w:unhideWhenUsed/>
    <w:rsid w:val="00E00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2B9"/>
    <w:rPr>
      <w:rFonts w:ascii="Times New Roman" w:hAnsi="Times New Roman" w:cs="Times New Roman"/>
      <w:sz w:val="24"/>
      <w:szCs w:val="24"/>
    </w:rPr>
  </w:style>
  <w:style w:type="paragraph" w:styleId="Footer">
    <w:name w:val="footer"/>
    <w:basedOn w:val="Normal"/>
    <w:link w:val="FooterChar"/>
    <w:uiPriority w:val="99"/>
    <w:unhideWhenUsed/>
    <w:rsid w:val="00E00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2B9"/>
    <w:rPr>
      <w:rFonts w:ascii="Times New Roman" w:hAnsi="Times New Roman" w:cs="Times New Roman"/>
      <w:sz w:val="24"/>
      <w:szCs w:val="24"/>
    </w:rPr>
  </w:style>
  <w:style w:type="paragraph" w:customStyle="1" w:styleId="Lists">
    <w:name w:val="Lists"/>
    <w:basedOn w:val="Normal"/>
    <w:link w:val="ListsChar"/>
    <w:qFormat/>
    <w:rsid w:val="00081C72"/>
    <w:pPr>
      <w:spacing w:line="480" w:lineRule="auto"/>
      <w:jc w:val="center"/>
    </w:pPr>
    <w:rPr>
      <w:rFonts w:eastAsia="Calibri"/>
      <w:b/>
      <w:sz w:val="32"/>
      <w:szCs w:val="32"/>
      <w:lang w:eastAsia="en-IN"/>
    </w:rPr>
  </w:style>
  <w:style w:type="paragraph" w:customStyle="1" w:styleId="Content">
    <w:name w:val="Content"/>
    <w:basedOn w:val="TOC1"/>
    <w:link w:val="ContentChar"/>
    <w:qFormat/>
    <w:rsid w:val="00081C72"/>
    <w:pPr>
      <w:tabs>
        <w:tab w:val="right" w:pos="9016"/>
      </w:tabs>
    </w:pPr>
    <w:rPr>
      <w:rFonts w:ascii="Times New Roman" w:hAnsi="Times New Roman" w:cs="Times New Roman"/>
      <w:noProof/>
      <w:sz w:val="22"/>
      <w:szCs w:val="22"/>
    </w:rPr>
  </w:style>
  <w:style w:type="character" w:customStyle="1" w:styleId="ListsChar">
    <w:name w:val="Lists Char"/>
    <w:basedOn w:val="TitleChar"/>
    <w:link w:val="Lists"/>
    <w:rsid w:val="00081C72"/>
    <w:rPr>
      <w:rFonts w:ascii="Times New Roman" w:eastAsia="Calibri" w:hAnsi="Times New Roman" w:cs="Times New Roman"/>
      <w:b/>
      <w:bCs w:val="0"/>
      <w:spacing w:val="-10"/>
      <w:kern w:val="28"/>
      <w:sz w:val="32"/>
      <w:szCs w:val="32"/>
      <w:lang w:eastAsia="en-IN"/>
    </w:rPr>
  </w:style>
  <w:style w:type="character" w:customStyle="1" w:styleId="TOC1Char">
    <w:name w:val="TOC 1 Char"/>
    <w:basedOn w:val="DefaultParagraphFont"/>
    <w:link w:val="TOC1"/>
    <w:uiPriority w:val="39"/>
    <w:rsid w:val="00081C72"/>
    <w:rPr>
      <w:rFonts w:cstheme="minorHAnsi"/>
      <w:b/>
      <w:bCs/>
      <w:caps/>
      <w:sz w:val="20"/>
      <w:szCs w:val="20"/>
    </w:rPr>
  </w:style>
  <w:style w:type="character" w:customStyle="1" w:styleId="ContentChar">
    <w:name w:val="Content Char"/>
    <w:basedOn w:val="TOC1Char"/>
    <w:link w:val="Content"/>
    <w:rsid w:val="00081C72"/>
    <w:rPr>
      <w:rFonts w:ascii="Times New Roman" w:hAnsi="Times New Roman" w:cs="Times New Roman"/>
      <w:b/>
      <w:bCs/>
      <w:caps/>
      <w:noProof/>
      <w:sz w:val="20"/>
      <w:szCs w:val="20"/>
    </w:rPr>
  </w:style>
  <w:style w:type="paragraph" w:styleId="BalloonText">
    <w:name w:val="Balloon Text"/>
    <w:basedOn w:val="Normal"/>
    <w:link w:val="BalloonTextChar"/>
    <w:uiPriority w:val="99"/>
    <w:semiHidden/>
    <w:unhideWhenUsed/>
    <w:rsid w:val="00597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17B"/>
    <w:rPr>
      <w:rFonts w:ascii="Tahoma" w:hAnsi="Tahoma" w:cs="Tahoma"/>
      <w:sz w:val="16"/>
      <w:szCs w:val="16"/>
    </w:rPr>
  </w:style>
  <w:style w:type="character" w:styleId="CommentReference">
    <w:name w:val="annotation reference"/>
    <w:basedOn w:val="DefaultParagraphFont"/>
    <w:uiPriority w:val="99"/>
    <w:semiHidden/>
    <w:unhideWhenUsed/>
    <w:rsid w:val="0059717B"/>
    <w:rPr>
      <w:sz w:val="16"/>
      <w:szCs w:val="16"/>
    </w:rPr>
  </w:style>
  <w:style w:type="paragraph" w:styleId="CommentText">
    <w:name w:val="annotation text"/>
    <w:basedOn w:val="Normal"/>
    <w:link w:val="CommentTextChar"/>
    <w:uiPriority w:val="99"/>
    <w:semiHidden/>
    <w:unhideWhenUsed/>
    <w:rsid w:val="0059717B"/>
    <w:pPr>
      <w:spacing w:line="240" w:lineRule="auto"/>
    </w:pPr>
    <w:rPr>
      <w:sz w:val="20"/>
      <w:szCs w:val="20"/>
    </w:rPr>
  </w:style>
  <w:style w:type="character" w:customStyle="1" w:styleId="CommentTextChar">
    <w:name w:val="Comment Text Char"/>
    <w:basedOn w:val="DefaultParagraphFont"/>
    <w:link w:val="CommentText"/>
    <w:uiPriority w:val="99"/>
    <w:semiHidden/>
    <w:rsid w:val="0059717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717B"/>
    <w:rPr>
      <w:b/>
      <w:bCs/>
    </w:rPr>
  </w:style>
  <w:style w:type="character" w:customStyle="1" w:styleId="CommentSubjectChar">
    <w:name w:val="Comment Subject Char"/>
    <w:basedOn w:val="CommentTextChar"/>
    <w:link w:val="CommentSubject"/>
    <w:uiPriority w:val="99"/>
    <w:semiHidden/>
    <w:rsid w:val="0059717B"/>
    <w:rPr>
      <w:rFonts w:ascii="Times New Roman" w:hAnsi="Times New Roman" w:cs="Times New Roman"/>
      <w:b/>
      <w:bCs/>
      <w:sz w:val="20"/>
      <w:szCs w:val="20"/>
    </w:rPr>
  </w:style>
  <w:style w:type="character" w:styleId="PlaceholderText">
    <w:name w:val="Placeholder Text"/>
    <w:basedOn w:val="DefaultParagraphFont"/>
    <w:uiPriority w:val="99"/>
    <w:semiHidden/>
    <w:rsid w:val="001A1204"/>
    <w:rPr>
      <w:color w:val="808080"/>
    </w:rPr>
  </w:style>
  <w:style w:type="table" w:styleId="TableGrid">
    <w:name w:val="Table Grid"/>
    <w:basedOn w:val="TableNormal"/>
    <w:uiPriority w:val="39"/>
    <w:rsid w:val="003D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F">
    <w:name w:val="TOF"/>
    <w:basedOn w:val="TableofFigures"/>
    <w:link w:val="TOFChar"/>
    <w:qFormat/>
    <w:rsid w:val="001A25FA"/>
    <w:pPr>
      <w:tabs>
        <w:tab w:val="right" w:leader="dot" w:pos="9016"/>
      </w:tabs>
      <w:spacing w:line="360" w:lineRule="auto"/>
    </w:pPr>
  </w:style>
  <w:style w:type="character" w:customStyle="1" w:styleId="TableofFiguresChar">
    <w:name w:val="Table of Figures Char"/>
    <w:basedOn w:val="DefaultParagraphFont"/>
    <w:link w:val="TableofFigures"/>
    <w:uiPriority w:val="99"/>
    <w:rsid w:val="001A25FA"/>
    <w:rPr>
      <w:rFonts w:ascii="Times New Roman" w:hAnsi="Times New Roman" w:cs="Times New Roman"/>
      <w:sz w:val="24"/>
      <w:szCs w:val="24"/>
    </w:rPr>
  </w:style>
  <w:style w:type="character" w:customStyle="1" w:styleId="TOFChar">
    <w:name w:val="TOF Char"/>
    <w:basedOn w:val="TableofFiguresChar"/>
    <w:link w:val="TOF"/>
    <w:rsid w:val="001A25F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23794">
      <w:bodyDiv w:val="1"/>
      <w:marLeft w:val="0"/>
      <w:marRight w:val="0"/>
      <w:marTop w:val="0"/>
      <w:marBottom w:val="0"/>
      <w:divBdr>
        <w:top w:val="none" w:sz="0" w:space="0" w:color="auto"/>
        <w:left w:val="none" w:sz="0" w:space="0" w:color="auto"/>
        <w:bottom w:val="none" w:sz="0" w:space="0" w:color="auto"/>
        <w:right w:val="none" w:sz="0" w:space="0" w:color="auto"/>
      </w:divBdr>
      <w:divsChild>
        <w:div w:id="492574652">
          <w:marLeft w:val="547"/>
          <w:marRight w:val="0"/>
          <w:marTop w:val="200"/>
          <w:marBottom w:val="0"/>
          <w:divBdr>
            <w:top w:val="none" w:sz="0" w:space="0" w:color="auto"/>
            <w:left w:val="none" w:sz="0" w:space="0" w:color="auto"/>
            <w:bottom w:val="none" w:sz="0" w:space="0" w:color="auto"/>
            <w:right w:val="none" w:sz="0" w:space="0" w:color="auto"/>
          </w:divBdr>
        </w:div>
        <w:div w:id="678198064">
          <w:marLeft w:val="547"/>
          <w:marRight w:val="0"/>
          <w:marTop w:val="200"/>
          <w:marBottom w:val="0"/>
          <w:divBdr>
            <w:top w:val="none" w:sz="0" w:space="0" w:color="auto"/>
            <w:left w:val="none" w:sz="0" w:space="0" w:color="auto"/>
            <w:bottom w:val="none" w:sz="0" w:space="0" w:color="auto"/>
            <w:right w:val="none" w:sz="0" w:space="0" w:color="auto"/>
          </w:divBdr>
        </w:div>
        <w:div w:id="1512524622">
          <w:marLeft w:val="547"/>
          <w:marRight w:val="0"/>
          <w:marTop w:val="200"/>
          <w:marBottom w:val="0"/>
          <w:divBdr>
            <w:top w:val="none" w:sz="0" w:space="0" w:color="auto"/>
            <w:left w:val="none" w:sz="0" w:space="0" w:color="auto"/>
            <w:bottom w:val="none" w:sz="0" w:space="0" w:color="auto"/>
            <w:right w:val="none" w:sz="0" w:space="0" w:color="auto"/>
          </w:divBdr>
        </w:div>
        <w:div w:id="797988134">
          <w:marLeft w:val="547"/>
          <w:marRight w:val="0"/>
          <w:marTop w:val="200"/>
          <w:marBottom w:val="0"/>
          <w:divBdr>
            <w:top w:val="none" w:sz="0" w:space="0" w:color="auto"/>
            <w:left w:val="none" w:sz="0" w:space="0" w:color="auto"/>
            <w:bottom w:val="none" w:sz="0" w:space="0" w:color="auto"/>
            <w:right w:val="none" w:sz="0" w:space="0" w:color="auto"/>
          </w:divBdr>
        </w:div>
        <w:div w:id="1615794824">
          <w:marLeft w:val="547"/>
          <w:marRight w:val="0"/>
          <w:marTop w:val="200"/>
          <w:marBottom w:val="0"/>
          <w:divBdr>
            <w:top w:val="none" w:sz="0" w:space="0" w:color="auto"/>
            <w:left w:val="none" w:sz="0" w:space="0" w:color="auto"/>
            <w:bottom w:val="none" w:sz="0" w:space="0" w:color="auto"/>
            <w:right w:val="none" w:sz="0" w:space="0" w:color="auto"/>
          </w:divBdr>
        </w:div>
      </w:divsChild>
    </w:div>
    <w:div w:id="458037153">
      <w:bodyDiv w:val="1"/>
      <w:marLeft w:val="0"/>
      <w:marRight w:val="0"/>
      <w:marTop w:val="0"/>
      <w:marBottom w:val="0"/>
      <w:divBdr>
        <w:top w:val="none" w:sz="0" w:space="0" w:color="auto"/>
        <w:left w:val="none" w:sz="0" w:space="0" w:color="auto"/>
        <w:bottom w:val="none" w:sz="0" w:space="0" w:color="auto"/>
        <w:right w:val="none" w:sz="0" w:space="0" w:color="auto"/>
      </w:divBdr>
    </w:div>
    <w:div w:id="1291787580">
      <w:bodyDiv w:val="1"/>
      <w:marLeft w:val="0"/>
      <w:marRight w:val="0"/>
      <w:marTop w:val="0"/>
      <w:marBottom w:val="0"/>
      <w:divBdr>
        <w:top w:val="none" w:sz="0" w:space="0" w:color="auto"/>
        <w:left w:val="none" w:sz="0" w:space="0" w:color="auto"/>
        <w:bottom w:val="none" w:sz="0" w:space="0" w:color="auto"/>
        <w:right w:val="none" w:sz="0" w:space="0" w:color="auto"/>
      </w:divBdr>
    </w:div>
    <w:div w:id="1463428859">
      <w:bodyDiv w:val="1"/>
      <w:marLeft w:val="0"/>
      <w:marRight w:val="0"/>
      <w:marTop w:val="0"/>
      <w:marBottom w:val="0"/>
      <w:divBdr>
        <w:top w:val="none" w:sz="0" w:space="0" w:color="auto"/>
        <w:left w:val="none" w:sz="0" w:space="0" w:color="auto"/>
        <w:bottom w:val="none" w:sz="0" w:space="0" w:color="auto"/>
        <w:right w:val="none" w:sz="0" w:space="0" w:color="auto"/>
      </w:divBdr>
    </w:div>
    <w:div w:id="20523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chart" Target="charts/chart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Mtech_thesis\data\Airport%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tech_thesis\data\accel_to_dis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airport!$D$1</c:f>
              <c:strCache>
                <c:ptCount val="1"/>
                <c:pt idx="0">
                  <c:v>Z-Axis</c:v>
                </c:pt>
              </c:strCache>
            </c:strRef>
          </c:tx>
          <c:spPr>
            <a:ln w="19050" cap="rnd">
              <a:solidFill>
                <a:schemeClr val="accent1"/>
              </a:solidFill>
              <a:round/>
            </a:ln>
            <a:effectLst/>
          </c:spPr>
          <c:marker>
            <c:symbol val="none"/>
          </c:marker>
          <c:xVal>
            <c:numRef>
              <c:f>airport!$A$4:$A$4862</c:f>
              <c:numCache>
                <c:formatCode>General</c:formatCode>
                <c:ptCount val="4859"/>
                <c:pt idx="0">
                  <c:v>5.0249739999999998E-3</c:v>
                </c:pt>
                <c:pt idx="1">
                  <c:v>7.5277870000000002E-3</c:v>
                </c:pt>
                <c:pt idx="2">
                  <c:v>1.0030600000000001E-2</c:v>
                </c:pt>
                <c:pt idx="3">
                  <c:v>1.2533413E-2</c:v>
                </c:pt>
                <c:pt idx="4">
                  <c:v>1.5036226E-2</c:v>
                </c:pt>
                <c:pt idx="5">
                  <c:v>1.7539038999999999E-2</c:v>
                </c:pt>
                <c:pt idx="6">
                  <c:v>2.0041851999999999E-2</c:v>
                </c:pt>
                <c:pt idx="7">
                  <c:v>2.2544664999999998E-2</c:v>
                </c:pt>
                <c:pt idx="8">
                  <c:v>2.5047478000000001E-2</c:v>
                </c:pt>
                <c:pt idx="9">
                  <c:v>2.7550291000000001E-2</c:v>
                </c:pt>
                <c:pt idx="10">
                  <c:v>3.0053104000000001E-2</c:v>
                </c:pt>
                <c:pt idx="11">
                  <c:v>3.2555916999999997E-2</c:v>
                </c:pt>
                <c:pt idx="12">
                  <c:v>3.5058730000000003E-2</c:v>
                </c:pt>
                <c:pt idx="13">
                  <c:v>3.7561543000000003E-2</c:v>
                </c:pt>
                <c:pt idx="14">
                  <c:v>4.0064356000000002E-2</c:v>
                </c:pt>
                <c:pt idx="15">
                  <c:v>4.2567154000000003E-2</c:v>
                </c:pt>
                <c:pt idx="16">
                  <c:v>4.5245923E-2</c:v>
                </c:pt>
                <c:pt idx="17">
                  <c:v>4.7924691999999998E-2</c:v>
                </c:pt>
                <c:pt idx="18">
                  <c:v>5.0447308000000003E-2</c:v>
                </c:pt>
                <c:pt idx="19">
                  <c:v>5.2969923000000002E-2</c:v>
                </c:pt>
                <c:pt idx="20">
                  <c:v>5.5492692000000003E-2</c:v>
                </c:pt>
                <c:pt idx="21">
                  <c:v>5.8015460999999997E-2</c:v>
                </c:pt>
                <c:pt idx="22">
                  <c:v>6.0538082E-2</c:v>
                </c:pt>
                <c:pt idx="23">
                  <c:v>6.3060696999999999E-2</c:v>
                </c:pt>
                <c:pt idx="24">
                  <c:v>6.5582542999999993E-2</c:v>
                </c:pt>
                <c:pt idx="25">
                  <c:v>6.8104390000000001E-2</c:v>
                </c:pt>
                <c:pt idx="26">
                  <c:v>7.0626312999999996E-2</c:v>
                </c:pt>
                <c:pt idx="27">
                  <c:v>7.3148236000000005E-2</c:v>
                </c:pt>
                <c:pt idx="28">
                  <c:v>7.5670659000000001E-2</c:v>
                </c:pt>
                <c:pt idx="29">
                  <c:v>7.8193081999999997E-2</c:v>
                </c:pt>
                <c:pt idx="30">
                  <c:v>8.0714889999999997E-2</c:v>
                </c:pt>
                <c:pt idx="31">
                  <c:v>8.3236696999999998E-2</c:v>
                </c:pt>
                <c:pt idx="32">
                  <c:v>8.5757890000000003E-2</c:v>
                </c:pt>
                <c:pt idx="33">
                  <c:v>8.8279082999999994E-2</c:v>
                </c:pt>
                <c:pt idx="34">
                  <c:v>9.0801351000000002E-2</c:v>
                </c:pt>
                <c:pt idx="35">
                  <c:v>9.3323619999999996E-2</c:v>
                </c:pt>
                <c:pt idx="36">
                  <c:v>9.5846390000000004E-2</c:v>
                </c:pt>
                <c:pt idx="37">
                  <c:v>9.8369158999999998E-2</c:v>
                </c:pt>
                <c:pt idx="38">
                  <c:v>0.100891385</c:v>
                </c:pt>
                <c:pt idx="39">
                  <c:v>0.103413616</c:v>
                </c:pt>
                <c:pt idx="40">
                  <c:v>0.1059355</c:v>
                </c:pt>
                <c:pt idx="41">
                  <c:v>0.108457385</c:v>
                </c:pt>
                <c:pt idx="42">
                  <c:v>0.110979654</c:v>
                </c:pt>
                <c:pt idx="43">
                  <c:v>0.113501923</c:v>
                </c:pt>
                <c:pt idx="44">
                  <c:v>0.116024154</c:v>
                </c:pt>
                <c:pt idx="45">
                  <c:v>0.118546385</c:v>
                </c:pt>
                <c:pt idx="46">
                  <c:v>0.12106876499999999</c:v>
                </c:pt>
                <c:pt idx="47">
                  <c:v>0.12359115</c:v>
                </c:pt>
                <c:pt idx="48">
                  <c:v>0.126112957</c:v>
                </c:pt>
                <c:pt idx="49">
                  <c:v>0.12863476400000001</c:v>
                </c:pt>
                <c:pt idx="50">
                  <c:v>0.13115702500000001</c:v>
                </c:pt>
                <c:pt idx="51">
                  <c:v>0.133679294</c:v>
                </c:pt>
                <c:pt idx="52">
                  <c:v>0.136201294</c:v>
                </c:pt>
                <c:pt idx="53">
                  <c:v>0.138723295</c:v>
                </c:pt>
                <c:pt idx="54">
                  <c:v>0.14124514399999999</c:v>
                </c:pt>
                <c:pt idx="55">
                  <c:v>0.14376699100000001</c:v>
                </c:pt>
                <c:pt idx="56">
                  <c:v>0.146288952</c:v>
                </c:pt>
                <c:pt idx="57">
                  <c:v>0.14881091299999999</c:v>
                </c:pt>
                <c:pt idx="58">
                  <c:v>0.151332826</c:v>
                </c:pt>
                <c:pt idx="59">
                  <c:v>0.15385474900000001</c:v>
                </c:pt>
                <c:pt idx="60">
                  <c:v>0.15637717200000001</c:v>
                </c:pt>
                <c:pt idx="61">
                  <c:v>0.158899595</c:v>
                </c:pt>
                <c:pt idx="62">
                  <c:v>0.161422019</c:v>
                </c:pt>
                <c:pt idx="63">
                  <c:v>0.163944442</c:v>
                </c:pt>
                <c:pt idx="64">
                  <c:v>0.16646698100000001</c:v>
                </c:pt>
                <c:pt idx="65">
                  <c:v>0.16898952</c:v>
                </c:pt>
                <c:pt idx="66">
                  <c:v>0.17151138499999999</c:v>
                </c:pt>
                <c:pt idx="67">
                  <c:v>0.17403323200000001</c:v>
                </c:pt>
                <c:pt idx="68">
                  <c:v>0.17655511600000001</c:v>
                </c:pt>
                <c:pt idx="69">
                  <c:v>0.17907700100000001</c:v>
                </c:pt>
                <c:pt idx="70">
                  <c:v>0.181599231</c:v>
                </c:pt>
                <c:pt idx="71">
                  <c:v>0.18412146200000001</c:v>
                </c:pt>
                <c:pt idx="72">
                  <c:v>0.186643424</c:v>
                </c:pt>
                <c:pt idx="73">
                  <c:v>0.18916538499999999</c:v>
                </c:pt>
                <c:pt idx="74">
                  <c:v>0.19168803800000001</c:v>
                </c:pt>
                <c:pt idx="75">
                  <c:v>0.19421069099999999</c:v>
                </c:pt>
                <c:pt idx="76">
                  <c:v>0.196732884</c:v>
                </c:pt>
                <c:pt idx="77">
                  <c:v>0.199255077</c:v>
                </c:pt>
                <c:pt idx="78">
                  <c:v>0.20177761499999999</c:v>
                </c:pt>
                <c:pt idx="79">
                  <c:v>0.20430015400000001</c:v>
                </c:pt>
                <c:pt idx="80">
                  <c:v>0.20682219199999999</c:v>
                </c:pt>
                <c:pt idx="81">
                  <c:v>0.20934423099999999</c:v>
                </c:pt>
                <c:pt idx="82">
                  <c:v>0.21186634600000001</c:v>
                </c:pt>
                <c:pt idx="83">
                  <c:v>0.214388461</c:v>
                </c:pt>
                <c:pt idx="84">
                  <c:v>0.21691057699999999</c:v>
                </c:pt>
                <c:pt idx="85">
                  <c:v>0.21943269200000001</c:v>
                </c:pt>
                <c:pt idx="86">
                  <c:v>0.221954769</c:v>
                </c:pt>
                <c:pt idx="87">
                  <c:v>0.22447684600000001</c:v>
                </c:pt>
                <c:pt idx="88">
                  <c:v>0.22699923</c:v>
                </c:pt>
                <c:pt idx="89">
                  <c:v>0.22952161500000001</c:v>
                </c:pt>
                <c:pt idx="90">
                  <c:v>0.23204311999999999</c:v>
                </c:pt>
                <c:pt idx="91">
                  <c:v>0.234564621</c:v>
                </c:pt>
                <c:pt idx="92">
                  <c:v>0.23708673499999999</c:v>
                </c:pt>
                <c:pt idx="93">
                  <c:v>0.23960885000000001</c:v>
                </c:pt>
                <c:pt idx="94">
                  <c:v>0.24212993199999999</c:v>
                </c:pt>
                <c:pt idx="95">
                  <c:v>0.244651009</c:v>
                </c:pt>
                <c:pt idx="96">
                  <c:v>0.24717297099999999</c:v>
                </c:pt>
                <c:pt idx="97">
                  <c:v>0.24969493200000001</c:v>
                </c:pt>
                <c:pt idx="98">
                  <c:v>0.25221673500000003</c:v>
                </c:pt>
                <c:pt idx="99">
                  <c:v>0.25473854400000001</c:v>
                </c:pt>
                <c:pt idx="100">
                  <c:v>0.25726062</c:v>
                </c:pt>
                <c:pt idx="101">
                  <c:v>0.25978269700000001</c:v>
                </c:pt>
                <c:pt idx="102">
                  <c:v>0.26230454800000003</c:v>
                </c:pt>
                <c:pt idx="103">
                  <c:v>0.26482639499999999</c:v>
                </c:pt>
                <c:pt idx="104">
                  <c:v>0.26734850999999998</c:v>
                </c:pt>
                <c:pt idx="105">
                  <c:v>0.26987062499999998</c:v>
                </c:pt>
                <c:pt idx="106">
                  <c:v>0.27239258700000002</c:v>
                </c:pt>
                <c:pt idx="107">
                  <c:v>0.27491454799999998</c:v>
                </c:pt>
                <c:pt idx="108">
                  <c:v>0.27743674000000002</c:v>
                </c:pt>
                <c:pt idx="109">
                  <c:v>0.27995893300000002</c:v>
                </c:pt>
                <c:pt idx="110">
                  <c:v>0.28248154800000003</c:v>
                </c:pt>
                <c:pt idx="111">
                  <c:v>0.28500416299999998</c:v>
                </c:pt>
                <c:pt idx="112">
                  <c:v>0.28752604799999998</c:v>
                </c:pt>
                <c:pt idx="113">
                  <c:v>0.29004793299999998</c:v>
                </c:pt>
                <c:pt idx="114">
                  <c:v>0.29257063</c:v>
                </c:pt>
                <c:pt idx="115">
                  <c:v>0.29509332300000002</c:v>
                </c:pt>
                <c:pt idx="116">
                  <c:v>0.29761543800000001</c:v>
                </c:pt>
                <c:pt idx="117">
                  <c:v>0.300137553</c:v>
                </c:pt>
                <c:pt idx="118">
                  <c:v>0.302659976</c:v>
                </c:pt>
                <c:pt idx="119">
                  <c:v>0.30518239899999999</c:v>
                </c:pt>
                <c:pt idx="120">
                  <c:v>0.307704592</c:v>
                </c:pt>
                <c:pt idx="121">
                  <c:v>0.310226785</c:v>
                </c:pt>
                <c:pt idx="122">
                  <c:v>0.31274829300000001</c:v>
                </c:pt>
                <c:pt idx="123">
                  <c:v>0.31526979399999999</c:v>
                </c:pt>
                <c:pt idx="124">
                  <c:v>0.31779160099999998</c:v>
                </c:pt>
                <c:pt idx="125">
                  <c:v>0.32031340800000002</c:v>
                </c:pt>
                <c:pt idx="126">
                  <c:v>0.322835447</c:v>
                </c:pt>
                <c:pt idx="127">
                  <c:v>0.32535748599999997</c:v>
                </c:pt>
                <c:pt idx="128">
                  <c:v>0.327879639</c:v>
                </c:pt>
                <c:pt idx="129">
                  <c:v>0.33040179400000003</c:v>
                </c:pt>
                <c:pt idx="130">
                  <c:v>0.33292375499999999</c:v>
                </c:pt>
                <c:pt idx="131">
                  <c:v>0.335445716</c:v>
                </c:pt>
                <c:pt idx="132">
                  <c:v>0.33796748500000001</c:v>
                </c:pt>
                <c:pt idx="133">
                  <c:v>0.34048925400000002</c:v>
                </c:pt>
                <c:pt idx="134">
                  <c:v>0.34301079800000001</c:v>
                </c:pt>
                <c:pt idx="135">
                  <c:v>0.34553233700000002</c:v>
                </c:pt>
                <c:pt idx="136">
                  <c:v>0.34805352899999997</c:v>
                </c:pt>
                <c:pt idx="137">
                  <c:v>0.35057472200000001</c:v>
                </c:pt>
                <c:pt idx="138">
                  <c:v>0.35309695200000002</c:v>
                </c:pt>
                <c:pt idx="139">
                  <c:v>0.35561918300000001</c:v>
                </c:pt>
                <c:pt idx="140">
                  <c:v>0.35814098999999999</c:v>
                </c:pt>
                <c:pt idx="141">
                  <c:v>0.36066279899999998</c:v>
                </c:pt>
                <c:pt idx="142">
                  <c:v>0.36318390900000003</c:v>
                </c:pt>
                <c:pt idx="143">
                  <c:v>0.36570502399999999</c:v>
                </c:pt>
                <c:pt idx="144">
                  <c:v>0.368226524</c:v>
                </c:pt>
                <c:pt idx="145">
                  <c:v>0.37074802499999998</c:v>
                </c:pt>
                <c:pt idx="146">
                  <c:v>0.37326948199999999</c:v>
                </c:pt>
                <c:pt idx="147">
                  <c:v>0.37579094299999999</c:v>
                </c:pt>
                <c:pt idx="148">
                  <c:v>0.37831286600000003</c:v>
                </c:pt>
                <c:pt idx="149">
                  <c:v>0.38083478900000001</c:v>
                </c:pt>
                <c:pt idx="150">
                  <c:v>0.38335677899999998</c:v>
                </c:pt>
                <c:pt idx="151">
                  <c:v>0.38587877999999998</c:v>
                </c:pt>
                <c:pt idx="152">
                  <c:v>0.38840135599999998</c:v>
                </c:pt>
                <c:pt idx="153">
                  <c:v>0.390923933</c:v>
                </c:pt>
                <c:pt idx="154">
                  <c:v>0.39344596700000001</c:v>
                </c:pt>
                <c:pt idx="155">
                  <c:v>0.39596800599999998</c:v>
                </c:pt>
                <c:pt idx="156">
                  <c:v>0.39849015900000001</c:v>
                </c:pt>
                <c:pt idx="157">
                  <c:v>0.40101231199999998</c:v>
                </c:pt>
                <c:pt idx="158">
                  <c:v>0.40353407699999999</c:v>
                </c:pt>
                <c:pt idx="159">
                  <c:v>0.406055846</c:v>
                </c:pt>
                <c:pt idx="160">
                  <c:v>0.40857784600000002</c:v>
                </c:pt>
                <c:pt idx="161">
                  <c:v>0.41109984700000002</c:v>
                </c:pt>
                <c:pt idx="162">
                  <c:v>0.41362231300000002</c:v>
                </c:pt>
                <c:pt idx="163">
                  <c:v>0.416144774</c:v>
                </c:pt>
                <c:pt idx="164">
                  <c:v>0.41866661999999999</c:v>
                </c:pt>
                <c:pt idx="165">
                  <c:v>0.42118846700000001</c:v>
                </c:pt>
                <c:pt idx="166">
                  <c:v>0.42371042799999997</c:v>
                </c:pt>
                <c:pt idx="167">
                  <c:v>0.42623238899999999</c:v>
                </c:pt>
                <c:pt idx="168">
                  <c:v>0.42875404299999997</c:v>
                </c:pt>
                <c:pt idx="169">
                  <c:v>0.43127569799999999</c:v>
                </c:pt>
                <c:pt idx="170">
                  <c:v>0.43379761999999999</c:v>
                </c:pt>
                <c:pt idx="171">
                  <c:v>0.43631954299999998</c:v>
                </c:pt>
                <c:pt idx="172">
                  <c:v>0.43884161999999999</c:v>
                </c:pt>
                <c:pt idx="173">
                  <c:v>0.441363697</c:v>
                </c:pt>
                <c:pt idx="174">
                  <c:v>0.44388539500000002</c:v>
                </c:pt>
                <c:pt idx="175">
                  <c:v>0.44640708800000001</c:v>
                </c:pt>
                <c:pt idx="176">
                  <c:v>0.448929087</c:v>
                </c:pt>
                <c:pt idx="177">
                  <c:v>0.451451088</c:v>
                </c:pt>
                <c:pt idx="178">
                  <c:v>0.45397327900000001</c:v>
                </c:pt>
                <c:pt idx="179">
                  <c:v>0.45649547200000001</c:v>
                </c:pt>
                <c:pt idx="180">
                  <c:v>0.45901808700000002</c:v>
                </c:pt>
                <c:pt idx="181">
                  <c:v>0.46154070200000002</c:v>
                </c:pt>
                <c:pt idx="182">
                  <c:v>0.46406312</c:v>
                </c:pt>
                <c:pt idx="183">
                  <c:v>0.46658554299999999</c:v>
                </c:pt>
                <c:pt idx="184">
                  <c:v>0.46910758200000002</c:v>
                </c:pt>
                <c:pt idx="185">
                  <c:v>0.471629621</c:v>
                </c:pt>
                <c:pt idx="186">
                  <c:v>0.47415204300000002</c:v>
                </c:pt>
                <c:pt idx="187">
                  <c:v>0.47667446600000002</c:v>
                </c:pt>
                <c:pt idx="188">
                  <c:v>0.47919704299999999</c:v>
                </c:pt>
                <c:pt idx="189">
                  <c:v>0.48171962000000002</c:v>
                </c:pt>
                <c:pt idx="190">
                  <c:v>0.48424192799999999</c:v>
                </c:pt>
                <c:pt idx="191">
                  <c:v>0.48676423699999999</c:v>
                </c:pt>
                <c:pt idx="192">
                  <c:v>0.48928715900000003</c:v>
                </c:pt>
                <c:pt idx="193">
                  <c:v>0.49181008199999998</c:v>
                </c:pt>
                <c:pt idx="194">
                  <c:v>0.494332467</c:v>
                </c:pt>
                <c:pt idx="195">
                  <c:v>0.49685485200000001</c:v>
                </c:pt>
                <c:pt idx="196">
                  <c:v>0.49937689000000002</c:v>
                </c:pt>
                <c:pt idx="197">
                  <c:v>0.50189892899999999</c:v>
                </c:pt>
                <c:pt idx="198">
                  <c:v>0.50442080300000003</c:v>
                </c:pt>
                <c:pt idx="199">
                  <c:v>0.50694268799999997</c:v>
                </c:pt>
                <c:pt idx="200">
                  <c:v>0.50946445699999998</c:v>
                </c:pt>
                <c:pt idx="201">
                  <c:v>0.51198622599999999</c:v>
                </c:pt>
                <c:pt idx="202">
                  <c:v>0.51450891300000001</c:v>
                </c:pt>
                <c:pt idx="203">
                  <c:v>0.51703160599999998</c:v>
                </c:pt>
                <c:pt idx="204">
                  <c:v>0.51955402799999995</c:v>
                </c:pt>
                <c:pt idx="205">
                  <c:v>0.522076451</c:v>
                </c:pt>
                <c:pt idx="206">
                  <c:v>0.52459895099999998</c:v>
                </c:pt>
                <c:pt idx="207">
                  <c:v>0.52712145200000005</c:v>
                </c:pt>
                <c:pt idx="208">
                  <c:v>0.52964325899999998</c:v>
                </c:pt>
                <c:pt idx="209">
                  <c:v>0.53216506799999996</c:v>
                </c:pt>
                <c:pt idx="210">
                  <c:v>0.53468691300000004</c:v>
                </c:pt>
                <c:pt idx="211">
                  <c:v>0.53720875999999995</c:v>
                </c:pt>
                <c:pt idx="212">
                  <c:v>0.539731144</c:v>
                </c:pt>
                <c:pt idx="213">
                  <c:v>0.54225352900000001</c:v>
                </c:pt>
                <c:pt idx="214">
                  <c:v>0.54477568700000001</c:v>
                </c:pt>
                <c:pt idx="215">
                  <c:v>0.54729784199999998</c:v>
                </c:pt>
                <c:pt idx="216">
                  <c:v>0.54982041800000003</c:v>
                </c:pt>
                <c:pt idx="217">
                  <c:v>0.55234299499999995</c:v>
                </c:pt>
                <c:pt idx="218">
                  <c:v>0.55486511599999999</c:v>
                </c:pt>
                <c:pt idx="219">
                  <c:v>0.55738723099999998</c:v>
                </c:pt>
                <c:pt idx="220">
                  <c:v>0.55990988500000005</c:v>
                </c:pt>
                <c:pt idx="221">
                  <c:v>0.56243253800000004</c:v>
                </c:pt>
                <c:pt idx="222">
                  <c:v>0.56495504299999999</c:v>
                </c:pt>
                <c:pt idx="223">
                  <c:v>0.56747754399999994</c:v>
                </c:pt>
                <c:pt idx="224">
                  <c:v>0.56999911999999997</c:v>
                </c:pt>
                <c:pt idx="225">
                  <c:v>0.57252069699999997</c:v>
                </c:pt>
                <c:pt idx="226">
                  <c:v>0.57504280799999996</c:v>
                </c:pt>
                <c:pt idx="227">
                  <c:v>0.57756492299999995</c:v>
                </c:pt>
                <c:pt idx="228">
                  <c:v>0.58008696199999998</c:v>
                </c:pt>
                <c:pt idx="229">
                  <c:v>0.58260900100000002</c:v>
                </c:pt>
                <c:pt idx="230">
                  <c:v>0.58513127399999998</c:v>
                </c:pt>
                <c:pt idx="231">
                  <c:v>0.58765354299999994</c:v>
                </c:pt>
                <c:pt idx="232">
                  <c:v>0.59017688899999998</c:v>
                </c:pt>
                <c:pt idx="233">
                  <c:v>0.59270023599999999</c:v>
                </c:pt>
                <c:pt idx="234">
                  <c:v>0.59522231699999995</c:v>
                </c:pt>
                <c:pt idx="235">
                  <c:v>0.59774439400000001</c:v>
                </c:pt>
                <c:pt idx="236">
                  <c:v>0.60026662500000005</c:v>
                </c:pt>
                <c:pt idx="237">
                  <c:v>0.60278885599999998</c:v>
                </c:pt>
                <c:pt idx="238">
                  <c:v>0.60531112499999995</c:v>
                </c:pt>
                <c:pt idx="239">
                  <c:v>0.60783339400000003</c:v>
                </c:pt>
                <c:pt idx="240">
                  <c:v>0.61035497100000002</c:v>
                </c:pt>
                <c:pt idx="241">
                  <c:v>0.61287654800000002</c:v>
                </c:pt>
                <c:pt idx="242">
                  <c:v>0.61539928399999999</c:v>
                </c:pt>
                <c:pt idx="243">
                  <c:v>0.61792201499999999</c:v>
                </c:pt>
                <c:pt idx="244">
                  <c:v>0.62044436000000003</c:v>
                </c:pt>
                <c:pt idx="245">
                  <c:v>0.62296670700000001</c:v>
                </c:pt>
                <c:pt idx="246">
                  <c:v>0.62548898100000005</c:v>
                </c:pt>
                <c:pt idx="247">
                  <c:v>0.62801125000000002</c:v>
                </c:pt>
                <c:pt idx="248">
                  <c:v>0.63053371199999997</c:v>
                </c:pt>
                <c:pt idx="249">
                  <c:v>0.63305617300000006</c:v>
                </c:pt>
                <c:pt idx="250">
                  <c:v>0.635578058</c:v>
                </c:pt>
                <c:pt idx="251">
                  <c:v>0.63809994299999995</c:v>
                </c:pt>
                <c:pt idx="252">
                  <c:v>0.64062182700000003</c:v>
                </c:pt>
                <c:pt idx="253">
                  <c:v>0.64314371199999998</c:v>
                </c:pt>
                <c:pt idx="254">
                  <c:v>0.64566621199999996</c:v>
                </c:pt>
                <c:pt idx="255">
                  <c:v>0.64818871300000003</c:v>
                </c:pt>
                <c:pt idx="256">
                  <c:v>0.65071063500000004</c:v>
                </c:pt>
                <c:pt idx="257">
                  <c:v>0.65323255800000002</c:v>
                </c:pt>
                <c:pt idx="258">
                  <c:v>0.65575475000000005</c:v>
                </c:pt>
                <c:pt idx="259">
                  <c:v>0.65827694299999995</c:v>
                </c:pt>
                <c:pt idx="260">
                  <c:v>0.66079978900000003</c:v>
                </c:pt>
                <c:pt idx="261">
                  <c:v>0.66332263599999997</c:v>
                </c:pt>
                <c:pt idx="262">
                  <c:v>0.66584529400000003</c:v>
                </c:pt>
                <c:pt idx="263">
                  <c:v>0.66836794700000002</c:v>
                </c:pt>
                <c:pt idx="264">
                  <c:v>0.67089048600000001</c:v>
                </c:pt>
                <c:pt idx="265">
                  <c:v>0.673413025</c:v>
                </c:pt>
                <c:pt idx="266">
                  <c:v>0.67593594199999996</c:v>
                </c:pt>
                <c:pt idx="267">
                  <c:v>0.67845886499999997</c:v>
                </c:pt>
                <c:pt idx="268">
                  <c:v>0.68098144199999999</c:v>
                </c:pt>
                <c:pt idx="269">
                  <c:v>0.68350401900000002</c:v>
                </c:pt>
                <c:pt idx="270">
                  <c:v>0.68602698100000004</c:v>
                </c:pt>
                <c:pt idx="271">
                  <c:v>0.68854994199999997</c:v>
                </c:pt>
                <c:pt idx="272">
                  <c:v>0.69107259600000004</c:v>
                </c:pt>
                <c:pt idx="273">
                  <c:v>0.69359525099999997</c:v>
                </c:pt>
                <c:pt idx="274">
                  <c:v>0.69611740799999999</c:v>
                </c:pt>
                <c:pt idx="275">
                  <c:v>0.69863956299999996</c:v>
                </c:pt>
                <c:pt idx="276">
                  <c:v>0.70116167799999995</c:v>
                </c:pt>
                <c:pt idx="277">
                  <c:v>0.70368379299999995</c:v>
                </c:pt>
                <c:pt idx="278">
                  <c:v>0.70620656299999995</c:v>
                </c:pt>
                <c:pt idx="279">
                  <c:v>0.70872933199999999</c:v>
                </c:pt>
                <c:pt idx="280">
                  <c:v>0.71125214000000003</c:v>
                </c:pt>
                <c:pt idx="281">
                  <c:v>0.71377494699999999</c:v>
                </c:pt>
                <c:pt idx="282">
                  <c:v>0.71629759100000001</c:v>
                </c:pt>
                <c:pt idx="283">
                  <c:v>0.71882024600000005</c:v>
                </c:pt>
                <c:pt idx="284">
                  <c:v>0.72134289900000004</c:v>
                </c:pt>
                <c:pt idx="285">
                  <c:v>0.72386555399999997</c:v>
                </c:pt>
                <c:pt idx="286">
                  <c:v>0.72638853400000003</c:v>
                </c:pt>
                <c:pt idx="287">
                  <c:v>0.72891153500000005</c:v>
                </c:pt>
                <c:pt idx="288">
                  <c:v>0.73143434200000002</c:v>
                </c:pt>
                <c:pt idx="289">
                  <c:v>0.73395714899999998</c:v>
                </c:pt>
                <c:pt idx="290">
                  <c:v>0.73647991400000001</c:v>
                </c:pt>
                <c:pt idx="291">
                  <c:v>0.73900268300000005</c:v>
                </c:pt>
                <c:pt idx="292">
                  <c:v>0.74152576000000003</c:v>
                </c:pt>
                <c:pt idx="293">
                  <c:v>0.74404883700000002</c:v>
                </c:pt>
                <c:pt idx="294">
                  <c:v>0.74657178999999996</c:v>
                </c:pt>
                <c:pt idx="295">
                  <c:v>0.749094751</c:v>
                </c:pt>
                <c:pt idx="296">
                  <c:v>0.75161740499999996</c:v>
                </c:pt>
                <c:pt idx="297">
                  <c:v>0.75414005799999995</c:v>
                </c:pt>
                <c:pt idx="298">
                  <c:v>0.75666290000000003</c:v>
                </c:pt>
                <c:pt idx="299">
                  <c:v>0.75918574699999997</c:v>
                </c:pt>
                <c:pt idx="300">
                  <c:v>0.76170843799999999</c:v>
                </c:pt>
                <c:pt idx="301">
                  <c:v>0.76423113099999995</c:v>
                </c:pt>
                <c:pt idx="302">
                  <c:v>0.76675397700000003</c:v>
                </c:pt>
                <c:pt idx="303">
                  <c:v>0.76927682399999997</c:v>
                </c:pt>
                <c:pt idx="304">
                  <c:v>0.77179970799999997</c:v>
                </c:pt>
                <c:pt idx="305">
                  <c:v>0.77432259299999995</c:v>
                </c:pt>
                <c:pt idx="306">
                  <c:v>0.77684547299999995</c:v>
                </c:pt>
                <c:pt idx="307">
                  <c:v>0.77936835800000004</c:v>
                </c:pt>
                <c:pt idx="308">
                  <c:v>0.78189162700000003</c:v>
                </c:pt>
                <c:pt idx="309">
                  <c:v>0.78441489600000003</c:v>
                </c:pt>
                <c:pt idx="310">
                  <c:v>0.78693823200000002</c:v>
                </c:pt>
                <c:pt idx="311">
                  <c:v>0.78946157900000002</c:v>
                </c:pt>
                <c:pt idx="312">
                  <c:v>0.79198423200000001</c:v>
                </c:pt>
                <c:pt idx="313">
                  <c:v>0.79450688700000005</c:v>
                </c:pt>
                <c:pt idx="314">
                  <c:v>0.79702954000000004</c:v>
                </c:pt>
                <c:pt idx="315">
                  <c:v>0.79955219300000002</c:v>
                </c:pt>
                <c:pt idx="316">
                  <c:v>0.80207438600000003</c:v>
                </c:pt>
                <c:pt idx="317">
                  <c:v>0.80459657900000003</c:v>
                </c:pt>
                <c:pt idx="318">
                  <c:v>0.80711868899999994</c:v>
                </c:pt>
                <c:pt idx="319">
                  <c:v>0.80964080400000005</c:v>
                </c:pt>
                <c:pt idx="320">
                  <c:v>0.812162881</c:v>
                </c:pt>
                <c:pt idx="321">
                  <c:v>0.81468495799999996</c:v>
                </c:pt>
                <c:pt idx="322">
                  <c:v>0.81720730399999997</c:v>
                </c:pt>
                <c:pt idx="323">
                  <c:v>0.81972965099999995</c:v>
                </c:pt>
                <c:pt idx="324">
                  <c:v>0.82225211200000003</c:v>
                </c:pt>
                <c:pt idx="325">
                  <c:v>0.82477457300000001</c:v>
                </c:pt>
                <c:pt idx="326">
                  <c:v>0.82729711699999997</c:v>
                </c:pt>
                <c:pt idx="327">
                  <c:v>0.82981965599999996</c:v>
                </c:pt>
                <c:pt idx="328">
                  <c:v>0.83234173199999995</c:v>
                </c:pt>
                <c:pt idx="329">
                  <c:v>0.83486380900000001</c:v>
                </c:pt>
                <c:pt idx="330">
                  <c:v>0.83738643899999998</c:v>
                </c:pt>
                <c:pt idx="331">
                  <c:v>0.83990905400000004</c:v>
                </c:pt>
                <c:pt idx="332">
                  <c:v>0.84243186199999998</c:v>
                </c:pt>
                <c:pt idx="333">
                  <c:v>0.84495466900000005</c:v>
                </c:pt>
                <c:pt idx="334">
                  <c:v>0.84747640499999999</c:v>
                </c:pt>
                <c:pt idx="335">
                  <c:v>0.84999813599999996</c:v>
                </c:pt>
                <c:pt idx="336">
                  <c:v>0.85252025099999995</c:v>
                </c:pt>
                <c:pt idx="337">
                  <c:v>0.85504236600000005</c:v>
                </c:pt>
                <c:pt idx="338">
                  <c:v>0.85756486099999996</c:v>
                </c:pt>
                <c:pt idx="339">
                  <c:v>0.86008736200000002</c:v>
                </c:pt>
                <c:pt idx="340">
                  <c:v>0.86261051499999997</c:v>
                </c:pt>
                <c:pt idx="341">
                  <c:v>0.86513366999999997</c:v>
                </c:pt>
                <c:pt idx="342">
                  <c:v>0.86765555900000002</c:v>
                </c:pt>
                <c:pt idx="343">
                  <c:v>0.87017744399999997</c:v>
                </c:pt>
                <c:pt idx="344">
                  <c:v>0.87269971300000004</c:v>
                </c:pt>
                <c:pt idx="345">
                  <c:v>0.87522198200000001</c:v>
                </c:pt>
                <c:pt idx="346">
                  <c:v>0.87774429799999998</c:v>
                </c:pt>
                <c:pt idx="347">
                  <c:v>0.88026660499999998</c:v>
                </c:pt>
                <c:pt idx="348">
                  <c:v>0.88278868200000005</c:v>
                </c:pt>
                <c:pt idx="349">
                  <c:v>0.885310759</c:v>
                </c:pt>
                <c:pt idx="350">
                  <c:v>0.88783439500000005</c:v>
                </c:pt>
                <c:pt idx="351">
                  <c:v>0.89035801000000003</c:v>
                </c:pt>
                <c:pt idx="352">
                  <c:v>0.89288035600000004</c:v>
                </c:pt>
                <c:pt idx="353">
                  <c:v>0.89540270300000002</c:v>
                </c:pt>
                <c:pt idx="354">
                  <c:v>0.89792555200000002</c:v>
                </c:pt>
                <c:pt idx="355">
                  <c:v>0.90044839899999995</c:v>
                </c:pt>
                <c:pt idx="356">
                  <c:v>0.90297116799999999</c:v>
                </c:pt>
                <c:pt idx="357">
                  <c:v>0.90549393700000003</c:v>
                </c:pt>
                <c:pt idx="358">
                  <c:v>0.90801606300000004</c:v>
                </c:pt>
                <c:pt idx="359">
                  <c:v>0.91053817800000003</c:v>
                </c:pt>
                <c:pt idx="360">
                  <c:v>0.91306083199999999</c:v>
                </c:pt>
                <c:pt idx="361">
                  <c:v>0.91558348499999997</c:v>
                </c:pt>
                <c:pt idx="362">
                  <c:v>0.91810586999999999</c:v>
                </c:pt>
                <c:pt idx="363">
                  <c:v>0.92062825500000001</c:v>
                </c:pt>
                <c:pt idx="364">
                  <c:v>0.92315029400000004</c:v>
                </c:pt>
                <c:pt idx="365">
                  <c:v>0.92567233299999996</c:v>
                </c:pt>
                <c:pt idx="366">
                  <c:v>0.92819436099999997</c:v>
                </c:pt>
                <c:pt idx="367">
                  <c:v>0.9307164</c:v>
                </c:pt>
                <c:pt idx="368">
                  <c:v>0.93323874500000004</c:v>
                </c:pt>
                <c:pt idx="369">
                  <c:v>0.93576109200000002</c:v>
                </c:pt>
                <c:pt idx="370">
                  <c:v>0.938283168</c:v>
                </c:pt>
                <c:pt idx="371">
                  <c:v>0.94080524499999996</c:v>
                </c:pt>
                <c:pt idx="372">
                  <c:v>0.94332770700000002</c:v>
                </c:pt>
                <c:pt idx="373">
                  <c:v>0.94585016799999999</c:v>
                </c:pt>
                <c:pt idx="374">
                  <c:v>0.94837294699999997</c:v>
                </c:pt>
                <c:pt idx="375">
                  <c:v>0.950895716</c:v>
                </c:pt>
                <c:pt idx="376">
                  <c:v>0.95341829300000003</c:v>
                </c:pt>
                <c:pt idx="377">
                  <c:v>0.95594087000000005</c:v>
                </c:pt>
                <c:pt idx="378">
                  <c:v>0.95846333800000005</c:v>
                </c:pt>
                <c:pt idx="379">
                  <c:v>0.96098579900000003</c:v>
                </c:pt>
                <c:pt idx="380">
                  <c:v>0.96350814600000001</c:v>
                </c:pt>
                <c:pt idx="381">
                  <c:v>0.96603049299999999</c:v>
                </c:pt>
                <c:pt idx="382">
                  <c:v>0.96855268400000005</c:v>
                </c:pt>
                <c:pt idx="383">
                  <c:v>0.97107487699999995</c:v>
                </c:pt>
                <c:pt idx="384">
                  <c:v>0.97359702999999997</c:v>
                </c:pt>
                <c:pt idx="385">
                  <c:v>0.97611918499999994</c:v>
                </c:pt>
                <c:pt idx="386">
                  <c:v>0.97864156899999999</c:v>
                </c:pt>
                <c:pt idx="387">
                  <c:v>0.981163954</c:v>
                </c:pt>
                <c:pt idx="388">
                  <c:v>0.98368649200000002</c:v>
                </c:pt>
                <c:pt idx="389">
                  <c:v>0.98620903100000001</c:v>
                </c:pt>
                <c:pt idx="390">
                  <c:v>0.98873202500000001</c:v>
                </c:pt>
                <c:pt idx="391">
                  <c:v>0.99125502600000004</c:v>
                </c:pt>
                <c:pt idx="392">
                  <c:v>0.99377698699999995</c:v>
                </c:pt>
                <c:pt idx="393">
                  <c:v>0.99629894799999996</c:v>
                </c:pt>
                <c:pt idx="394">
                  <c:v>0.99882079400000001</c:v>
                </c:pt>
                <c:pt idx="395">
                  <c:v>1.0013426409999999</c:v>
                </c:pt>
                <c:pt idx="396">
                  <c:v>1.00386441</c:v>
                </c:pt>
                <c:pt idx="397">
                  <c:v>1.0063861789999999</c:v>
                </c:pt>
                <c:pt idx="398">
                  <c:v>1.0089083329999999</c:v>
                </c:pt>
                <c:pt idx="399">
                  <c:v>1.011430488</c:v>
                </c:pt>
                <c:pt idx="400">
                  <c:v>1.0139529869999999</c:v>
                </c:pt>
                <c:pt idx="401">
                  <c:v>1.016475488</c:v>
                </c:pt>
                <c:pt idx="402">
                  <c:v>1.018997876</c:v>
                </c:pt>
                <c:pt idx="403">
                  <c:v>1.021520261</c:v>
                </c:pt>
                <c:pt idx="404">
                  <c:v>1.0240424530000001</c:v>
                </c:pt>
                <c:pt idx="405">
                  <c:v>1.026564646</c:v>
                </c:pt>
                <c:pt idx="406">
                  <c:v>1.029086867</c:v>
                </c:pt>
                <c:pt idx="407">
                  <c:v>1.0316090979999999</c:v>
                </c:pt>
                <c:pt idx="408">
                  <c:v>1.0341310969999999</c:v>
                </c:pt>
                <c:pt idx="409">
                  <c:v>1.0366530979999999</c:v>
                </c:pt>
                <c:pt idx="410">
                  <c:v>1.0391755149999999</c:v>
                </c:pt>
                <c:pt idx="411">
                  <c:v>1.041697938</c:v>
                </c:pt>
                <c:pt idx="412">
                  <c:v>1.0442200150000001</c:v>
                </c:pt>
                <c:pt idx="413">
                  <c:v>1.0467420919999999</c:v>
                </c:pt>
                <c:pt idx="414">
                  <c:v>1.0492638999999999</c:v>
                </c:pt>
                <c:pt idx="415">
                  <c:v>1.051785709</c:v>
                </c:pt>
                <c:pt idx="416">
                  <c:v>1.054307477</c:v>
                </c:pt>
                <c:pt idx="417">
                  <c:v>1.0568292459999999</c:v>
                </c:pt>
                <c:pt idx="418">
                  <c:v>1.059350799</c:v>
                </c:pt>
                <c:pt idx="419">
                  <c:v>1.061872376</c:v>
                </c:pt>
                <c:pt idx="420">
                  <c:v>1.0643947220000001</c:v>
                </c:pt>
                <c:pt idx="421">
                  <c:v>1.0669170690000001</c:v>
                </c:pt>
                <c:pt idx="422">
                  <c:v>1.069439333</c:v>
                </c:pt>
                <c:pt idx="423">
                  <c:v>1.071961602</c:v>
                </c:pt>
                <c:pt idx="424">
                  <c:v>1.074483294</c:v>
                </c:pt>
                <c:pt idx="425">
                  <c:v>1.077004987</c:v>
                </c:pt>
                <c:pt idx="426">
                  <c:v>1.079527294</c:v>
                </c:pt>
                <c:pt idx="427">
                  <c:v>1.082049603</c:v>
                </c:pt>
                <c:pt idx="428">
                  <c:v>1.084572141</c:v>
                </c:pt>
                <c:pt idx="429">
                  <c:v>1.0870946800000001</c:v>
                </c:pt>
                <c:pt idx="430">
                  <c:v>1.089615915</c:v>
                </c:pt>
                <c:pt idx="431">
                  <c:v>1.092137146</c:v>
                </c:pt>
                <c:pt idx="432">
                  <c:v>1.094658761</c:v>
                </c:pt>
                <c:pt idx="433">
                  <c:v>1.0971803760000001</c:v>
                </c:pt>
                <c:pt idx="434">
                  <c:v>1.0997016120000001</c:v>
                </c:pt>
                <c:pt idx="435">
                  <c:v>1.1022228430000001</c:v>
                </c:pt>
                <c:pt idx="436">
                  <c:v>1.104744266</c:v>
                </c:pt>
                <c:pt idx="437">
                  <c:v>1.1072656890000001</c:v>
                </c:pt>
                <c:pt idx="438">
                  <c:v>1.1097873810000001</c:v>
                </c:pt>
                <c:pt idx="439">
                  <c:v>1.1123090739999999</c:v>
                </c:pt>
                <c:pt idx="440">
                  <c:v>1.1148311120000001</c:v>
                </c:pt>
                <c:pt idx="441">
                  <c:v>1.1173531510000001</c:v>
                </c:pt>
                <c:pt idx="442">
                  <c:v>1.119875612</c:v>
                </c:pt>
                <c:pt idx="443">
                  <c:v>1.1223980730000001</c:v>
                </c:pt>
                <c:pt idx="444">
                  <c:v>1.1249204580000001</c:v>
                </c:pt>
                <c:pt idx="445">
                  <c:v>1.1274428430000001</c:v>
                </c:pt>
                <c:pt idx="446">
                  <c:v>1.1299651159999999</c:v>
                </c:pt>
                <c:pt idx="447">
                  <c:v>1.1324873849999999</c:v>
                </c:pt>
                <c:pt idx="448">
                  <c:v>1.135009693</c:v>
                </c:pt>
                <c:pt idx="449">
                  <c:v>1.137532</c:v>
                </c:pt>
                <c:pt idx="450">
                  <c:v>1.1400541879999999</c:v>
                </c:pt>
                <c:pt idx="451">
                  <c:v>1.142576381</c:v>
                </c:pt>
                <c:pt idx="452">
                  <c:v>1.145098919</c:v>
                </c:pt>
                <c:pt idx="453">
                  <c:v>1.1476214579999999</c:v>
                </c:pt>
                <c:pt idx="454">
                  <c:v>1.150144222</c:v>
                </c:pt>
                <c:pt idx="455">
                  <c:v>1.152666991</c:v>
                </c:pt>
                <c:pt idx="456">
                  <c:v>1.1551892989999999</c:v>
                </c:pt>
                <c:pt idx="457">
                  <c:v>1.1577116080000001</c:v>
                </c:pt>
                <c:pt idx="458">
                  <c:v>1.1602339429999999</c:v>
                </c:pt>
                <c:pt idx="459">
                  <c:v>1.1627562899999999</c:v>
                </c:pt>
                <c:pt idx="460">
                  <c:v>1.165278866</c:v>
                </c:pt>
                <c:pt idx="461">
                  <c:v>1.1678014430000001</c:v>
                </c:pt>
                <c:pt idx="462">
                  <c:v>1.1703240150000001</c:v>
                </c:pt>
                <c:pt idx="463">
                  <c:v>1.172846592</c:v>
                </c:pt>
                <c:pt idx="464">
                  <c:v>1.175369592</c:v>
                </c:pt>
                <c:pt idx="465">
                  <c:v>1.1778925929999999</c:v>
                </c:pt>
                <c:pt idx="466">
                  <c:v>1.1804152459999999</c:v>
                </c:pt>
                <c:pt idx="467">
                  <c:v>1.1829379010000001</c:v>
                </c:pt>
                <c:pt idx="468">
                  <c:v>1.185460977</c:v>
                </c:pt>
                <c:pt idx="469">
                  <c:v>1.187984054</c:v>
                </c:pt>
                <c:pt idx="470">
                  <c:v>1.19050652</c:v>
                </c:pt>
                <c:pt idx="471">
                  <c:v>1.193028983</c:v>
                </c:pt>
                <c:pt idx="472">
                  <c:v>1.195550828</c:v>
                </c:pt>
                <c:pt idx="473">
                  <c:v>1.1980726749999999</c:v>
                </c:pt>
                <c:pt idx="474">
                  <c:v>1.200594674</c:v>
                </c:pt>
                <c:pt idx="475">
                  <c:v>1.203116675</c:v>
                </c:pt>
                <c:pt idx="476">
                  <c:v>1.205638982</c:v>
                </c:pt>
                <c:pt idx="477">
                  <c:v>1.208161289</c:v>
                </c:pt>
                <c:pt idx="478">
                  <c:v>1.2106840539999999</c:v>
                </c:pt>
                <c:pt idx="479">
                  <c:v>1.2132068229999999</c:v>
                </c:pt>
                <c:pt idx="480">
                  <c:v>1.215729708</c:v>
                </c:pt>
                <c:pt idx="481">
                  <c:v>1.2182525930000001</c:v>
                </c:pt>
                <c:pt idx="482">
                  <c:v>1.2207755060000001</c:v>
                </c:pt>
                <c:pt idx="483">
                  <c:v>1.2232983909999999</c:v>
                </c:pt>
                <c:pt idx="484">
                  <c:v>1.225821198</c:v>
                </c:pt>
                <c:pt idx="485">
                  <c:v>1.228344007</c:v>
                </c:pt>
                <c:pt idx="486">
                  <c:v>1.2308668570000001</c:v>
                </c:pt>
                <c:pt idx="487">
                  <c:v>1.2333897039999999</c:v>
                </c:pt>
                <c:pt idx="488">
                  <c:v>1.2359128960000001</c:v>
                </c:pt>
                <c:pt idx="489">
                  <c:v>1.2384360889999999</c:v>
                </c:pt>
                <c:pt idx="490">
                  <c:v>1.24095928</c:v>
                </c:pt>
                <c:pt idx="491">
                  <c:v>1.243482473</c:v>
                </c:pt>
                <c:pt idx="492">
                  <c:v>1.245985173</c:v>
                </c:pt>
                <c:pt idx="493">
                  <c:v>1.24848786</c:v>
                </c:pt>
                <c:pt idx="494">
                  <c:v>1.250990547</c:v>
                </c:pt>
                <c:pt idx="495">
                  <c:v>1.253493234</c:v>
                </c:pt>
                <c:pt idx="496">
                  <c:v>1.255995921</c:v>
                </c:pt>
                <c:pt idx="497">
                  <c:v>1.258498608</c:v>
                </c:pt>
                <c:pt idx="498">
                  <c:v>1.261001295</c:v>
                </c:pt>
                <c:pt idx="499">
                  <c:v>1.263503982</c:v>
                </c:pt>
                <c:pt idx="500">
                  <c:v>1.266006669</c:v>
                </c:pt>
                <c:pt idx="501">
                  <c:v>1.268509356</c:v>
                </c:pt>
                <c:pt idx="502">
                  <c:v>1.271012043</c:v>
                </c:pt>
                <c:pt idx="503">
                  <c:v>1.27351473</c:v>
                </c:pt>
                <c:pt idx="504">
                  <c:v>1.276017417</c:v>
                </c:pt>
                <c:pt idx="505">
                  <c:v>1.278520104</c:v>
                </c:pt>
                <c:pt idx="506">
                  <c:v>1.281022791</c:v>
                </c:pt>
                <c:pt idx="507">
                  <c:v>1.2835254780000001</c:v>
                </c:pt>
                <c:pt idx="508">
                  <c:v>1.2860281650000001</c:v>
                </c:pt>
                <c:pt idx="509">
                  <c:v>1.28872505</c:v>
                </c:pt>
                <c:pt idx="510">
                  <c:v>1.291421935</c:v>
                </c:pt>
                <c:pt idx="511">
                  <c:v>1.2939451259999999</c:v>
                </c:pt>
                <c:pt idx="512">
                  <c:v>1.2964683189999999</c:v>
                </c:pt>
                <c:pt idx="513">
                  <c:v>1.2989909289999999</c:v>
                </c:pt>
                <c:pt idx="514">
                  <c:v>1.3015135440000001</c:v>
                </c:pt>
                <c:pt idx="515">
                  <c:v>1.3040365439999999</c:v>
                </c:pt>
                <c:pt idx="516">
                  <c:v>1.306559545</c:v>
                </c:pt>
                <c:pt idx="517">
                  <c:v>1.3090828139999999</c:v>
                </c:pt>
                <c:pt idx="518">
                  <c:v>1.311606083</c:v>
                </c:pt>
                <c:pt idx="519">
                  <c:v>1.3141293140000001</c:v>
                </c:pt>
                <c:pt idx="520">
                  <c:v>1.316652545</c:v>
                </c:pt>
                <c:pt idx="521">
                  <c:v>1.3191749669999999</c:v>
                </c:pt>
                <c:pt idx="522">
                  <c:v>1.32169739</c:v>
                </c:pt>
                <c:pt idx="523">
                  <c:v>1.3242195830000001</c:v>
                </c:pt>
                <c:pt idx="524">
                  <c:v>1.326741776</c:v>
                </c:pt>
                <c:pt idx="525">
                  <c:v>1.329264424</c:v>
                </c:pt>
                <c:pt idx="526">
                  <c:v>1.3317870789999999</c:v>
                </c:pt>
                <c:pt idx="527">
                  <c:v>1.3343103089999999</c:v>
                </c:pt>
                <c:pt idx="528">
                  <c:v>1.33683354</c:v>
                </c:pt>
                <c:pt idx="529">
                  <c:v>1.3393562370000001</c:v>
                </c:pt>
                <c:pt idx="530">
                  <c:v>1.34187893</c:v>
                </c:pt>
                <c:pt idx="531">
                  <c:v>1.3444010449999999</c:v>
                </c:pt>
                <c:pt idx="532">
                  <c:v>1.34692316</c:v>
                </c:pt>
                <c:pt idx="533">
                  <c:v>1.3494458229999999</c:v>
                </c:pt>
                <c:pt idx="534">
                  <c:v>1.3519684759999999</c:v>
                </c:pt>
                <c:pt idx="535">
                  <c:v>1.354491015</c:v>
                </c:pt>
                <c:pt idx="536">
                  <c:v>1.3570135539999999</c:v>
                </c:pt>
                <c:pt idx="537">
                  <c:v>1.3595363659999999</c:v>
                </c:pt>
                <c:pt idx="538">
                  <c:v>1.362059175</c:v>
                </c:pt>
                <c:pt idx="539">
                  <c:v>1.3645821359999999</c:v>
                </c:pt>
                <c:pt idx="540">
                  <c:v>1.367105097</c:v>
                </c:pt>
                <c:pt idx="541">
                  <c:v>1.3696283279999999</c:v>
                </c:pt>
                <c:pt idx="542">
                  <c:v>1.372151559</c:v>
                </c:pt>
                <c:pt idx="543">
                  <c:v>1.374674674</c:v>
                </c:pt>
                <c:pt idx="544">
                  <c:v>1.377197789</c:v>
                </c:pt>
                <c:pt idx="545">
                  <c:v>1.3797207069999999</c:v>
                </c:pt>
                <c:pt idx="546">
                  <c:v>1.3822436300000001</c:v>
                </c:pt>
                <c:pt idx="547">
                  <c:v>1.3847668609999999</c:v>
                </c:pt>
                <c:pt idx="548">
                  <c:v>1.387290092</c:v>
                </c:pt>
                <c:pt idx="549">
                  <c:v>1.3898132510000001</c:v>
                </c:pt>
                <c:pt idx="550">
                  <c:v>1.3923364060000001</c:v>
                </c:pt>
                <c:pt idx="551">
                  <c:v>1.394859597</c:v>
                </c:pt>
                <c:pt idx="552">
                  <c:v>1.39738279</c:v>
                </c:pt>
                <c:pt idx="553">
                  <c:v>1.3999054049999999</c:v>
                </c:pt>
                <c:pt idx="554">
                  <c:v>1.4024280200000001</c:v>
                </c:pt>
                <c:pt idx="555">
                  <c:v>1.4049512900000001</c:v>
                </c:pt>
                <c:pt idx="556">
                  <c:v>1.407474559</c:v>
                </c:pt>
                <c:pt idx="557">
                  <c:v>1.4099975259999999</c:v>
                </c:pt>
                <c:pt idx="558">
                  <c:v>1.4125204870000001</c:v>
                </c:pt>
                <c:pt idx="559">
                  <c:v>1.415043718</c:v>
                </c:pt>
                <c:pt idx="560">
                  <c:v>1.417566949</c:v>
                </c:pt>
                <c:pt idx="561">
                  <c:v>1.4200900590000001</c:v>
                </c:pt>
                <c:pt idx="562">
                  <c:v>1.4226131740000001</c:v>
                </c:pt>
                <c:pt idx="563">
                  <c:v>1.4251367130000001</c:v>
                </c:pt>
                <c:pt idx="564">
                  <c:v>1.4276602519999999</c:v>
                </c:pt>
                <c:pt idx="565">
                  <c:v>1.4301834</c:v>
                </c:pt>
                <c:pt idx="566">
                  <c:v>1.432706555</c:v>
                </c:pt>
                <c:pt idx="567">
                  <c:v>1.435229785</c:v>
                </c:pt>
                <c:pt idx="568">
                  <c:v>1.4377530160000001</c:v>
                </c:pt>
                <c:pt idx="569">
                  <c:v>1.440275982</c:v>
                </c:pt>
                <c:pt idx="570">
                  <c:v>1.4427989429999999</c:v>
                </c:pt>
                <c:pt idx="571">
                  <c:v>1.4453216360000001</c:v>
                </c:pt>
                <c:pt idx="572">
                  <c:v>1.447844329</c:v>
                </c:pt>
                <c:pt idx="573">
                  <c:v>1.450366872</c:v>
                </c:pt>
                <c:pt idx="574">
                  <c:v>1.4528894109999999</c:v>
                </c:pt>
                <c:pt idx="575">
                  <c:v>1.455411679</c:v>
                </c:pt>
                <c:pt idx="576">
                  <c:v>1.457933948</c:v>
                </c:pt>
                <c:pt idx="577">
                  <c:v>1.460456371</c:v>
                </c:pt>
                <c:pt idx="578">
                  <c:v>1.4629787940000001</c:v>
                </c:pt>
                <c:pt idx="579">
                  <c:v>1.4655019869999999</c:v>
                </c:pt>
                <c:pt idx="580">
                  <c:v>1.4680251799999999</c:v>
                </c:pt>
                <c:pt idx="581">
                  <c:v>1.470547823</c:v>
                </c:pt>
                <c:pt idx="582">
                  <c:v>1.4730704779999999</c:v>
                </c:pt>
                <c:pt idx="583">
                  <c:v>1.4755932460000001</c:v>
                </c:pt>
                <c:pt idx="584">
                  <c:v>1.4781160149999999</c:v>
                </c:pt>
                <c:pt idx="585">
                  <c:v>1.4806390540000001</c:v>
                </c:pt>
                <c:pt idx="586">
                  <c:v>1.483162093</c:v>
                </c:pt>
                <c:pt idx="587">
                  <c:v>1.4856860540000001</c:v>
                </c:pt>
                <c:pt idx="588">
                  <c:v>1.4882100149999999</c:v>
                </c:pt>
                <c:pt idx="589">
                  <c:v>1.490732554</c:v>
                </c:pt>
                <c:pt idx="590">
                  <c:v>1.4932550929999999</c:v>
                </c:pt>
                <c:pt idx="591">
                  <c:v>1.4957782079999999</c:v>
                </c:pt>
                <c:pt idx="592">
                  <c:v>1.498301323</c:v>
                </c:pt>
                <c:pt idx="593">
                  <c:v>1.5008244719999999</c:v>
                </c:pt>
                <c:pt idx="594">
                  <c:v>1.5033476269999999</c:v>
                </c:pt>
                <c:pt idx="595">
                  <c:v>1.505870472</c:v>
                </c:pt>
                <c:pt idx="596">
                  <c:v>1.5083933190000001</c:v>
                </c:pt>
                <c:pt idx="597">
                  <c:v>1.510915808</c:v>
                </c:pt>
                <c:pt idx="598">
                  <c:v>1.5134383090000001</c:v>
                </c:pt>
                <c:pt idx="599">
                  <c:v>1.5159611930000001</c:v>
                </c:pt>
                <c:pt idx="600">
                  <c:v>1.518484078</c:v>
                </c:pt>
                <c:pt idx="601">
                  <c:v>1.5210068800000001</c:v>
                </c:pt>
                <c:pt idx="602">
                  <c:v>1.5235296890000001</c:v>
                </c:pt>
                <c:pt idx="603">
                  <c:v>1.526052688</c:v>
                </c:pt>
                <c:pt idx="604">
                  <c:v>1.528575689</c:v>
                </c:pt>
                <c:pt idx="605">
                  <c:v>1.5310981159999999</c:v>
                </c:pt>
                <c:pt idx="606">
                  <c:v>1.5336205389999999</c:v>
                </c:pt>
                <c:pt idx="607">
                  <c:v>1.536143847</c:v>
                </c:pt>
                <c:pt idx="608">
                  <c:v>1.5386671540000001</c:v>
                </c:pt>
                <c:pt idx="609">
                  <c:v>1.5411900439999999</c:v>
                </c:pt>
                <c:pt idx="610">
                  <c:v>1.543712929</c:v>
                </c:pt>
                <c:pt idx="611">
                  <c:v>1.5462360820000001</c:v>
                </c:pt>
                <c:pt idx="612">
                  <c:v>1.5487592370000001</c:v>
                </c:pt>
                <c:pt idx="613">
                  <c:v>1.5512826980000001</c:v>
                </c:pt>
                <c:pt idx="614">
                  <c:v>1.5538061590000001</c:v>
                </c:pt>
                <c:pt idx="615">
                  <c:v>1.556329544</c:v>
                </c:pt>
                <c:pt idx="616">
                  <c:v>1.5588529289999999</c:v>
                </c:pt>
                <c:pt idx="617">
                  <c:v>1.561376544</c:v>
                </c:pt>
                <c:pt idx="618">
                  <c:v>1.5639001589999999</c:v>
                </c:pt>
                <c:pt idx="619">
                  <c:v>1.5664231209999999</c:v>
                </c:pt>
                <c:pt idx="620">
                  <c:v>1.5689460820000001</c:v>
                </c:pt>
                <c:pt idx="621">
                  <c:v>1.5714691540000001</c:v>
                </c:pt>
                <c:pt idx="622">
                  <c:v>1.5739922310000001</c:v>
                </c:pt>
                <c:pt idx="623">
                  <c:v>1.5765155390000001</c:v>
                </c:pt>
                <c:pt idx="624">
                  <c:v>1.5790388479999999</c:v>
                </c:pt>
                <c:pt idx="625">
                  <c:v>1.5815621929999999</c:v>
                </c:pt>
                <c:pt idx="626">
                  <c:v>1.58408554</c:v>
                </c:pt>
                <c:pt idx="627">
                  <c:v>1.5866081160000001</c:v>
                </c:pt>
                <c:pt idx="628">
                  <c:v>1.589130693</c:v>
                </c:pt>
                <c:pt idx="629">
                  <c:v>1.5916535009999999</c:v>
                </c:pt>
                <c:pt idx="630">
                  <c:v>1.594176308</c:v>
                </c:pt>
                <c:pt idx="631">
                  <c:v>1.596698731</c:v>
                </c:pt>
                <c:pt idx="632">
                  <c:v>1.5992211540000001</c:v>
                </c:pt>
                <c:pt idx="633">
                  <c:v>1.6017438420000001</c:v>
                </c:pt>
                <c:pt idx="634">
                  <c:v>1.604266535</c:v>
                </c:pt>
                <c:pt idx="635">
                  <c:v>1.606789188</c:v>
                </c:pt>
                <c:pt idx="636">
                  <c:v>1.609311843</c:v>
                </c:pt>
                <c:pt idx="637">
                  <c:v>1.611834607</c:v>
                </c:pt>
                <c:pt idx="638">
                  <c:v>1.6143573760000001</c:v>
                </c:pt>
                <c:pt idx="639">
                  <c:v>1.6168803759999999</c:v>
                </c:pt>
                <c:pt idx="640">
                  <c:v>1.619403377</c:v>
                </c:pt>
                <c:pt idx="641">
                  <c:v>1.6219257979999999</c:v>
                </c:pt>
                <c:pt idx="642">
                  <c:v>1.624448221</c:v>
                </c:pt>
                <c:pt idx="643">
                  <c:v>1.626970606</c:v>
                </c:pt>
                <c:pt idx="644">
                  <c:v>1.629492991</c:v>
                </c:pt>
                <c:pt idx="645">
                  <c:v>1.6320156880000001</c:v>
                </c:pt>
                <c:pt idx="646">
                  <c:v>1.634538381</c:v>
                </c:pt>
                <c:pt idx="647">
                  <c:v>1.637061034</c:v>
                </c:pt>
                <c:pt idx="648">
                  <c:v>1.639583689</c:v>
                </c:pt>
                <c:pt idx="649">
                  <c:v>1.6421064910000001</c:v>
                </c:pt>
                <c:pt idx="650">
                  <c:v>1.6446292979999999</c:v>
                </c:pt>
                <c:pt idx="651">
                  <c:v>1.6471523370000001</c:v>
                </c:pt>
                <c:pt idx="652">
                  <c:v>1.649675376</c:v>
                </c:pt>
                <c:pt idx="653">
                  <c:v>1.6521986870000001</c:v>
                </c:pt>
                <c:pt idx="654">
                  <c:v>1.6547219959999999</c:v>
                </c:pt>
                <c:pt idx="655">
                  <c:v>1.6572447640000001</c:v>
                </c:pt>
                <c:pt idx="656">
                  <c:v>1.6597675329999999</c:v>
                </c:pt>
                <c:pt idx="657">
                  <c:v>1.6622901489999999</c:v>
                </c:pt>
                <c:pt idx="658">
                  <c:v>1.6648127639999999</c:v>
                </c:pt>
                <c:pt idx="659">
                  <c:v>1.667335649</c:v>
                </c:pt>
                <c:pt idx="660">
                  <c:v>1.6698585340000001</c:v>
                </c:pt>
                <c:pt idx="661">
                  <c:v>1.6723820380000001</c:v>
                </c:pt>
                <c:pt idx="662">
                  <c:v>1.6749055390000001</c:v>
                </c:pt>
                <c:pt idx="663">
                  <c:v>1.677428884</c:v>
                </c:pt>
                <c:pt idx="664">
                  <c:v>1.6799522309999999</c:v>
                </c:pt>
                <c:pt idx="665">
                  <c:v>1.6824759279999999</c:v>
                </c:pt>
                <c:pt idx="666">
                  <c:v>1.684999621</c:v>
                </c:pt>
                <c:pt idx="667">
                  <c:v>1.687522274</c:v>
                </c:pt>
                <c:pt idx="668">
                  <c:v>1.6900449289999999</c:v>
                </c:pt>
                <c:pt idx="669">
                  <c:v>1.692568077</c:v>
                </c:pt>
                <c:pt idx="670">
                  <c:v>1.695091232</c:v>
                </c:pt>
                <c:pt idx="671">
                  <c:v>1.6976144230000001</c:v>
                </c:pt>
                <c:pt idx="672">
                  <c:v>1.7001376159999999</c:v>
                </c:pt>
                <c:pt idx="673">
                  <c:v>1.7026611149999999</c:v>
                </c:pt>
                <c:pt idx="674">
                  <c:v>1.7051846159999999</c:v>
                </c:pt>
                <c:pt idx="675">
                  <c:v>1.7077076149999999</c:v>
                </c:pt>
                <c:pt idx="676">
                  <c:v>1.710230616</c:v>
                </c:pt>
                <c:pt idx="677">
                  <c:v>1.712753346</c:v>
                </c:pt>
                <c:pt idx="678">
                  <c:v>1.715276077</c:v>
                </c:pt>
                <c:pt idx="679">
                  <c:v>1.7177991159999999</c:v>
                </c:pt>
                <c:pt idx="680">
                  <c:v>1.7203221550000001</c:v>
                </c:pt>
                <c:pt idx="681">
                  <c:v>1.722845269</c:v>
                </c:pt>
                <c:pt idx="682">
                  <c:v>1.725368384</c:v>
                </c:pt>
                <c:pt idx="683">
                  <c:v>1.727892038</c:v>
                </c:pt>
                <c:pt idx="684">
                  <c:v>1.7304156930000001</c:v>
                </c:pt>
                <c:pt idx="685">
                  <c:v>1.732939005</c:v>
                </c:pt>
                <c:pt idx="686">
                  <c:v>1.7354623140000001</c:v>
                </c:pt>
                <c:pt idx="687">
                  <c:v>1.7379854669999999</c:v>
                </c:pt>
                <c:pt idx="688">
                  <c:v>1.74050862</c:v>
                </c:pt>
                <c:pt idx="689">
                  <c:v>1.743031462</c:v>
                </c:pt>
                <c:pt idx="690">
                  <c:v>1.7455543090000001</c:v>
                </c:pt>
                <c:pt idx="691">
                  <c:v>1.7480781160000001</c:v>
                </c:pt>
                <c:pt idx="692">
                  <c:v>1.7506019230000001</c:v>
                </c:pt>
                <c:pt idx="693">
                  <c:v>1.753125077</c:v>
                </c:pt>
                <c:pt idx="694">
                  <c:v>1.755648232</c:v>
                </c:pt>
                <c:pt idx="695">
                  <c:v>1.7581715</c:v>
                </c:pt>
                <c:pt idx="696">
                  <c:v>1.7606947690000001</c:v>
                </c:pt>
                <c:pt idx="697">
                  <c:v>1.763217923</c:v>
                </c:pt>
                <c:pt idx="698">
                  <c:v>1.765741078</c:v>
                </c:pt>
                <c:pt idx="699">
                  <c:v>1.7682642310000001</c:v>
                </c:pt>
                <c:pt idx="700">
                  <c:v>1.7707873860000001</c:v>
                </c:pt>
                <c:pt idx="701">
                  <c:v>1.7733104669999999</c:v>
                </c:pt>
                <c:pt idx="702">
                  <c:v>1.7758335439999999</c:v>
                </c:pt>
                <c:pt idx="703">
                  <c:v>1.7783561590000001</c:v>
                </c:pt>
                <c:pt idx="704">
                  <c:v>1.7808787740000001</c:v>
                </c:pt>
                <c:pt idx="705">
                  <c:v>1.7834017310000001</c:v>
                </c:pt>
                <c:pt idx="706">
                  <c:v>1.785924692</c:v>
                </c:pt>
                <c:pt idx="707">
                  <c:v>1.7884467690000001</c:v>
                </c:pt>
                <c:pt idx="708">
                  <c:v>1.7909688459999999</c:v>
                </c:pt>
                <c:pt idx="709">
                  <c:v>1.793491116</c:v>
                </c:pt>
                <c:pt idx="710">
                  <c:v>1.796013385</c:v>
                </c:pt>
                <c:pt idx="711">
                  <c:v>1.79853627</c:v>
                </c:pt>
                <c:pt idx="712">
                  <c:v>1.8010591549999999</c:v>
                </c:pt>
                <c:pt idx="713">
                  <c:v>1.80358127</c:v>
                </c:pt>
                <c:pt idx="714">
                  <c:v>1.8061033849999999</c:v>
                </c:pt>
                <c:pt idx="715">
                  <c:v>1.8086255389999999</c:v>
                </c:pt>
                <c:pt idx="716">
                  <c:v>1.811147692</c:v>
                </c:pt>
                <c:pt idx="717">
                  <c:v>1.813670597</c:v>
                </c:pt>
                <c:pt idx="718">
                  <c:v>1.8161935199999999</c:v>
                </c:pt>
                <c:pt idx="719">
                  <c:v>1.8187169050000001</c:v>
                </c:pt>
                <c:pt idx="720">
                  <c:v>1.82124029</c:v>
                </c:pt>
                <c:pt idx="721">
                  <c:v>1.823763179</c:v>
                </c:pt>
                <c:pt idx="722">
                  <c:v>1.826286064</c:v>
                </c:pt>
                <c:pt idx="723">
                  <c:v>1.828808679</c:v>
                </c:pt>
                <c:pt idx="724">
                  <c:v>1.8313312939999999</c:v>
                </c:pt>
                <c:pt idx="725">
                  <c:v>1.833853798</c:v>
                </c:pt>
                <c:pt idx="726">
                  <c:v>1.8363762990000001</c:v>
                </c:pt>
                <c:pt idx="727">
                  <c:v>1.8388988369999999</c:v>
                </c:pt>
                <c:pt idx="728">
                  <c:v>1.841421376</c:v>
                </c:pt>
                <c:pt idx="729">
                  <c:v>1.8439442939999999</c:v>
                </c:pt>
                <c:pt idx="730">
                  <c:v>1.846467217</c:v>
                </c:pt>
                <c:pt idx="731">
                  <c:v>1.848989717</c:v>
                </c:pt>
                <c:pt idx="732">
                  <c:v>1.8515122180000001</c:v>
                </c:pt>
                <c:pt idx="733">
                  <c:v>1.8540351829999999</c:v>
                </c:pt>
                <c:pt idx="734">
                  <c:v>1.8565581440000001</c:v>
                </c:pt>
                <c:pt idx="735">
                  <c:v>1.859080952</c:v>
                </c:pt>
                <c:pt idx="736">
                  <c:v>1.8616037590000001</c:v>
                </c:pt>
                <c:pt idx="737">
                  <c:v>1.8641265250000001</c:v>
                </c:pt>
                <c:pt idx="738">
                  <c:v>1.8666492939999999</c:v>
                </c:pt>
                <c:pt idx="739">
                  <c:v>1.86917164</c:v>
                </c:pt>
                <c:pt idx="740">
                  <c:v>1.871693987</c:v>
                </c:pt>
                <c:pt idx="741">
                  <c:v>1.87421664</c:v>
                </c:pt>
                <c:pt idx="742">
                  <c:v>1.8767392949999999</c:v>
                </c:pt>
                <c:pt idx="743">
                  <c:v>1.8792633329999999</c:v>
                </c:pt>
                <c:pt idx="744">
                  <c:v>1.881787372</c:v>
                </c:pt>
                <c:pt idx="745">
                  <c:v>1.884310798</c:v>
                </c:pt>
                <c:pt idx="746">
                  <c:v>1.886834221</c:v>
                </c:pt>
                <c:pt idx="747">
                  <c:v>1.889357298</c:v>
                </c:pt>
                <c:pt idx="748">
                  <c:v>1.8918803749999999</c:v>
                </c:pt>
                <c:pt idx="749">
                  <c:v>1.894403217</c:v>
                </c:pt>
                <c:pt idx="750">
                  <c:v>1.8969260640000001</c:v>
                </c:pt>
                <c:pt idx="751">
                  <c:v>1.8994484089999999</c:v>
                </c:pt>
                <c:pt idx="752">
                  <c:v>1.9019707560000001</c:v>
                </c:pt>
                <c:pt idx="753">
                  <c:v>1.904493183</c:v>
                </c:pt>
                <c:pt idx="754">
                  <c:v>1.9070156060000001</c:v>
                </c:pt>
                <c:pt idx="755">
                  <c:v>1.909537721</c:v>
                </c:pt>
                <c:pt idx="756">
                  <c:v>1.9120598360000001</c:v>
                </c:pt>
                <c:pt idx="757">
                  <c:v>1.9145818029999999</c:v>
                </c:pt>
                <c:pt idx="758">
                  <c:v>1.9171037639999999</c:v>
                </c:pt>
                <c:pt idx="759">
                  <c:v>1.919626649</c:v>
                </c:pt>
                <c:pt idx="760">
                  <c:v>1.9221495340000001</c:v>
                </c:pt>
                <c:pt idx="761">
                  <c:v>1.9246725</c:v>
                </c:pt>
                <c:pt idx="762">
                  <c:v>1.9271954609999999</c:v>
                </c:pt>
                <c:pt idx="763">
                  <c:v>1.929718153</c:v>
                </c:pt>
                <c:pt idx="764">
                  <c:v>1.932240846</c:v>
                </c:pt>
                <c:pt idx="765">
                  <c:v>1.934763265</c:v>
                </c:pt>
                <c:pt idx="766">
                  <c:v>1.937285688</c:v>
                </c:pt>
                <c:pt idx="767">
                  <c:v>1.9398082270000001</c:v>
                </c:pt>
                <c:pt idx="768">
                  <c:v>1.942330766</c:v>
                </c:pt>
                <c:pt idx="769">
                  <c:v>1.9448531149999999</c:v>
                </c:pt>
                <c:pt idx="770">
                  <c:v>1.9473754619999999</c:v>
                </c:pt>
                <c:pt idx="771">
                  <c:v>1.9498980770000001</c:v>
                </c:pt>
                <c:pt idx="772">
                  <c:v>1.952420692</c:v>
                </c:pt>
                <c:pt idx="773">
                  <c:v>1.954943731</c:v>
                </c:pt>
                <c:pt idx="774">
                  <c:v>1.9574667699999999</c:v>
                </c:pt>
                <c:pt idx="775">
                  <c:v>1.9599891149999999</c:v>
                </c:pt>
                <c:pt idx="776">
                  <c:v>1.9625114619999999</c:v>
                </c:pt>
                <c:pt idx="777">
                  <c:v>1.9650332749999999</c:v>
                </c:pt>
                <c:pt idx="778">
                  <c:v>1.9675550820000001</c:v>
                </c:pt>
                <c:pt idx="779">
                  <c:v>1.970077659</c:v>
                </c:pt>
                <c:pt idx="780">
                  <c:v>1.9726002359999999</c:v>
                </c:pt>
                <c:pt idx="781">
                  <c:v>1.9751228709999999</c:v>
                </c:pt>
                <c:pt idx="782">
                  <c:v>1.9776454859999999</c:v>
                </c:pt>
                <c:pt idx="783">
                  <c:v>1.980168948</c:v>
                </c:pt>
                <c:pt idx="784">
                  <c:v>1.982692409</c:v>
                </c:pt>
                <c:pt idx="785">
                  <c:v>1.985214751</c:v>
                </c:pt>
                <c:pt idx="786">
                  <c:v>1.987737098</c:v>
                </c:pt>
                <c:pt idx="787">
                  <c:v>1.990259636</c:v>
                </c:pt>
                <c:pt idx="788">
                  <c:v>1.9927821750000001</c:v>
                </c:pt>
                <c:pt idx="789">
                  <c:v>1.9953049819999999</c:v>
                </c:pt>
                <c:pt idx="790">
                  <c:v>1.997827791</c:v>
                </c:pt>
                <c:pt idx="791">
                  <c:v>2.0003505210000001</c:v>
                </c:pt>
                <c:pt idx="792">
                  <c:v>2.0028732520000001</c:v>
                </c:pt>
                <c:pt idx="793">
                  <c:v>2.005395145</c:v>
                </c:pt>
                <c:pt idx="794">
                  <c:v>2.0079170300000002</c:v>
                </c:pt>
                <c:pt idx="795">
                  <c:v>2.0104394139999999</c:v>
                </c:pt>
                <c:pt idx="796">
                  <c:v>2.0129617990000002</c:v>
                </c:pt>
                <c:pt idx="797">
                  <c:v>2.015483948</c:v>
                </c:pt>
                <c:pt idx="798">
                  <c:v>2.0180061010000001</c:v>
                </c:pt>
                <c:pt idx="799">
                  <c:v>2.020528294</c:v>
                </c:pt>
                <c:pt idx="800">
                  <c:v>2.0230504869999999</c:v>
                </c:pt>
                <c:pt idx="801">
                  <c:v>2.02557279</c:v>
                </c:pt>
                <c:pt idx="802">
                  <c:v>2.028095097</c:v>
                </c:pt>
                <c:pt idx="803">
                  <c:v>2.0306172130000002</c:v>
                </c:pt>
                <c:pt idx="804">
                  <c:v>2.0331393279999999</c:v>
                </c:pt>
                <c:pt idx="805">
                  <c:v>2.0356615200000001</c:v>
                </c:pt>
                <c:pt idx="806">
                  <c:v>2.038183713</c:v>
                </c:pt>
                <c:pt idx="807">
                  <c:v>2.04070602</c:v>
                </c:pt>
                <c:pt idx="808">
                  <c:v>2.043228327</c:v>
                </c:pt>
                <c:pt idx="809">
                  <c:v>2.0457504389999999</c:v>
                </c:pt>
                <c:pt idx="810">
                  <c:v>2.048272554</c:v>
                </c:pt>
                <c:pt idx="811">
                  <c:v>2.0507947469999999</c:v>
                </c:pt>
                <c:pt idx="812">
                  <c:v>2.0533169400000002</c:v>
                </c:pt>
                <c:pt idx="813">
                  <c:v>2.0558385160000001</c:v>
                </c:pt>
                <c:pt idx="814">
                  <c:v>2.0583600930000001</c:v>
                </c:pt>
                <c:pt idx="815">
                  <c:v>2.060882055</c:v>
                </c:pt>
                <c:pt idx="816">
                  <c:v>2.0634040159999998</c:v>
                </c:pt>
                <c:pt idx="817">
                  <c:v>2.0659267080000001</c:v>
                </c:pt>
                <c:pt idx="818">
                  <c:v>2.0684494010000001</c:v>
                </c:pt>
                <c:pt idx="819">
                  <c:v>2.0709712470000001</c:v>
                </c:pt>
                <c:pt idx="820">
                  <c:v>2.0734930939999998</c:v>
                </c:pt>
                <c:pt idx="821">
                  <c:v>2.0760153570000002</c:v>
                </c:pt>
                <c:pt idx="822">
                  <c:v>2.0785376260000001</c:v>
                </c:pt>
                <c:pt idx="823">
                  <c:v>2.081060742</c:v>
                </c:pt>
                <c:pt idx="824">
                  <c:v>2.0835838569999998</c:v>
                </c:pt>
                <c:pt idx="825">
                  <c:v>2.086106429</c:v>
                </c:pt>
                <c:pt idx="826">
                  <c:v>2.0886290060000001</c:v>
                </c:pt>
                <c:pt idx="827">
                  <c:v>2.09115166</c:v>
                </c:pt>
                <c:pt idx="828">
                  <c:v>2.0936743130000002</c:v>
                </c:pt>
                <c:pt idx="829">
                  <c:v>2.096196967</c:v>
                </c:pt>
                <c:pt idx="830">
                  <c:v>2.098719622</c:v>
                </c:pt>
                <c:pt idx="831">
                  <c:v>2.101241549</c:v>
                </c:pt>
                <c:pt idx="832">
                  <c:v>2.1037634719999998</c:v>
                </c:pt>
                <c:pt idx="833">
                  <c:v>2.1062861260000001</c:v>
                </c:pt>
                <c:pt idx="834">
                  <c:v>2.108808781</c:v>
                </c:pt>
                <c:pt idx="835">
                  <c:v>2.1113311260000001</c:v>
                </c:pt>
                <c:pt idx="836">
                  <c:v>2.1138534729999998</c:v>
                </c:pt>
                <c:pt idx="837">
                  <c:v>2.1163754720000001</c:v>
                </c:pt>
                <c:pt idx="838">
                  <c:v>2.1188974730000001</c:v>
                </c:pt>
                <c:pt idx="839">
                  <c:v>2.1214200490000001</c:v>
                </c:pt>
                <c:pt idx="840">
                  <c:v>2.1239426259999998</c:v>
                </c:pt>
                <c:pt idx="841">
                  <c:v>2.1264648190000002</c:v>
                </c:pt>
                <c:pt idx="842">
                  <c:v>2.1289870120000001</c:v>
                </c:pt>
                <c:pt idx="843">
                  <c:v>2.131508857</c:v>
                </c:pt>
                <c:pt idx="844">
                  <c:v>2.1340307040000002</c:v>
                </c:pt>
                <c:pt idx="845">
                  <c:v>2.136552665</c:v>
                </c:pt>
                <c:pt idx="846">
                  <c:v>2.1390746260000002</c:v>
                </c:pt>
                <c:pt idx="847">
                  <c:v>2.141596737</c:v>
                </c:pt>
                <c:pt idx="848">
                  <c:v>2.1441188520000001</c:v>
                </c:pt>
                <c:pt idx="849">
                  <c:v>2.146641775</c:v>
                </c:pt>
                <c:pt idx="850">
                  <c:v>2.1491646979999999</c:v>
                </c:pt>
                <c:pt idx="851">
                  <c:v>2.1516871649999998</c:v>
                </c:pt>
                <c:pt idx="852">
                  <c:v>2.1542096260000001</c:v>
                </c:pt>
                <c:pt idx="853">
                  <c:v>2.1567316650000001</c:v>
                </c:pt>
                <c:pt idx="854">
                  <c:v>2.1592537040000002</c:v>
                </c:pt>
                <c:pt idx="855">
                  <c:v>2.1617754680000001</c:v>
                </c:pt>
                <c:pt idx="856">
                  <c:v>2.164297237</c:v>
                </c:pt>
                <c:pt idx="857">
                  <c:v>2.1668189290000002</c:v>
                </c:pt>
                <c:pt idx="858">
                  <c:v>2.169340622</c:v>
                </c:pt>
                <c:pt idx="859">
                  <c:v>2.1718622700000001</c:v>
                </c:pt>
                <c:pt idx="860">
                  <c:v>2.1743839249999999</c:v>
                </c:pt>
                <c:pt idx="861">
                  <c:v>2.1769061170000001</c:v>
                </c:pt>
                <c:pt idx="862">
                  <c:v>2.17942831</c:v>
                </c:pt>
                <c:pt idx="863">
                  <c:v>2.18195104</c:v>
                </c:pt>
                <c:pt idx="864">
                  <c:v>2.184473771</c:v>
                </c:pt>
                <c:pt idx="865">
                  <c:v>2.186996116</c:v>
                </c:pt>
                <c:pt idx="866">
                  <c:v>2.1895184630000002</c:v>
                </c:pt>
                <c:pt idx="867">
                  <c:v>2.192040698</c:v>
                </c:pt>
                <c:pt idx="868">
                  <c:v>2.1945629289999999</c:v>
                </c:pt>
                <c:pt idx="869">
                  <c:v>2.1970854289999999</c:v>
                </c:pt>
                <c:pt idx="870">
                  <c:v>2.19960793</c:v>
                </c:pt>
                <c:pt idx="871">
                  <c:v>2.2021303909999999</c:v>
                </c:pt>
                <c:pt idx="872">
                  <c:v>2.2046528520000002</c:v>
                </c:pt>
                <c:pt idx="873">
                  <c:v>2.2071751979999998</c:v>
                </c:pt>
                <c:pt idx="874">
                  <c:v>2.209697545</c:v>
                </c:pt>
                <c:pt idx="875">
                  <c:v>2.2122195489999998</c:v>
                </c:pt>
                <c:pt idx="876">
                  <c:v>2.2147415499999998</c:v>
                </c:pt>
                <c:pt idx="877">
                  <c:v>2.2172630880000002</c:v>
                </c:pt>
                <c:pt idx="878">
                  <c:v>2.2197846270000001</c:v>
                </c:pt>
                <c:pt idx="879">
                  <c:v>2.2223060920000002</c:v>
                </c:pt>
                <c:pt idx="880">
                  <c:v>2.2248275529999999</c:v>
                </c:pt>
                <c:pt idx="881">
                  <c:v>2.2273492460000002</c:v>
                </c:pt>
                <c:pt idx="882">
                  <c:v>2.229870939</c:v>
                </c:pt>
                <c:pt idx="883">
                  <c:v>2.232392361</c:v>
                </c:pt>
                <c:pt idx="884">
                  <c:v>2.2349137840000002</c:v>
                </c:pt>
                <c:pt idx="885">
                  <c:v>2.2374353999999999</c:v>
                </c:pt>
                <c:pt idx="886">
                  <c:v>2.2399570149999999</c:v>
                </c:pt>
                <c:pt idx="887">
                  <c:v>2.2424788609999999</c:v>
                </c:pt>
                <c:pt idx="888">
                  <c:v>2.2450007080000001</c:v>
                </c:pt>
                <c:pt idx="889">
                  <c:v>2.2475226309999998</c:v>
                </c:pt>
                <c:pt idx="890">
                  <c:v>2.250044554</c:v>
                </c:pt>
                <c:pt idx="891">
                  <c:v>2.2525657130000001</c:v>
                </c:pt>
                <c:pt idx="892">
                  <c:v>2.2550868660000001</c:v>
                </c:pt>
                <c:pt idx="893">
                  <c:v>2.2576086360000001</c:v>
                </c:pt>
                <c:pt idx="894">
                  <c:v>2.260130405</c:v>
                </c:pt>
                <c:pt idx="895">
                  <c:v>2.2626520920000002</c:v>
                </c:pt>
                <c:pt idx="896">
                  <c:v>2.265173785</c:v>
                </c:pt>
                <c:pt idx="897">
                  <c:v>2.2676960149999998</c:v>
                </c:pt>
                <c:pt idx="898">
                  <c:v>2.2702182460000002</c:v>
                </c:pt>
                <c:pt idx="899">
                  <c:v>2.2727401739999999</c:v>
                </c:pt>
                <c:pt idx="900">
                  <c:v>2.2752620970000001</c:v>
                </c:pt>
                <c:pt idx="901">
                  <c:v>2.2777841740000002</c:v>
                </c:pt>
                <c:pt idx="902">
                  <c:v>2.2803062509999998</c:v>
                </c:pt>
                <c:pt idx="903">
                  <c:v>2.2828285589999999</c:v>
                </c:pt>
                <c:pt idx="904">
                  <c:v>2.2853508659999999</c:v>
                </c:pt>
                <c:pt idx="905">
                  <c:v>2.287872943</c:v>
                </c:pt>
                <c:pt idx="906">
                  <c:v>2.2903950200000001</c:v>
                </c:pt>
                <c:pt idx="907">
                  <c:v>2.2929167129999999</c:v>
                </c:pt>
                <c:pt idx="908">
                  <c:v>2.2954384060000002</c:v>
                </c:pt>
                <c:pt idx="909">
                  <c:v>2.2979604440000001</c:v>
                </c:pt>
                <c:pt idx="910">
                  <c:v>2.3004824830000001</c:v>
                </c:pt>
                <c:pt idx="911">
                  <c:v>2.3030047900000001</c:v>
                </c:pt>
                <c:pt idx="912">
                  <c:v>2.3055270970000001</c:v>
                </c:pt>
                <c:pt idx="913">
                  <c:v>2.3080500590000002</c:v>
                </c:pt>
                <c:pt idx="914">
                  <c:v>2.3105730200000001</c:v>
                </c:pt>
                <c:pt idx="915">
                  <c:v>2.3130953999999999</c:v>
                </c:pt>
                <c:pt idx="916">
                  <c:v>2.3156177850000002</c:v>
                </c:pt>
                <c:pt idx="917">
                  <c:v>2.3181403999999999</c:v>
                </c:pt>
                <c:pt idx="918">
                  <c:v>2.3206630150000001</c:v>
                </c:pt>
                <c:pt idx="919">
                  <c:v>2.3231853230000001</c:v>
                </c:pt>
                <c:pt idx="920">
                  <c:v>2.3257076319999999</c:v>
                </c:pt>
                <c:pt idx="921">
                  <c:v>2.328230054</c:v>
                </c:pt>
                <c:pt idx="922">
                  <c:v>2.3307524769999999</c:v>
                </c:pt>
                <c:pt idx="923">
                  <c:v>2.333274131</c:v>
                </c:pt>
                <c:pt idx="924">
                  <c:v>2.3357957840000001</c:v>
                </c:pt>
                <c:pt idx="925">
                  <c:v>2.338317746</c:v>
                </c:pt>
                <c:pt idx="926">
                  <c:v>2.3408397089999999</c:v>
                </c:pt>
                <c:pt idx="927">
                  <c:v>2.3433616650000002</c:v>
                </c:pt>
                <c:pt idx="928">
                  <c:v>2.345883626</c:v>
                </c:pt>
                <c:pt idx="929">
                  <c:v>2.3484062030000001</c:v>
                </c:pt>
                <c:pt idx="930">
                  <c:v>2.3509287799999998</c:v>
                </c:pt>
                <c:pt idx="931">
                  <c:v>2.3534517419999998</c:v>
                </c:pt>
                <c:pt idx="932">
                  <c:v>2.3559747029999998</c:v>
                </c:pt>
                <c:pt idx="933">
                  <c:v>2.3584974339999998</c:v>
                </c:pt>
                <c:pt idx="934">
                  <c:v>2.3610201649999998</c:v>
                </c:pt>
                <c:pt idx="935">
                  <c:v>2.3635423850000001</c:v>
                </c:pt>
                <c:pt idx="936">
                  <c:v>2.3660646160000001</c:v>
                </c:pt>
                <c:pt idx="937">
                  <c:v>2.3685865389999998</c:v>
                </c:pt>
                <c:pt idx="938">
                  <c:v>2.371108462</c:v>
                </c:pt>
                <c:pt idx="939">
                  <c:v>2.3736309339999999</c:v>
                </c:pt>
                <c:pt idx="940">
                  <c:v>2.376153435</c:v>
                </c:pt>
                <c:pt idx="941">
                  <c:v>2.3786770499999998</c:v>
                </c:pt>
                <c:pt idx="942">
                  <c:v>2.3812006650000002</c:v>
                </c:pt>
                <c:pt idx="943">
                  <c:v>2.3837230059999999</c:v>
                </c:pt>
                <c:pt idx="944">
                  <c:v>2.3862453530000001</c:v>
                </c:pt>
                <c:pt idx="945">
                  <c:v>2.388767621</c:v>
                </c:pt>
                <c:pt idx="946">
                  <c:v>2.3912898899999999</c:v>
                </c:pt>
                <c:pt idx="947">
                  <c:v>2.393812048</c:v>
                </c:pt>
                <c:pt idx="948">
                  <c:v>2.3963342029999999</c:v>
                </c:pt>
                <c:pt idx="949">
                  <c:v>2.3988568180000001</c:v>
                </c:pt>
                <c:pt idx="950">
                  <c:v>2.4013794329999998</c:v>
                </c:pt>
                <c:pt idx="951">
                  <c:v>2.4039020880000002</c:v>
                </c:pt>
                <c:pt idx="952">
                  <c:v>2.4064247430000001</c:v>
                </c:pt>
                <c:pt idx="953">
                  <c:v>2.408946088</c:v>
                </c:pt>
                <c:pt idx="954">
                  <c:v>2.411467435</c:v>
                </c:pt>
                <c:pt idx="955">
                  <c:v>2.4139898139999998</c:v>
                </c:pt>
                <c:pt idx="956">
                  <c:v>2.416512199</c:v>
                </c:pt>
                <c:pt idx="957">
                  <c:v>2.4190348140000002</c:v>
                </c:pt>
                <c:pt idx="958">
                  <c:v>2.4215574289999999</c:v>
                </c:pt>
                <c:pt idx="959">
                  <c:v>2.4240800500000002</c:v>
                </c:pt>
                <c:pt idx="960">
                  <c:v>2.4266026649999999</c:v>
                </c:pt>
                <c:pt idx="961">
                  <c:v>2.4291247419999999</c:v>
                </c:pt>
                <c:pt idx="962">
                  <c:v>2.431646819</c:v>
                </c:pt>
                <c:pt idx="963">
                  <c:v>2.4341689290000001</c:v>
                </c:pt>
                <c:pt idx="964">
                  <c:v>2.4366910439999998</c:v>
                </c:pt>
                <c:pt idx="965">
                  <c:v>2.4392127370000001</c:v>
                </c:pt>
                <c:pt idx="966">
                  <c:v>2.4417344299999999</c:v>
                </c:pt>
                <c:pt idx="967">
                  <c:v>2.4442561270000001</c:v>
                </c:pt>
                <c:pt idx="968">
                  <c:v>2.4467778199999999</c:v>
                </c:pt>
                <c:pt idx="969">
                  <c:v>2.4492996269999998</c:v>
                </c:pt>
                <c:pt idx="970">
                  <c:v>2.4518214340000002</c:v>
                </c:pt>
                <c:pt idx="971">
                  <c:v>2.4543436989999998</c:v>
                </c:pt>
                <c:pt idx="972">
                  <c:v>2.4568659679999998</c:v>
                </c:pt>
                <c:pt idx="973">
                  <c:v>2.4593881990000002</c:v>
                </c:pt>
                <c:pt idx="974">
                  <c:v>2.4619104300000001</c:v>
                </c:pt>
                <c:pt idx="975">
                  <c:v>2.4644327750000001</c:v>
                </c:pt>
                <c:pt idx="976">
                  <c:v>2.4669551219999999</c:v>
                </c:pt>
                <c:pt idx="977">
                  <c:v>2.4694773520000002</c:v>
                </c:pt>
                <c:pt idx="978">
                  <c:v>2.4719995830000001</c:v>
                </c:pt>
                <c:pt idx="979">
                  <c:v>2.4745212410000001</c:v>
                </c:pt>
                <c:pt idx="980">
                  <c:v>2.4770428959999999</c:v>
                </c:pt>
                <c:pt idx="981">
                  <c:v>2.4795655870000002</c:v>
                </c:pt>
                <c:pt idx="982">
                  <c:v>2.4820882800000001</c:v>
                </c:pt>
                <c:pt idx="983">
                  <c:v>2.4846100149999999</c:v>
                </c:pt>
                <c:pt idx="984">
                  <c:v>2.4871317460000002</c:v>
                </c:pt>
                <c:pt idx="985">
                  <c:v>2.4896344379999999</c:v>
                </c:pt>
                <c:pt idx="986">
                  <c:v>2.4921371209999998</c:v>
                </c:pt>
                <c:pt idx="987">
                  <c:v>2.4946398040000002</c:v>
                </c:pt>
                <c:pt idx="988">
                  <c:v>2.4971424870000001</c:v>
                </c:pt>
                <c:pt idx="989">
                  <c:v>2.49964517</c:v>
                </c:pt>
                <c:pt idx="990">
                  <c:v>2.5021478529999999</c:v>
                </c:pt>
                <c:pt idx="991">
                  <c:v>2.5046505360000002</c:v>
                </c:pt>
                <c:pt idx="992">
                  <c:v>2.5071532190000001</c:v>
                </c:pt>
                <c:pt idx="993">
                  <c:v>2.509655902</c:v>
                </c:pt>
                <c:pt idx="994">
                  <c:v>2.5121585849999999</c:v>
                </c:pt>
                <c:pt idx="995">
                  <c:v>2.5146612679999998</c:v>
                </c:pt>
                <c:pt idx="996">
                  <c:v>2.5171639510000001</c:v>
                </c:pt>
                <c:pt idx="997">
                  <c:v>2.519666634</c:v>
                </c:pt>
                <c:pt idx="998">
                  <c:v>2.5221693169999999</c:v>
                </c:pt>
                <c:pt idx="999">
                  <c:v>2.5246719999999998</c:v>
                </c:pt>
                <c:pt idx="1000">
                  <c:v>2.5271746830000001</c:v>
                </c:pt>
                <c:pt idx="1001">
                  <c:v>2.529677366</c:v>
                </c:pt>
                <c:pt idx="1002">
                  <c:v>2.5323666739999999</c:v>
                </c:pt>
                <c:pt idx="1003">
                  <c:v>2.5350559829999999</c:v>
                </c:pt>
                <c:pt idx="1004">
                  <c:v>2.537579059</c:v>
                </c:pt>
                <c:pt idx="1005">
                  <c:v>2.5401021359999998</c:v>
                </c:pt>
                <c:pt idx="1006">
                  <c:v>2.5426244910000002</c:v>
                </c:pt>
                <c:pt idx="1007">
                  <c:v>2.545146838</c:v>
                </c:pt>
                <c:pt idx="1008">
                  <c:v>2.5476696830000001</c:v>
                </c:pt>
                <c:pt idx="1009">
                  <c:v>2.5501925299999999</c:v>
                </c:pt>
                <c:pt idx="1010">
                  <c:v>2.552715149</c:v>
                </c:pt>
                <c:pt idx="1011">
                  <c:v>2.5552377640000001</c:v>
                </c:pt>
                <c:pt idx="1012">
                  <c:v>2.557760649</c:v>
                </c:pt>
                <c:pt idx="1013">
                  <c:v>2.5602835339999999</c:v>
                </c:pt>
                <c:pt idx="1014">
                  <c:v>2.5628065769999999</c:v>
                </c:pt>
                <c:pt idx="1015">
                  <c:v>2.5653296160000001</c:v>
                </c:pt>
                <c:pt idx="1016">
                  <c:v>2.5678527689999999</c:v>
                </c:pt>
                <c:pt idx="1017">
                  <c:v>2.5703759239999999</c:v>
                </c:pt>
                <c:pt idx="1018">
                  <c:v>2.5728990289999998</c:v>
                </c:pt>
                <c:pt idx="1019">
                  <c:v>2.575422106</c:v>
                </c:pt>
                <c:pt idx="1020">
                  <c:v>2.5779452979999999</c:v>
                </c:pt>
                <c:pt idx="1021">
                  <c:v>2.580468491</c:v>
                </c:pt>
                <c:pt idx="1022">
                  <c:v>2.582991255</c:v>
                </c:pt>
                <c:pt idx="1023">
                  <c:v>2.5855140240000001</c:v>
                </c:pt>
                <c:pt idx="1024">
                  <c:v>2.5880370629999998</c:v>
                </c:pt>
                <c:pt idx="1025">
                  <c:v>2.590560102</c:v>
                </c:pt>
                <c:pt idx="1026">
                  <c:v>2.5930828319999999</c:v>
                </c:pt>
                <c:pt idx="1027">
                  <c:v>2.5956055629999999</c:v>
                </c:pt>
                <c:pt idx="1028">
                  <c:v>2.5981285239999998</c:v>
                </c:pt>
                <c:pt idx="1029">
                  <c:v>2.6006514850000002</c:v>
                </c:pt>
                <c:pt idx="1030">
                  <c:v>2.6031745239999999</c:v>
                </c:pt>
                <c:pt idx="1031">
                  <c:v>2.6056975630000001</c:v>
                </c:pt>
                <c:pt idx="1032">
                  <c:v>2.6082206389999998</c:v>
                </c:pt>
                <c:pt idx="1033">
                  <c:v>2.610743716</c:v>
                </c:pt>
                <c:pt idx="1034">
                  <c:v>2.613266678</c:v>
                </c:pt>
                <c:pt idx="1035">
                  <c:v>2.6157896389999999</c:v>
                </c:pt>
                <c:pt idx="1036">
                  <c:v>2.618312639</c:v>
                </c:pt>
                <c:pt idx="1037">
                  <c:v>2.6208356400000001</c:v>
                </c:pt>
                <c:pt idx="1038">
                  <c:v>2.6233580239999998</c:v>
                </c:pt>
                <c:pt idx="1039">
                  <c:v>2.6258804090000001</c:v>
                </c:pt>
                <c:pt idx="1040">
                  <c:v>2.628403101</c:v>
                </c:pt>
                <c:pt idx="1041">
                  <c:v>2.6309257939999999</c:v>
                </c:pt>
                <c:pt idx="1042">
                  <c:v>2.63344837</c:v>
                </c:pt>
                <c:pt idx="1043">
                  <c:v>2.6359709470000001</c:v>
                </c:pt>
                <c:pt idx="1044">
                  <c:v>2.6384934860000002</c:v>
                </c:pt>
                <c:pt idx="1045">
                  <c:v>2.6410160249999999</c:v>
                </c:pt>
                <c:pt idx="1046">
                  <c:v>2.6435385579999999</c:v>
                </c:pt>
                <c:pt idx="1047">
                  <c:v>2.646061097</c:v>
                </c:pt>
                <c:pt idx="1048">
                  <c:v>2.6485844809999999</c:v>
                </c:pt>
                <c:pt idx="1049">
                  <c:v>2.6511078659999998</c:v>
                </c:pt>
                <c:pt idx="1050">
                  <c:v>2.6536306789999999</c:v>
                </c:pt>
                <c:pt idx="1051">
                  <c:v>2.6561534880000002</c:v>
                </c:pt>
                <c:pt idx="1052">
                  <c:v>2.6586768329999999</c:v>
                </c:pt>
                <c:pt idx="1053">
                  <c:v>2.6612001799999998</c:v>
                </c:pt>
                <c:pt idx="1054">
                  <c:v>2.6637228720000001</c:v>
                </c:pt>
                <c:pt idx="1055">
                  <c:v>2.6662455650000001</c:v>
                </c:pt>
                <c:pt idx="1056">
                  <c:v>2.6687682559999999</c:v>
                </c:pt>
                <c:pt idx="1057">
                  <c:v>2.6712909489999999</c:v>
                </c:pt>
                <c:pt idx="1058">
                  <c:v>2.6738142040000001</c:v>
                </c:pt>
                <c:pt idx="1059">
                  <c:v>2.6763374729999998</c:v>
                </c:pt>
                <c:pt idx="1060">
                  <c:v>2.6788612039999999</c:v>
                </c:pt>
                <c:pt idx="1061">
                  <c:v>2.6813849350000001</c:v>
                </c:pt>
                <c:pt idx="1062">
                  <c:v>2.6839080879999999</c:v>
                </c:pt>
                <c:pt idx="1063">
                  <c:v>2.6864312429999999</c:v>
                </c:pt>
                <c:pt idx="1064">
                  <c:v>2.6889545500000001</c:v>
                </c:pt>
                <c:pt idx="1065">
                  <c:v>2.6914778570000002</c:v>
                </c:pt>
                <c:pt idx="1066">
                  <c:v>2.6940008139999998</c:v>
                </c:pt>
                <c:pt idx="1067">
                  <c:v>2.6965237750000002</c:v>
                </c:pt>
                <c:pt idx="1068">
                  <c:v>2.6990465829999999</c:v>
                </c:pt>
                <c:pt idx="1069">
                  <c:v>2.7015693920000001</c:v>
                </c:pt>
                <c:pt idx="1070">
                  <c:v>2.704092545</c:v>
                </c:pt>
                <c:pt idx="1071">
                  <c:v>2.7066156979999998</c:v>
                </c:pt>
                <c:pt idx="1072">
                  <c:v>2.7091391219999998</c:v>
                </c:pt>
                <c:pt idx="1073">
                  <c:v>2.7116625449999998</c:v>
                </c:pt>
                <c:pt idx="1074">
                  <c:v>2.714185997</c:v>
                </c:pt>
                <c:pt idx="1075">
                  <c:v>2.716709458</c:v>
                </c:pt>
                <c:pt idx="1076">
                  <c:v>2.7192327270000001</c:v>
                </c:pt>
                <c:pt idx="1077">
                  <c:v>2.7217559960000002</c:v>
                </c:pt>
                <c:pt idx="1078">
                  <c:v>2.7242793860000001</c:v>
                </c:pt>
                <c:pt idx="1079">
                  <c:v>2.726802771</c:v>
                </c:pt>
                <c:pt idx="1080">
                  <c:v>2.7293259239999998</c:v>
                </c:pt>
                <c:pt idx="1081">
                  <c:v>2.7318490789999998</c:v>
                </c:pt>
                <c:pt idx="1082">
                  <c:v>2.7343715350000002</c:v>
                </c:pt>
                <c:pt idx="1083">
                  <c:v>2.7368939960000001</c:v>
                </c:pt>
                <c:pt idx="1084">
                  <c:v>2.7394165350000002</c:v>
                </c:pt>
                <c:pt idx="1085">
                  <c:v>2.7419390739999998</c:v>
                </c:pt>
                <c:pt idx="1086">
                  <c:v>2.7444611989999999</c:v>
                </c:pt>
                <c:pt idx="1087">
                  <c:v>2.746983314</c:v>
                </c:pt>
                <c:pt idx="1088">
                  <c:v>2.749505622</c:v>
                </c:pt>
                <c:pt idx="1089">
                  <c:v>2.752027929</c:v>
                </c:pt>
                <c:pt idx="1090">
                  <c:v>2.7545505779999999</c:v>
                </c:pt>
                <c:pt idx="1091">
                  <c:v>2.7570732329999998</c:v>
                </c:pt>
                <c:pt idx="1092">
                  <c:v>2.759595617</c:v>
                </c:pt>
                <c:pt idx="1093">
                  <c:v>2.7621180019999998</c:v>
                </c:pt>
                <c:pt idx="1094">
                  <c:v>2.7646403130000001</c:v>
                </c:pt>
                <c:pt idx="1095">
                  <c:v>2.7671626219999998</c:v>
                </c:pt>
                <c:pt idx="1096">
                  <c:v>2.7696849669999999</c:v>
                </c:pt>
                <c:pt idx="1097">
                  <c:v>2.7722073140000001</c:v>
                </c:pt>
                <c:pt idx="1098">
                  <c:v>2.7747303859999999</c:v>
                </c:pt>
                <c:pt idx="1099">
                  <c:v>2.7772534630000001</c:v>
                </c:pt>
                <c:pt idx="1100">
                  <c:v>2.7797764250000001</c:v>
                </c:pt>
                <c:pt idx="1101">
                  <c:v>2.782299386</c:v>
                </c:pt>
                <c:pt idx="1102">
                  <c:v>2.78482254</c:v>
                </c:pt>
                <c:pt idx="1103">
                  <c:v>2.787345695</c:v>
                </c:pt>
                <c:pt idx="1104">
                  <c:v>2.7898686559999999</c:v>
                </c:pt>
                <c:pt idx="1105">
                  <c:v>2.7923916169999998</c:v>
                </c:pt>
                <c:pt idx="1106">
                  <c:v>2.7949148899999998</c:v>
                </c:pt>
                <c:pt idx="1107">
                  <c:v>2.7974381589999999</c:v>
                </c:pt>
                <c:pt idx="1108">
                  <c:v>2.7999610819999998</c:v>
                </c:pt>
                <c:pt idx="1109">
                  <c:v>2.8024840050000002</c:v>
                </c:pt>
                <c:pt idx="1110">
                  <c:v>2.8050069249999998</c:v>
                </c:pt>
                <c:pt idx="1111">
                  <c:v>2.8075298480000002</c:v>
                </c:pt>
                <c:pt idx="1112">
                  <c:v>2.810052271</c:v>
                </c:pt>
                <c:pt idx="1113">
                  <c:v>2.8125746939999998</c:v>
                </c:pt>
                <c:pt idx="1114">
                  <c:v>2.8150968089999999</c:v>
                </c:pt>
                <c:pt idx="1115">
                  <c:v>2.817618924</c:v>
                </c:pt>
                <c:pt idx="1116">
                  <c:v>2.8201408090000002</c:v>
                </c:pt>
                <c:pt idx="1117">
                  <c:v>2.8226626939999999</c:v>
                </c:pt>
                <c:pt idx="1118">
                  <c:v>2.825185002</c:v>
                </c:pt>
                <c:pt idx="1119">
                  <c:v>2.827707309</c:v>
                </c:pt>
                <c:pt idx="1120">
                  <c:v>2.8302296170000001</c:v>
                </c:pt>
                <c:pt idx="1121">
                  <c:v>2.8327519259999998</c:v>
                </c:pt>
                <c:pt idx="1122">
                  <c:v>2.8352750539999998</c:v>
                </c:pt>
                <c:pt idx="1123">
                  <c:v>2.837798169</c:v>
                </c:pt>
                <c:pt idx="1124">
                  <c:v>2.8403212080000002</c:v>
                </c:pt>
                <c:pt idx="1125">
                  <c:v>2.8428442469999999</c:v>
                </c:pt>
                <c:pt idx="1126">
                  <c:v>2.8453677079999999</c:v>
                </c:pt>
                <c:pt idx="1127">
                  <c:v>2.8478911689999999</c:v>
                </c:pt>
                <c:pt idx="1128">
                  <c:v>2.8504146690000001</c:v>
                </c:pt>
                <c:pt idx="1129">
                  <c:v>2.8529381699999998</c:v>
                </c:pt>
                <c:pt idx="1130">
                  <c:v>2.8554614389999999</c:v>
                </c:pt>
                <c:pt idx="1131">
                  <c:v>2.857984708</c:v>
                </c:pt>
                <c:pt idx="1132">
                  <c:v>2.8605077080000001</c:v>
                </c:pt>
                <c:pt idx="1133">
                  <c:v>2.8630307089999998</c:v>
                </c:pt>
                <c:pt idx="1134">
                  <c:v>2.8655540159999999</c:v>
                </c:pt>
                <c:pt idx="1135">
                  <c:v>2.8680773230000001</c:v>
                </c:pt>
                <c:pt idx="1136">
                  <c:v>2.8706002079999999</c:v>
                </c:pt>
                <c:pt idx="1137">
                  <c:v>2.8731230929999998</c:v>
                </c:pt>
                <c:pt idx="1138">
                  <c:v>2.8756466779999998</c:v>
                </c:pt>
                <c:pt idx="1139">
                  <c:v>2.8781702550000001</c:v>
                </c:pt>
                <c:pt idx="1140">
                  <c:v>2.8806926399999999</c:v>
                </c:pt>
                <c:pt idx="1141">
                  <c:v>2.8832150250000002</c:v>
                </c:pt>
                <c:pt idx="1142">
                  <c:v>2.885738098</c:v>
                </c:pt>
                <c:pt idx="1143">
                  <c:v>2.8882611749999998</c:v>
                </c:pt>
                <c:pt idx="1144">
                  <c:v>2.8907834819999998</c:v>
                </c:pt>
                <c:pt idx="1145">
                  <c:v>2.893305791</c:v>
                </c:pt>
                <c:pt idx="1146">
                  <c:v>2.8958280350000001</c:v>
                </c:pt>
                <c:pt idx="1147">
                  <c:v>2.898350304</c:v>
                </c:pt>
                <c:pt idx="1148">
                  <c:v>2.9008727269999999</c:v>
                </c:pt>
                <c:pt idx="1149">
                  <c:v>2.9033951500000001</c:v>
                </c:pt>
                <c:pt idx="1150">
                  <c:v>2.9059178760000002</c:v>
                </c:pt>
                <c:pt idx="1151">
                  <c:v>2.9084406070000002</c:v>
                </c:pt>
                <c:pt idx="1152">
                  <c:v>2.9109636069999998</c:v>
                </c:pt>
                <c:pt idx="1153">
                  <c:v>2.9134866079999999</c:v>
                </c:pt>
                <c:pt idx="1154">
                  <c:v>2.9160105299999999</c:v>
                </c:pt>
                <c:pt idx="1155">
                  <c:v>2.9185344529999999</c:v>
                </c:pt>
                <c:pt idx="1156">
                  <c:v>2.921057684</c:v>
                </c:pt>
                <c:pt idx="1157">
                  <c:v>2.9235809150000001</c:v>
                </c:pt>
                <c:pt idx="1158">
                  <c:v>2.9261045970000001</c:v>
                </c:pt>
                <c:pt idx="1159">
                  <c:v>2.9286282899999998</c:v>
                </c:pt>
                <c:pt idx="1160">
                  <c:v>2.9311514820000002</c:v>
                </c:pt>
                <c:pt idx="1161">
                  <c:v>2.9336746749999998</c:v>
                </c:pt>
                <c:pt idx="1162">
                  <c:v>2.9361976790000002</c:v>
                </c:pt>
                <c:pt idx="1163">
                  <c:v>2.9387206799999999</c:v>
                </c:pt>
                <c:pt idx="1164">
                  <c:v>2.9412436020000001</c:v>
                </c:pt>
                <c:pt idx="1165">
                  <c:v>2.943766525</c:v>
                </c:pt>
                <c:pt idx="1166">
                  <c:v>2.94628902</c:v>
                </c:pt>
                <c:pt idx="1167">
                  <c:v>2.9488115210000001</c:v>
                </c:pt>
                <c:pt idx="1168">
                  <c:v>2.95133402</c:v>
                </c:pt>
                <c:pt idx="1169">
                  <c:v>2.9538565210000001</c:v>
                </c:pt>
                <c:pt idx="1170">
                  <c:v>2.9563789429999998</c:v>
                </c:pt>
                <c:pt idx="1171">
                  <c:v>2.9589013660000001</c:v>
                </c:pt>
                <c:pt idx="1172">
                  <c:v>2.9614228659999999</c:v>
                </c:pt>
                <c:pt idx="1173">
                  <c:v>2.9639443669999999</c:v>
                </c:pt>
                <c:pt idx="1174">
                  <c:v>2.9664663760000001</c:v>
                </c:pt>
                <c:pt idx="1175">
                  <c:v>2.9689883770000001</c:v>
                </c:pt>
                <c:pt idx="1176">
                  <c:v>2.971509953</c:v>
                </c:pt>
                <c:pt idx="1177">
                  <c:v>2.97403153</c:v>
                </c:pt>
                <c:pt idx="1178">
                  <c:v>2.9765543000000001</c:v>
                </c:pt>
                <c:pt idx="1179">
                  <c:v>2.9790770690000001</c:v>
                </c:pt>
                <c:pt idx="1180">
                  <c:v>2.9815994539999999</c:v>
                </c:pt>
                <c:pt idx="1181">
                  <c:v>2.9841218390000002</c:v>
                </c:pt>
                <c:pt idx="1182">
                  <c:v>2.9866444150000002</c:v>
                </c:pt>
                <c:pt idx="1183">
                  <c:v>2.9891669919999999</c:v>
                </c:pt>
                <c:pt idx="1184">
                  <c:v>2.9916899539999999</c:v>
                </c:pt>
                <c:pt idx="1185">
                  <c:v>2.9942129149999999</c:v>
                </c:pt>
                <c:pt idx="1186">
                  <c:v>2.9967353370000001</c:v>
                </c:pt>
                <c:pt idx="1187">
                  <c:v>2.9992577599999999</c:v>
                </c:pt>
                <c:pt idx="1188">
                  <c:v>3.0017797989999999</c:v>
                </c:pt>
                <c:pt idx="1189">
                  <c:v>3.0043018379999999</c:v>
                </c:pt>
                <c:pt idx="1190">
                  <c:v>3.0068244489999998</c:v>
                </c:pt>
                <c:pt idx="1191">
                  <c:v>3.009347064</c:v>
                </c:pt>
                <c:pt idx="1192">
                  <c:v>3.011869833</c:v>
                </c:pt>
                <c:pt idx="1193">
                  <c:v>3.014392602</c:v>
                </c:pt>
                <c:pt idx="1194">
                  <c:v>3.0169156789999998</c:v>
                </c:pt>
                <c:pt idx="1195">
                  <c:v>3.019438756</c:v>
                </c:pt>
                <c:pt idx="1196">
                  <c:v>3.0219614099999998</c:v>
                </c:pt>
                <c:pt idx="1197">
                  <c:v>3.0244840650000002</c:v>
                </c:pt>
                <c:pt idx="1198">
                  <c:v>3.027006482</c:v>
                </c:pt>
                <c:pt idx="1199">
                  <c:v>3.0295289049999998</c:v>
                </c:pt>
                <c:pt idx="1200">
                  <c:v>3.0320507129999998</c:v>
                </c:pt>
                <c:pt idx="1201">
                  <c:v>3.0345725200000002</c:v>
                </c:pt>
                <c:pt idx="1202">
                  <c:v>3.037095554</c:v>
                </c:pt>
                <c:pt idx="1203">
                  <c:v>3.0396185930000001</c:v>
                </c:pt>
                <c:pt idx="1204">
                  <c:v>3.0421406690000001</c:v>
                </c:pt>
                <c:pt idx="1205">
                  <c:v>3.0446627460000002</c:v>
                </c:pt>
                <c:pt idx="1206">
                  <c:v>3.0471854770000002</c:v>
                </c:pt>
                <c:pt idx="1207">
                  <c:v>3.0497082080000002</c:v>
                </c:pt>
                <c:pt idx="1208">
                  <c:v>3.052231285</c:v>
                </c:pt>
                <c:pt idx="1209">
                  <c:v>3.0547543620000002</c:v>
                </c:pt>
                <c:pt idx="1210">
                  <c:v>3.0572770779999998</c:v>
                </c:pt>
                <c:pt idx="1211">
                  <c:v>3.0597997709999998</c:v>
                </c:pt>
                <c:pt idx="1212">
                  <c:v>3.0623224630000001</c:v>
                </c:pt>
                <c:pt idx="1213">
                  <c:v>3.0648451560000001</c:v>
                </c:pt>
                <c:pt idx="1214">
                  <c:v>3.0673674580000001</c:v>
                </c:pt>
                <c:pt idx="1215">
                  <c:v>3.0698897650000001</c:v>
                </c:pt>
                <c:pt idx="1216">
                  <c:v>3.0724128039999998</c:v>
                </c:pt>
                <c:pt idx="1217">
                  <c:v>3.074935843</c:v>
                </c:pt>
                <c:pt idx="1218">
                  <c:v>3.0774584960000002</c:v>
                </c:pt>
                <c:pt idx="1219">
                  <c:v>3.0799811510000001</c:v>
                </c:pt>
                <c:pt idx="1220">
                  <c:v>3.0825034960000002</c:v>
                </c:pt>
                <c:pt idx="1221">
                  <c:v>3.0850258429999999</c:v>
                </c:pt>
                <c:pt idx="1222">
                  <c:v>3.0875485349999998</c:v>
                </c:pt>
                <c:pt idx="1223">
                  <c:v>3.0900712279999998</c:v>
                </c:pt>
                <c:pt idx="1224">
                  <c:v>3.0925932660000002</c:v>
                </c:pt>
                <c:pt idx="1225">
                  <c:v>3.0951153050000002</c:v>
                </c:pt>
                <c:pt idx="1226">
                  <c:v>3.0976380109999999</c:v>
                </c:pt>
                <c:pt idx="1227">
                  <c:v>3.1001607419999999</c:v>
                </c:pt>
                <c:pt idx="1228">
                  <c:v>3.1026830489999999</c:v>
                </c:pt>
                <c:pt idx="1229">
                  <c:v>3.1052053580000001</c:v>
                </c:pt>
                <c:pt idx="1230">
                  <c:v>3.1077284719999998</c:v>
                </c:pt>
                <c:pt idx="1231">
                  <c:v>3.110251587</c:v>
                </c:pt>
                <c:pt idx="1232">
                  <c:v>3.1127747800000001</c:v>
                </c:pt>
                <c:pt idx="1233">
                  <c:v>3.1152979730000001</c:v>
                </c:pt>
                <c:pt idx="1234">
                  <c:v>3.1178207750000002</c:v>
                </c:pt>
                <c:pt idx="1235">
                  <c:v>3.120343584</c:v>
                </c:pt>
                <c:pt idx="1236">
                  <c:v>3.122867083</c:v>
                </c:pt>
                <c:pt idx="1237">
                  <c:v>3.1253905839999998</c:v>
                </c:pt>
                <c:pt idx="1238">
                  <c:v>3.127912968</c:v>
                </c:pt>
                <c:pt idx="1239">
                  <c:v>3.1304353530000002</c:v>
                </c:pt>
                <c:pt idx="1240">
                  <c:v>3.1329579289999998</c:v>
                </c:pt>
                <c:pt idx="1241">
                  <c:v>3.1354805059999999</c:v>
                </c:pt>
                <c:pt idx="1242">
                  <c:v>3.1380030720000001</c:v>
                </c:pt>
                <c:pt idx="1243">
                  <c:v>3.1405256490000002</c:v>
                </c:pt>
                <c:pt idx="1244">
                  <c:v>3.1430484559999998</c:v>
                </c:pt>
                <c:pt idx="1245">
                  <c:v>3.1455712650000001</c:v>
                </c:pt>
                <c:pt idx="1246">
                  <c:v>3.1480946150000002</c:v>
                </c:pt>
                <c:pt idx="1247">
                  <c:v>3.1506179620000001</c:v>
                </c:pt>
                <c:pt idx="1248">
                  <c:v>3.1531402310000001</c:v>
                </c:pt>
                <c:pt idx="1249">
                  <c:v>3.1556625</c:v>
                </c:pt>
                <c:pt idx="1250">
                  <c:v>3.1581844229999998</c:v>
                </c:pt>
                <c:pt idx="1251">
                  <c:v>3.160706346</c:v>
                </c:pt>
                <c:pt idx="1252">
                  <c:v>3.1632285769999999</c:v>
                </c:pt>
                <c:pt idx="1253">
                  <c:v>3.1657508079999999</c:v>
                </c:pt>
                <c:pt idx="1254">
                  <c:v>3.1682737310000002</c:v>
                </c:pt>
                <c:pt idx="1255">
                  <c:v>3.1707966540000001</c:v>
                </c:pt>
                <c:pt idx="1256">
                  <c:v>3.173320269</c:v>
                </c:pt>
                <c:pt idx="1257">
                  <c:v>3.1758438839999998</c:v>
                </c:pt>
                <c:pt idx="1258">
                  <c:v>3.1783672310000002</c:v>
                </c:pt>
                <c:pt idx="1259">
                  <c:v>3.1808905780000001</c:v>
                </c:pt>
                <c:pt idx="1260">
                  <c:v>3.1834143460000002</c:v>
                </c:pt>
                <c:pt idx="1261">
                  <c:v>3.1859381149999999</c:v>
                </c:pt>
                <c:pt idx="1262">
                  <c:v>3.1884611199999999</c:v>
                </c:pt>
                <c:pt idx="1263">
                  <c:v>3.1909841210000001</c:v>
                </c:pt>
                <c:pt idx="1264">
                  <c:v>3.1935081200000002</c:v>
                </c:pt>
                <c:pt idx="1265">
                  <c:v>3.196032121</c:v>
                </c:pt>
                <c:pt idx="1266">
                  <c:v>3.198556505</c:v>
                </c:pt>
                <c:pt idx="1267">
                  <c:v>3.2010808900000001</c:v>
                </c:pt>
                <c:pt idx="1268">
                  <c:v>3.203605236</c:v>
                </c:pt>
                <c:pt idx="1269">
                  <c:v>3.2061295830000001</c:v>
                </c:pt>
                <c:pt idx="1270">
                  <c:v>3.2086539279999999</c:v>
                </c:pt>
                <c:pt idx="1271">
                  <c:v>3.211178275</c:v>
                </c:pt>
                <c:pt idx="1272">
                  <c:v>3.2137023509999998</c:v>
                </c:pt>
                <c:pt idx="1273">
                  <c:v>3.2162264280000001</c:v>
                </c:pt>
                <c:pt idx="1274">
                  <c:v>3.2187491970000002</c:v>
                </c:pt>
                <c:pt idx="1275">
                  <c:v>3.2212719660000002</c:v>
                </c:pt>
                <c:pt idx="1276">
                  <c:v>3.2237951589999998</c:v>
                </c:pt>
                <c:pt idx="1277">
                  <c:v>3.2263183519999998</c:v>
                </c:pt>
                <c:pt idx="1278">
                  <c:v>3.2288415490000002</c:v>
                </c:pt>
                <c:pt idx="1279">
                  <c:v>3.2313647419999998</c:v>
                </c:pt>
                <c:pt idx="1280">
                  <c:v>3.2338874720000002</c:v>
                </c:pt>
                <c:pt idx="1281">
                  <c:v>3.2364102030000002</c:v>
                </c:pt>
                <c:pt idx="1282">
                  <c:v>3.2389323220000001</c:v>
                </c:pt>
                <c:pt idx="1283">
                  <c:v>3.2414544369999998</c:v>
                </c:pt>
                <c:pt idx="1284">
                  <c:v>3.2439769369999998</c:v>
                </c:pt>
                <c:pt idx="1285">
                  <c:v>3.2464994379999998</c:v>
                </c:pt>
                <c:pt idx="1286">
                  <c:v>3.2490217879999999</c:v>
                </c:pt>
                <c:pt idx="1287">
                  <c:v>3.2515441350000001</c:v>
                </c:pt>
                <c:pt idx="1288">
                  <c:v>3.2540663649999999</c:v>
                </c:pt>
                <c:pt idx="1289">
                  <c:v>3.2565885959999998</c:v>
                </c:pt>
                <c:pt idx="1290">
                  <c:v>3.259111307</c:v>
                </c:pt>
                <c:pt idx="1291">
                  <c:v>3.2616339999999999</c:v>
                </c:pt>
                <c:pt idx="1292">
                  <c:v>3.2641563840000001</c:v>
                </c:pt>
                <c:pt idx="1293">
                  <c:v>3.2666787689999999</c:v>
                </c:pt>
                <c:pt idx="1294">
                  <c:v>3.2692009230000001</c:v>
                </c:pt>
                <c:pt idx="1295">
                  <c:v>3.2717230759999998</c:v>
                </c:pt>
                <c:pt idx="1296">
                  <c:v>3.2742459230000001</c:v>
                </c:pt>
                <c:pt idx="1297">
                  <c:v>3.2767687699999999</c:v>
                </c:pt>
                <c:pt idx="1298">
                  <c:v>3.2792911920000001</c:v>
                </c:pt>
                <c:pt idx="1299">
                  <c:v>3.2818136149999999</c:v>
                </c:pt>
                <c:pt idx="1300">
                  <c:v>3.284335692</c:v>
                </c:pt>
                <c:pt idx="1301">
                  <c:v>3.286857769</c:v>
                </c:pt>
                <c:pt idx="1302">
                  <c:v>3.2893802640000001</c:v>
                </c:pt>
                <c:pt idx="1303">
                  <c:v>3.2919027650000001</c:v>
                </c:pt>
                <c:pt idx="1304">
                  <c:v>3.2944256489999999</c:v>
                </c:pt>
                <c:pt idx="1305">
                  <c:v>3.2969485340000002</c:v>
                </c:pt>
                <c:pt idx="1306">
                  <c:v>3.2994704609999999</c:v>
                </c:pt>
                <c:pt idx="1307">
                  <c:v>3.3019923840000001</c:v>
                </c:pt>
                <c:pt idx="1308">
                  <c:v>3.3045149230000002</c:v>
                </c:pt>
                <c:pt idx="1309">
                  <c:v>3.3070374619999998</c:v>
                </c:pt>
                <c:pt idx="1310">
                  <c:v>3.309559884</c:v>
                </c:pt>
                <c:pt idx="1311">
                  <c:v>3.3120823069999998</c:v>
                </c:pt>
                <c:pt idx="1312">
                  <c:v>3.3146049610000001</c:v>
                </c:pt>
                <c:pt idx="1313">
                  <c:v>3.3171276160000001</c:v>
                </c:pt>
                <c:pt idx="1314">
                  <c:v>3.319649423</c:v>
                </c:pt>
                <c:pt idx="1315">
                  <c:v>3.3221712299999999</c:v>
                </c:pt>
                <c:pt idx="1316">
                  <c:v>3.3246936919999999</c:v>
                </c:pt>
                <c:pt idx="1317">
                  <c:v>3.3272161530000002</c:v>
                </c:pt>
                <c:pt idx="1318">
                  <c:v>3.3297387299999999</c:v>
                </c:pt>
                <c:pt idx="1319">
                  <c:v>3.332261307</c:v>
                </c:pt>
                <c:pt idx="1320">
                  <c:v>3.3347834609999998</c:v>
                </c:pt>
                <c:pt idx="1321">
                  <c:v>3.3373056160000001</c:v>
                </c:pt>
                <c:pt idx="1322">
                  <c:v>3.3398279230000001</c:v>
                </c:pt>
                <c:pt idx="1323">
                  <c:v>3.3423502300000001</c:v>
                </c:pt>
                <c:pt idx="1324">
                  <c:v>3.3448728069999998</c:v>
                </c:pt>
                <c:pt idx="1325">
                  <c:v>3.3473953839999999</c:v>
                </c:pt>
                <c:pt idx="1326">
                  <c:v>3.349917654</c:v>
                </c:pt>
                <c:pt idx="1327">
                  <c:v>3.3524399229999999</c:v>
                </c:pt>
                <c:pt idx="1328">
                  <c:v>3.3549625390000002</c:v>
                </c:pt>
                <c:pt idx="1329">
                  <c:v>3.3574851539999999</c:v>
                </c:pt>
                <c:pt idx="1330">
                  <c:v>3.3600076539999999</c:v>
                </c:pt>
                <c:pt idx="1331">
                  <c:v>3.362530155</c:v>
                </c:pt>
                <c:pt idx="1332">
                  <c:v>3.3650527690000001</c:v>
                </c:pt>
                <c:pt idx="1333">
                  <c:v>3.3675753839999998</c:v>
                </c:pt>
                <c:pt idx="1334">
                  <c:v>3.3700981919999999</c:v>
                </c:pt>
                <c:pt idx="1335">
                  <c:v>3.3726210010000002</c:v>
                </c:pt>
                <c:pt idx="1336">
                  <c:v>3.3751435000000001</c:v>
                </c:pt>
                <c:pt idx="1337">
                  <c:v>3.3776660010000001</c:v>
                </c:pt>
                <c:pt idx="1338">
                  <c:v>3.3801885390000002</c:v>
                </c:pt>
                <c:pt idx="1339">
                  <c:v>3.3827110779999998</c:v>
                </c:pt>
                <c:pt idx="1340">
                  <c:v>3.3852330770000001</c:v>
                </c:pt>
                <c:pt idx="1341">
                  <c:v>3.3877550780000001</c:v>
                </c:pt>
                <c:pt idx="1342">
                  <c:v>3.3902772689999998</c:v>
                </c:pt>
                <c:pt idx="1343">
                  <c:v>3.3927994620000002</c:v>
                </c:pt>
                <c:pt idx="1344">
                  <c:v>3.395321654</c:v>
                </c:pt>
                <c:pt idx="1345">
                  <c:v>3.3978438469999999</c:v>
                </c:pt>
                <c:pt idx="1346">
                  <c:v>3.4003661100000002</c:v>
                </c:pt>
                <c:pt idx="1347">
                  <c:v>3.4028883790000002</c:v>
                </c:pt>
                <c:pt idx="1348">
                  <c:v>3.4054109559999999</c:v>
                </c:pt>
                <c:pt idx="1349">
                  <c:v>3.407933533</c:v>
                </c:pt>
                <c:pt idx="1350">
                  <c:v>3.4104553850000001</c:v>
                </c:pt>
                <c:pt idx="1351">
                  <c:v>3.4129772319999998</c:v>
                </c:pt>
                <c:pt idx="1352">
                  <c:v>3.4154993459999998</c:v>
                </c:pt>
                <c:pt idx="1353">
                  <c:v>3.4180214609999999</c:v>
                </c:pt>
                <c:pt idx="1354">
                  <c:v>3.4205441969999999</c:v>
                </c:pt>
                <c:pt idx="1355">
                  <c:v>3.4230669279999999</c:v>
                </c:pt>
                <c:pt idx="1356">
                  <c:v>3.425589928</c:v>
                </c:pt>
                <c:pt idx="1357">
                  <c:v>3.4281129290000001</c:v>
                </c:pt>
                <c:pt idx="1358">
                  <c:v>3.4306351209999999</c:v>
                </c:pt>
                <c:pt idx="1359">
                  <c:v>3.4331573139999998</c:v>
                </c:pt>
                <c:pt idx="1360">
                  <c:v>3.435680198</c:v>
                </c:pt>
                <c:pt idx="1361">
                  <c:v>3.4382030829999999</c:v>
                </c:pt>
                <c:pt idx="1362">
                  <c:v>3.4407260819999999</c:v>
                </c:pt>
                <c:pt idx="1363">
                  <c:v>3.443249083</c:v>
                </c:pt>
                <c:pt idx="1364">
                  <c:v>3.4457715819999999</c:v>
                </c:pt>
                <c:pt idx="1365">
                  <c:v>3.448294083</c:v>
                </c:pt>
                <c:pt idx="1366">
                  <c:v>3.4508166249999999</c:v>
                </c:pt>
                <c:pt idx="1367">
                  <c:v>3.453339164</c:v>
                </c:pt>
                <c:pt idx="1368">
                  <c:v>3.455861702</c:v>
                </c:pt>
                <c:pt idx="1369">
                  <c:v>3.4583842410000001</c:v>
                </c:pt>
                <c:pt idx="1370">
                  <c:v>3.4609067360000001</c:v>
                </c:pt>
                <c:pt idx="1371">
                  <c:v>3.4634292370000002</c:v>
                </c:pt>
                <c:pt idx="1372">
                  <c:v>3.465951467</c:v>
                </c:pt>
                <c:pt idx="1373">
                  <c:v>3.4684736979999999</c:v>
                </c:pt>
                <c:pt idx="1374">
                  <c:v>3.4709967690000001</c:v>
                </c:pt>
                <c:pt idx="1375">
                  <c:v>3.4735198459999999</c:v>
                </c:pt>
                <c:pt idx="1376">
                  <c:v>3.4760421539999999</c:v>
                </c:pt>
                <c:pt idx="1377">
                  <c:v>3.4785644630000001</c:v>
                </c:pt>
                <c:pt idx="1378">
                  <c:v>3.4810867700000001</c:v>
                </c:pt>
                <c:pt idx="1379">
                  <c:v>3.4836090770000001</c:v>
                </c:pt>
                <c:pt idx="1380">
                  <c:v>3.4861312309999999</c:v>
                </c:pt>
                <c:pt idx="1381">
                  <c:v>3.4886533860000002</c:v>
                </c:pt>
                <c:pt idx="1382">
                  <c:v>3.4911757259999998</c:v>
                </c:pt>
                <c:pt idx="1383">
                  <c:v>3.493698073</c:v>
                </c:pt>
                <c:pt idx="1384">
                  <c:v>3.496220149</c:v>
                </c:pt>
                <c:pt idx="1385">
                  <c:v>3.4987422260000001</c:v>
                </c:pt>
                <c:pt idx="1386">
                  <c:v>3.501263995</c:v>
                </c:pt>
                <c:pt idx="1387">
                  <c:v>3.5037857639999999</c:v>
                </c:pt>
                <c:pt idx="1388">
                  <c:v>3.50630738</c:v>
                </c:pt>
                <c:pt idx="1389">
                  <c:v>3.508828995</c:v>
                </c:pt>
                <c:pt idx="1390">
                  <c:v>3.511350985</c:v>
                </c:pt>
                <c:pt idx="1391">
                  <c:v>3.513872986</c:v>
                </c:pt>
                <c:pt idx="1392">
                  <c:v>3.516395331</c:v>
                </c:pt>
                <c:pt idx="1393">
                  <c:v>3.5189176780000002</c:v>
                </c:pt>
                <c:pt idx="1394">
                  <c:v>3.5214406820000002</c:v>
                </c:pt>
                <c:pt idx="1395">
                  <c:v>3.5239636829999998</c:v>
                </c:pt>
                <c:pt idx="1396">
                  <c:v>3.526486067</c:v>
                </c:pt>
                <c:pt idx="1397">
                  <c:v>3.5290084519999998</c:v>
                </c:pt>
                <c:pt idx="1398">
                  <c:v>3.5315307410000001</c:v>
                </c:pt>
                <c:pt idx="1399">
                  <c:v>3.5340530480000001</c:v>
                </c:pt>
                <c:pt idx="1400">
                  <c:v>3.5365753560000002</c:v>
                </c:pt>
                <c:pt idx="1401">
                  <c:v>3.5390976630000002</c:v>
                </c:pt>
                <c:pt idx="1402">
                  <c:v>3.5416208560000002</c:v>
                </c:pt>
                <c:pt idx="1403">
                  <c:v>3.5441440489999998</c:v>
                </c:pt>
                <c:pt idx="1404">
                  <c:v>3.546666707</c:v>
                </c:pt>
                <c:pt idx="1405">
                  <c:v>3.5491893619999999</c:v>
                </c:pt>
                <c:pt idx="1406">
                  <c:v>3.5517128229999999</c:v>
                </c:pt>
                <c:pt idx="1407">
                  <c:v>3.5542362839999999</c:v>
                </c:pt>
                <c:pt idx="1408">
                  <c:v>3.5567597069999999</c:v>
                </c:pt>
                <c:pt idx="1409">
                  <c:v>3.5592831299999999</c:v>
                </c:pt>
                <c:pt idx="1410">
                  <c:v>3.5618060530000002</c:v>
                </c:pt>
                <c:pt idx="1411">
                  <c:v>3.5643289760000001</c:v>
                </c:pt>
                <c:pt idx="1412">
                  <c:v>3.5668517880000001</c:v>
                </c:pt>
                <c:pt idx="1413">
                  <c:v>3.5693745969999999</c:v>
                </c:pt>
                <c:pt idx="1414">
                  <c:v>3.571897404</c:v>
                </c:pt>
                <c:pt idx="1415">
                  <c:v>3.5744202110000001</c:v>
                </c:pt>
                <c:pt idx="1416">
                  <c:v>3.5769421299999999</c:v>
                </c:pt>
                <c:pt idx="1417">
                  <c:v>3.5794640530000001</c:v>
                </c:pt>
                <c:pt idx="1418">
                  <c:v>3.581986015</c:v>
                </c:pt>
                <c:pt idx="1419">
                  <c:v>3.5845079759999998</c:v>
                </c:pt>
                <c:pt idx="1420">
                  <c:v>3.5870300909999999</c:v>
                </c:pt>
                <c:pt idx="1421">
                  <c:v>3.589552206</c:v>
                </c:pt>
                <c:pt idx="1422">
                  <c:v>3.5920747830000002</c:v>
                </c:pt>
                <c:pt idx="1423">
                  <c:v>3.5945973599999999</c:v>
                </c:pt>
                <c:pt idx="1424">
                  <c:v>3.5971202739999999</c:v>
                </c:pt>
                <c:pt idx="1425">
                  <c:v>3.5996431969999998</c:v>
                </c:pt>
                <c:pt idx="1426">
                  <c:v>3.6021650049999998</c:v>
                </c:pt>
                <c:pt idx="1427">
                  <c:v>3.6046868120000002</c:v>
                </c:pt>
                <c:pt idx="1428">
                  <c:v>3.6072089279999999</c:v>
                </c:pt>
                <c:pt idx="1429">
                  <c:v>3.609731043</c:v>
                </c:pt>
                <c:pt idx="1430">
                  <c:v>3.6122530049999999</c:v>
                </c:pt>
                <c:pt idx="1431">
                  <c:v>3.6147749660000001</c:v>
                </c:pt>
                <c:pt idx="1432">
                  <c:v>3.6172968839999999</c:v>
                </c:pt>
                <c:pt idx="1433">
                  <c:v>3.6198188070000001</c:v>
                </c:pt>
                <c:pt idx="1434">
                  <c:v>3.6223413459999998</c:v>
                </c:pt>
                <c:pt idx="1435">
                  <c:v>3.6248638849999999</c:v>
                </c:pt>
                <c:pt idx="1436">
                  <c:v>3.6273858899999998</c:v>
                </c:pt>
                <c:pt idx="1437">
                  <c:v>3.6299078910000002</c:v>
                </c:pt>
                <c:pt idx="1438">
                  <c:v>3.6324310440000001</c:v>
                </c:pt>
                <c:pt idx="1439">
                  <c:v>3.6349541990000001</c:v>
                </c:pt>
                <c:pt idx="1440">
                  <c:v>3.6374773560000002</c:v>
                </c:pt>
                <c:pt idx="1441">
                  <c:v>3.6400005110000002</c:v>
                </c:pt>
                <c:pt idx="1442">
                  <c:v>3.6425230489999998</c:v>
                </c:pt>
                <c:pt idx="1443">
                  <c:v>3.6450455879999999</c:v>
                </c:pt>
                <c:pt idx="1444">
                  <c:v>3.6475677800000001</c:v>
                </c:pt>
                <c:pt idx="1445">
                  <c:v>3.650089973</c:v>
                </c:pt>
                <c:pt idx="1446">
                  <c:v>3.6526121649999999</c:v>
                </c:pt>
                <c:pt idx="1447">
                  <c:v>3.6551343580000002</c:v>
                </c:pt>
                <c:pt idx="1448">
                  <c:v>3.6576569430000001</c:v>
                </c:pt>
                <c:pt idx="1449">
                  <c:v>3.6601795199999998</c:v>
                </c:pt>
                <c:pt idx="1450">
                  <c:v>3.6627021360000001</c:v>
                </c:pt>
                <c:pt idx="1451">
                  <c:v>3.6652247509999998</c:v>
                </c:pt>
                <c:pt idx="1452">
                  <c:v>3.667747366</c:v>
                </c:pt>
                <c:pt idx="1453">
                  <c:v>3.6702699810000001</c:v>
                </c:pt>
                <c:pt idx="1454">
                  <c:v>3.6727932509999999</c:v>
                </c:pt>
                <c:pt idx="1455">
                  <c:v>3.67531652</c:v>
                </c:pt>
                <c:pt idx="1456">
                  <c:v>3.6778392129999999</c:v>
                </c:pt>
                <c:pt idx="1457">
                  <c:v>3.6803619059999999</c:v>
                </c:pt>
                <c:pt idx="1458">
                  <c:v>3.682884713</c:v>
                </c:pt>
                <c:pt idx="1459">
                  <c:v>3.68540752</c:v>
                </c:pt>
                <c:pt idx="1460">
                  <c:v>3.6879301739999999</c:v>
                </c:pt>
                <c:pt idx="1461">
                  <c:v>3.6904528289999998</c:v>
                </c:pt>
                <c:pt idx="1462">
                  <c:v>3.6929751359999998</c:v>
                </c:pt>
                <c:pt idx="1463">
                  <c:v>3.6954974429999998</c:v>
                </c:pt>
                <c:pt idx="1464">
                  <c:v>3.6980196589999998</c:v>
                </c:pt>
                <c:pt idx="1465">
                  <c:v>3.7005418520000002</c:v>
                </c:pt>
                <c:pt idx="1466">
                  <c:v>3.7030636590000001</c:v>
                </c:pt>
                <c:pt idx="1467">
                  <c:v>3.7055854660000001</c:v>
                </c:pt>
                <c:pt idx="1468">
                  <c:v>3.708107466</c:v>
                </c:pt>
                <c:pt idx="1469">
                  <c:v>3.710629467</c:v>
                </c:pt>
                <c:pt idx="1470">
                  <c:v>3.7131516590000002</c:v>
                </c:pt>
                <c:pt idx="1471">
                  <c:v>3.7156738520000001</c:v>
                </c:pt>
                <c:pt idx="1472">
                  <c:v>3.7181961920000002</c:v>
                </c:pt>
                <c:pt idx="1473">
                  <c:v>3.7207185389999999</c:v>
                </c:pt>
                <c:pt idx="1474">
                  <c:v>3.7232406920000001</c:v>
                </c:pt>
                <c:pt idx="1475">
                  <c:v>3.7257628469999999</c:v>
                </c:pt>
                <c:pt idx="1476">
                  <c:v>3.7282853419999999</c:v>
                </c:pt>
                <c:pt idx="1477">
                  <c:v>3.730807843</c:v>
                </c:pt>
                <c:pt idx="1478">
                  <c:v>3.7333103250000002</c:v>
                </c:pt>
                <c:pt idx="1479">
                  <c:v>3.7358127900000002</c:v>
                </c:pt>
                <c:pt idx="1480">
                  <c:v>3.7383152549999998</c:v>
                </c:pt>
                <c:pt idx="1481">
                  <c:v>3.7408177199999999</c:v>
                </c:pt>
                <c:pt idx="1482">
                  <c:v>3.743320185</c:v>
                </c:pt>
                <c:pt idx="1483">
                  <c:v>3.74582265</c:v>
                </c:pt>
                <c:pt idx="1484">
                  <c:v>3.7483251150000001</c:v>
                </c:pt>
                <c:pt idx="1485">
                  <c:v>3.7508275800000002</c:v>
                </c:pt>
                <c:pt idx="1486">
                  <c:v>3.7533300449999998</c:v>
                </c:pt>
                <c:pt idx="1487">
                  <c:v>3.7558325099999998</c:v>
                </c:pt>
                <c:pt idx="1488">
                  <c:v>3.7583349749999999</c:v>
                </c:pt>
                <c:pt idx="1489">
                  <c:v>3.76083744</c:v>
                </c:pt>
                <c:pt idx="1490">
                  <c:v>3.763339905</c:v>
                </c:pt>
                <c:pt idx="1491">
                  <c:v>3.7658423700000001</c:v>
                </c:pt>
                <c:pt idx="1492">
                  <c:v>3.7683448350000002</c:v>
                </c:pt>
                <c:pt idx="1493">
                  <c:v>3.7708472999999998</c:v>
                </c:pt>
                <c:pt idx="1494">
                  <c:v>3.7733497649999999</c:v>
                </c:pt>
                <c:pt idx="1495">
                  <c:v>3.7758522299999999</c:v>
                </c:pt>
                <c:pt idx="1496">
                  <c:v>3.7785579999999999</c:v>
                </c:pt>
                <c:pt idx="1497">
                  <c:v>3.7812637690000002</c:v>
                </c:pt>
                <c:pt idx="1498">
                  <c:v>3.7837864620000001</c:v>
                </c:pt>
                <c:pt idx="1499">
                  <c:v>3.7863091550000001</c:v>
                </c:pt>
                <c:pt idx="1500">
                  <c:v>3.7888321920000001</c:v>
                </c:pt>
                <c:pt idx="1501">
                  <c:v>3.7913552309999998</c:v>
                </c:pt>
                <c:pt idx="1502">
                  <c:v>3.793877615</c:v>
                </c:pt>
                <c:pt idx="1503">
                  <c:v>3.7964000000000002</c:v>
                </c:pt>
                <c:pt idx="1504">
                  <c:v>3.798922702</c:v>
                </c:pt>
                <c:pt idx="1505">
                  <c:v>3.801445395</c:v>
                </c:pt>
                <c:pt idx="1506">
                  <c:v>3.8039680869999999</c:v>
                </c:pt>
                <c:pt idx="1507">
                  <c:v>3.8064907799999999</c:v>
                </c:pt>
                <c:pt idx="1508">
                  <c:v>3.8090137460000002</c:v>
                </c:pt>
                <c:pt idx="1509">
                  <c:v>3.8115367070000001</c:v>
                </c:pt>
                <c:pt idx="1510">
                  <c:v>3.81405963</c:v>
                </c:pt>
                <c:pt idx="1511">
                  <c:v>3.8165825529999999</c:v>
                </c:pt>
                <c:pt idx="1512">
                  <c:v>3.8191051250000001</c:v>
                </c:pt>
                <c:pt idx="1513">
                  <c:v>3.8216277019999998</c:v>
                </c:pt>
                <c:pt idx="1514">
                  <c:v>3.8241508949999998</c:v>
                </c:pt>
                <c:pt idx="1515">
                  <c:v>3.8266740879999999</c:v>
                </c:pt>
                <c:pt idx="1516">
                  <c:v>3.8291968949999999</c:v>
                </c:pt>
                <c:pt idx="1517">
                  <c:v>3.831719702</c:v>
                </c:pt>
                <c:pt idx="1518">
                  <c:v>3.8342428559999999</c:v>
                </c:pt>
                <c:pt idx="1519">
                  <c:v>3.8367660109999999</c:v>
                </c:pt>
                <c:pt idx="1520">
                  <c:v>3.8392888510000001</c:v>
                </c:pt>
                <c:pt idx="1521">
                  <c:v>3.8418116979999999</c:v>
                </c:pt>
                <c:pt idx="1522">
                  <c:v>3.844333851</c:v>
                </c:pt>
                <c:pt idx="1523">
                  <c:v>3.8468560059999999</c:v>
                </c:pt>
                <c:pt idx="1524">
                  <c:v>3.8493781970000001</c:v>
                </c:pt>
                <c:pt idx="1525">
                  <c:v>3.85190039</c:v>
                </c:pt>
                <c:pt idx="1526">
                  <c:v>3.854423159</c:v>
                </c:pt>
                <c:pt idx="1527">
                  <c:v>3.856945928</c:v>
                </c:pt>
                <c:pt idx="1528">
                  <c:v>3.8594678459999998</c:v>
                </c:pt>
                <c:pt idx="1529">
                  <c:v>3.861989769</c:v>
                </c:pt>
                <c:pt idx="1530">
                  <c:v>3.8645121150000001</c:v>
                </c:pt>
                <c:pt idx="1531">
                  <c:v>3.8670344619999999</c:v>
                </c:pt>
                <c:pt idx="1532">
                  <c:v>3.8695580820000002</c:v>
                </c:pt>
                <c:pt idx="1533">
                  <c:v>3.872081697</c:v>
                </c:pt>
                <c:pt idx="1534">
                  <c:v>3.8746042360000001</c:v>
                </c:pt>
                <c:pt idx="1535">
                  <c:v>3.8771267749999998</c:v>
                </c:pt>
                <c:pt idx="1536">
                  <c:v>3.8796492840000001</c:v>
                </c:pt>
                <c:pt idx="1537">
                  <c:v>3.8821717850000002</c:v>
                </c:pt>
                <c:pt idx="1538">
                  <c:v>3.884693554</c:v>
                </c:pt>
                <c:pt idx="1539">
                  <c:v>3.8872153229999999</c:v>
                </c:pt>
                <c:pt idx="1540">
                  <c:v>3.8897377030000002</c:v>
                </c:pt>
                <c:pt idx="1541">
                  <c:v>3.892260088</c:v>
                </c:pt>
                <c:pt idx="1542">
                  <c:v>3.8947820869999998</c:v>
                </c:pt>
                <c:pt idx="1543">
                  <c:v>3.8973040879999998</c:v>
                </c:pt>
                <c:pt idx="1544">
                  <c:v>3.899825587</c:v>
                </c:pt>
                <c:pt idx="1545">
                  <c:v>3.902347088</c:v>
                </c:pt>
                <c:pt idx="1546">
                  <c:v>3.9048688560000002</c:v>
                </c:pt>
                <c:pt idx="1547">
                  <c:v>3.9073906250000001</c:v>
                </c:pt>
                <c:pt idx="1548">
                  <c:v>3.9099131250000001</c:v>
                </c:pt>
                <c:pt idx="1549">
                  <c:v>3.9124356260000002</c:v>
                </c:pt>
                <c:pt idx="1550">
                  <c:v>3.9149576640000001</c:v>
                </c:pt>
                <c:pt idx="1551">
                  <c:v>3.9174797030000001</c:v>
                </c:pt>
                <c:pt idx="1552">
                  <c:v>3.9200018650000001</c:v>
                </c:pt>
                <c:pt idx="1553">
                  <c:v>3.92252402</c:v>
                </c:pt>
                <c:pt idx="1554">
                  <c:v>3.925046365</c:v>
                </c:pt>
                <c:pt idx="1555">
                  <c:v>3.9275687119999998</c:v>
                </c:pt>
                <c:pt idx="1556">
                  <c:v>3.9300914759999999</c:v>
                </c:pt>
                <c:pt idx="1557">
                  <c:v>3.9326142449999999</c:v>
                </c:pt>
                <c:pt idx="1558">
                  <c:v>3.9351363610000001</c:v>
                </c:pt>
                <c:pt idx="1559">
                  <c:v>3.9376584760000002</c:v>
                </c:pt>
                <c:pt idx="1560">
                  <c:v>3.9401807070000001</c:v>
                </c:pt>
                <c:pt idx="1561">
                  <c:v>3.942702938</c:v>
                </c:pt>
                <c:pt idx="1562">
                  <c:v>3.945224745</c:v>
                </c:pt>
                <c:pt idx="1563">
                  <c:v>3.9477465540000001</c:v>
                </c:pt>
                <c:pt idx="1564">
                  <c:v>3.9502685149999999</c:v>
                </c:pt>
                <c:pt idx="1565">
                  <c:v>3.9527904760000001</c:v>
                </c:pt>
                <c:pt idx="1566">
                  <c:v>3.9553128219999998</c:v>
                </c:pt>
                <c:pt idx="1567">
                  <c:v>3.957835169</c:v>
                </c:pt>
                <c:pt idx="1568">
                  <c:v>3.9603574369999999</c:v>
                </c:pt>
                <c:pt idx="1569">
                  <c:v>3.9628797059999998</c:v>
                </c:pt>
                <c:pt idx="1570">
                  <c:v>3.9654020910000001</c:v>
                </c:pt>
                <c:pt idx="1571">
                  <c:v>3.9679244759999999</c:v>
                </c:pt>
                <c:pt idx="1572">
                  <c:v>3.9704475100000001</c:v>
                </c:pt>
                <c:pt idx="1573">
                  <c:v>3.9729705489999998</c:v>
                </c:pt>
                <c:pt idx="1574">
                  <c:v>3.9754928170000001</c:v>
                </c:pt>
                <c:pt idx="1575">
                  <c:v>3.9780150860000001</c:v>
                </c:pt>
                <c:pt idx="1576">
                  <c:v>3.9805378220000001</c:v>
                </c:pt>
                <c:pt idx="1577">
                  <c:v>3.9830605530000001</c:v>
                </c:pt>
                <c:pt idx="1578">
                  <c:v>3.9855830920000002</c:v>
                </c:pt>
                <c:pt idx="1579">
                  <c:v>3.9881056309999998</c:v>
                </c:pt>
                <c:pt idx="1580">
                  <c:v>3.9906278670000002</c:v>
                </c:pt>
                <c:pt idx="1581">
                  <c:v>3.9931500980000001</c:v>
                </c:pt>
                <c:pt idx="1582">
                  <c:v>3.9956729819999999</c:v>
                </c:pt>
                <c:pt idx="1583">
                  <c:v>3.9981958670000002</c:v>
                </c:pt>
                <c:pt idx="1584">
                  <c:v>4.0007185920000001</c:v>
                </c:pt>
                <c:pt idx="1585">
                  <c:v>4.0032413230000001</c:v>
                </c:pt>
                <c:pt idx="1586">
                  <c:v>4.0057636690000002</c:v>
                </c:pt>
                <c:pt idx="1587">
                  <c:v>4.0082860159999996</c:v>
                </c:pt>
                <c:pt idx="1588">
                  <c:v>4.0108083570000002</c:v>
                </c:pt>
                <c:pt idx="1589">
                  <c:v>4.0133307040000004</c:v>
                </c:pt>
                <c:pt idx="1590">
                  <c:v>4.0158533949999997</c:v>
                </c:pt>
                <c:pt idx="1591">
                  <c:v>4.0183760880000001</c:v>
                </c:pt>
                <c:pt idx="1592">
                  <c:v>4.0208987799999996</c:v>
                </c:pt>
                <c:pt idx="1593">
                  <c:v>4.023421473</c:v>
                </c:pt>
                <c:pt idx="1594">
                  <c:v>4.0259445879999998</c:v>
                </c:pt>
                <c:pt idx="1595">
                  <c:v>4.0284677029999996</c:v>
                </c:pt>
                <c:pt idx="1596">
                  <c:v>4.0309903179999997</c:v>
                </c:pt>
                <c:pt idx="1597">
                  <c:v>4.0335129329999999</c:v>
                </c:pt>
                <c:pt idx="1598">
                  <c:v>4.0360349329999998</c:v>
                </c:pt>
                <c:pt idx="1599">
                  <c:v>4.0385569339999998</c:v>
                </c:pt>
                <c:pt idx="1600">
                  <c:v>4.041079087</c:v>
                </c:pt>
                <c:pt idx="1601">
                  <c:v>4.0436012420000003</c:v>
                </c:pt>
                <c:pt idx="1602">
                  <c:v>4.0461234719999997</c:v>
                </c:pt>
                <c:pt idx="1603">
                  <c:v>4.048645703</c:v>
                </c:pt>
                <c:pt idx="1604">
                  <c:v>4.0511677800000001</c:v>
                </c:pt>
                <c:pt idx="1605">
                  <c:v>4.0536898570000002</c:v>
                </c:pt>
                <c:pt idx="1606">
                  <c:v>4.056212242</c:v>
                </c:pt>
                <c:pt idx="1607">
                  <c:v>4.0587346269999998</c:v>
                </c:pt>
                <c:pt idx="1608">
                  <c:v>4.0612568949999996</c:v>
                </c:pt>
                <c:pt idx="1609">
                  <c:v>4.0637791639999996</c:v>
                </c:pt>
                <c:pt idx="1610">
                  <c:v>4.0663017029999997</c:v>
                </c:pt>
                <c:pt idx="1611">
                  <c:v>4.0688242419999998</c:v>
                </c:pt>
                <c:pt idx="1612">
                  <c:v>4.0713463179999998</c:v>
                </c:pt>
                <c:pt idx="1613">
                  <c:v>4.0738683949999999</c:v>
                </c:pt>
                <c:pt idx="1614">
                  <c:v>4.0763905490000001</c:v>
                </c:pt>
                <c:pt idx="1615">
                  <c:v>4.0789127040000004</c:v>
                </c:pt>
                <c:pt idx="1616">
                  <c:v>4.0814348520000001</c:v>
                </c:pt>
                <c:pt idx="1617">
                  <c:v>4.0839570050000003</c:v>
                </c:pt>
                <c:pt idx="1618">
                  <c:v>4.0864789290000001</c:v>
                </c:pt>
                <c:pt idx="1619">
                  <c:v>4.0890008519999999</c:v>
                </c:pt>
                <c:pt idx="1620">
                  <c:v>4.0915232469999996</c:v>
                </c:pt>
                <c:pt idx="1621">
                  <c:v>4.0940456320000003</c:v>
                </c:pt>
                <c:pt idx="1622">
                  <c:v>4.0965679389999998</c:v>
                </c:pt>
                <c:pt idx="1623">
                  <c:v>4.0990902460000003</c:v>
                </c:pt>
                <c:pt idx="1624">
                  <c:v>4.1016127359999999</c:v>
                </c:pt>
                <c:pt idx="1625">
                  <c:v>4.1041352370000004</c:v>
                </c:pt>
                <c:pt idx="1626">
                  <c:v>4.1066578900000001</c:v>
                </c:pt>
                <c:pt idx="1627">
                  <c:v>4.1091805450000001</c:v>
                </c:pt>
                <c:pt idx="1628">
                  <c:v>4.1117034290000003</c:v>
                </c:pt>
                <c:pt idx="1629">
                  <c:v>4.1142263139999997</c:v>
                </c:pt>
                <c:pt idx="1630">
                  <c:v>4.1167480440000004</c:v>
                </c:pt>
                <c:pt idx="1631">
                  <c:v>4.1192697750000002</c:v>
                </c:pt>
                <c:pt idx="1632">
                  <c:v>4.1217916929999996</c:v>
                </c:pt>
                <c:pt idx="1633">
                  <c:v>4.1243136160000002</c:v>
                </c:pt>
                <c:pt idx="1634">
                  <c:v>4.1268352320000004</c:v>
                </c:pt>
                <c:pt idx="1635">
                  <c:v>4.1293568470000004</c:v>
                </c:pt>
                <c:pt idx="1636">
                  <c:v>4.1318789669999996</c:v>
                </c:pt>
                <c:pt idx="1637">
                  <c:v>4.1344010820000001</c:v>
                </c:pt>
                <c:pt idx="1638">
                  <c:v>4.1369228519999997</c:v>
                </c:pt>
                <c:pt idx="1639">
                  <c:v>4.139444621</c:v>
                </c:pt>
                <c:pt idx="1640">
                  <c:v>4.1419670489999998</c:v>
                </c:pt>
                <c:pt idx="1641">
                  <c:v>4.1444894720000001</c:v>
                </c:pt>
                <c:pt idx="1642">
                  <c:v>4.1470116260000003</c:v>
                </c:pt>
                <c:pt idx="1643">
                  <c:v>4.1495337809999997</c:v>
                </c:pt>
                <c:pt idx="1644">
                  <c:v>4.1520556590000002</c:v>
                </c:pt>
                <c:pt idx="1645">
                  <c:v>4.1545775440000003</c:v>
                </c:pt>
                <c:pt idx="1646">
                  <c:v>4.1570993889999999</c:v>
                </c:pt>
                <c:pt idx="1647">
                  <c:v>4.1596212360000004</c:v>
                </c:pt>
                <c:pt idx="1648">
                  <c:v>4.1621432739999999</c:v>
                </c:pt>
                <c:pt idx="1649">
                  <c:v>4.1646653130000004</c:v>
                </c:pt>
                <c:pt idx="1650">
                  <c:v>4.16718762</c:v>
                </c:pt>
                <c:pt idx="1651">
                  <c:v>4.1697099289999997</c:v>
                </c:pt>
                <c:pt idx="1652">
                  <c:v>4.1722309720000004</c:v>
                </c:pt>
                <c:pt idx="1653">
                  <c:v>4.1747520109999998</c:v>
                </c:pt>
                <c:pt idx="1654">
                  <c:v>4.1772737409999996</c:v>
                </c:pt>
                <c:pt idx="1655">
                  <c:v>4.1797954720000003</c:v>
                </c:pt>
                <c:pt idx="1656">
                  <c:v>4.1823168559999999</c:v>
                </c:pt>
                <c:pt idx="1657">
                  <c:v>4.1848382409999996</c:v>
                </c:pt>
                <c:pt idx="1658">
                  <c:v>4.187360279</c:v>
                </c:pt>
                <c:pt idx="1659">
                  <c:v>4.1898823180000004</c:v>
                </c:pt>
                <c:pt idx="1660">
                  <c:v>4.1924044279999997</c:v>
                </c:pt>
                <c:pt idx="1661">
                  <c:v>4.1949265430000002</c:v>
                </c:pt>
                <c:pt idx="1662">
                  <c:v>4.1974489659999996</c:v>
                </c:pt>
                <c:pt idx="1663">
                  <c:v>4.1999713889999999</c:v>
                </c:pt>
                <c:pt idx="1664">
                  <c:v>4.2024931539999999</c:v>
                </c:pt>
                <c:pt idx="1665">
                  <c:v>4.2050149230000002</c:v>
                </c:pt>
                <c:pt idx="1666">
                  <c:v>4.2075362690000002</c:v>
                </c:pt>
                <c:pt idx="1667">
                  <c:v>4.2100576160000003</c:v>
                </c:pt>
                <c:pt idx="1668">
                  <c:v>4.2125789559999998</c:v>
                </c:pt>
                <c:pt idx="1669">
                  <c:v>4.2151003029999998</c:v>
                </c:pt>
                <c:pt idx="1670">
                  <c:v>4.2176221490000003</c:v>
                </c:pt>
                <c:pt idx="1671">
                  <c:v>4.220143996</c:v>
                </c:pt>
                <c:pt idx="1672">
                  <c:v>4.2226662079999997</c:v>
                </c:pt>
                <c:pt idx="1673">
                  <c:v>4.2251884390000001</c:v>
                </c:pt>
                <c:pt idx="1674">
                  <c:v>4.2277105920000002</c:v>
                </c:pt>
                <c:pt idx="1675">
                  <c:v>4.2302327469999996</c:v>
                </c:pt>
                <c:pt idx="1676">
                  <c:v>4.2327543179999996</c:v>
                </c:pt>
                <c:pt idx="1677">
                  <c:v>4.235275895</c:v>
                </c:pt>
                <c:pt idx="1678">
                  <c:v>4.2377979720000001</c:v>
                </c:pt>
                <c:pt idx="1679">
                  <c:v>4.2403200490000001</c:v>
                </c:pt>
                <c:pt idx="1680">
                  <c:v>4.242842467</c:v>
                </c:pt>
                <c:pt idx="1681">
                  <c:v>4.2453648900000003</c:v>
                </c:pt>
                <c:pt idx="1682">
                  <c:v>4.2478868900000002</c:v>
                </c:pt>
                <c:pt idx="1683">
                  <c:v>4.2504088910000002</c:v>
                </c:pt>
                <c:pt idx="1684">
                  <c:v>4.2529316550000003</c:v>
                </c:pt>
                <c:pt idx="1685">
                  <c:v>4.2554544239999998</c:v>
                </c:pt>
                <c:pt idx="1686">
                  <c:v>4.257977232</c:v>
                </c:pt>
                <c:pt idx="1687">
                  <c:v>4.2605000410000002</c:v>
                </c:pt>
                <c:pt idx="1688">
                  <c:v>4.2630226069999999</c:v>
                </c:pt>
                <c:pt idx="1689">
                  <c:v>4.2655451839999996</c:v>
                </c:pt>
                <c:pt idx="1690">
                  <c:v>4.2680684529999997</c:v>
                </c:pt>
                <c:pt idx="1691">
                  <c:v>4.2705917219999998</c:v>
                </c:pt>
                <c:pt idx="1692">
                  <c:v>4.2731142609999999</c:v>
                </c:pt>
                <c:pt idx="1693">
                  <c:v>4.2756368</c:v>
                </c:pt>
                <c:pt idx="1694">
                  <c:v>4.2781591450000001</c:v>
                </c:pt>
                <c:pt idx="1695">
                  <c:v>4.2806814920000003</c:v>
                </c:pt>
                <c:pt idx="1696">
                  <c:v>4.283204145</c:v>
                </c:pt>
                <c:pt idx="1697">
                  <c:v>4.2857267999999999</c:v>
                </c:pt>
                <c:pt idx="1698">
                  <c:v>4.2882495299999999</c:v>
                </c:pt>
                <c:pt idx="1699">
                  <c:v>4.2907722609999999</c:v>
                </c:pt>
                <c:pt idx="1700">
                  <c:v>4.2932942949999999</c:v>
                </c:pt>
                <c:pt idx="1701">
                  <c:v>4.2958163340000004</c:v>
                </c:pt>
                <c:pt idx="1702">
                  <c:v>4.2983386790000004</c:v>
                </c:pt>
                <c:pt idx="1703">
                  <c:v>4.3008610259999998</c:v>
                </c:pt>
                <c:pt idx="1704">
                  <c:v>4.3033836020000003</c:v>
                </c:pt>
                <c:pt idx="1705">
                  <c:v>4.3059061789999999</c:v>
                </c:pt>
                <c:pt idx="1706">
                  <c:v>4.3084286790000004</c:v>
                </c:pt>
                <c:pt idx="1707">
                  <c:v>4.31095118</c:v>
                </c:pt>
                <c:pt idx="1708">
                  <c:v>4.3134733650000001</c:v>
                </c:pt>
                <c:pt idx="1709">
                  <c:v>4.315995558</c:v>
                </c:pt>
                <c:pt idx="1710">
                  <c:v>4.3185174039999996</c:v>
                </c:pt>
                <c:pt idx="1711">
                  <c:v>4.3210392510000002</c:v>
                </c:pt>
                <c:pt idx="1712">
                  <c:v>4.3235616449999998</c:v>
                </c:pt>
                <c:pt idx="1713">
                  <c:v>4.3260840299999996</c:v>
                </c:pt>
                <c:pt idx="1714">
                  <c:v>4.3286061059999996</c:v>
                </c:pt>
                <c:pt idx="1715">
                  <c:v>4.3311281829999997</c:v>
                </c:pt>
                <c:pt idx="1716">
                  <c:v>4.3336501060000003</c:v>
                </c:pt>
                <c:pt idx="1717">
                  <c:v>4.3361720290000001</c:v>
                </c:pt>
                <c:pt idx="1718">
                  <c:v>4.338694222</c:v>
                </c:pt>
                <c:pt idx="1719">
                  <c:v>4.3412164149999999</c:v>
                </c:pt>
                <c:pt idx="1720">
                  <c:v>4.3437384960000003</c:v>
                </c:pt>
                <c:pt idx="1721">
                  <c:v>4.3462605730000003</c:v>
                </c:pt>
                <c:pt idx="1722">
                  <c:v>4.348783149</c:v>
                </c:pt>
                <c:pt idx="1723">
                  <c:v>4.3513057259999997</c:v>
                </c:pt>
                <c:pt idx="1724">
                  <c:v>4.3538284999999997</c:v>
                </c:pt>
                <c:pt idx="1725">
                  <c:v>4.3563512690000001</c:v>
                </c:pt>
                <c:pt idx="1726">
                  <c:v>4.3588738850000004</c:v>
                </c:pt>
                <c:pt idx="1727">
                  <c:v>4.3613964999999997</c:v>
                </c:pt>
                <c:pt idx="1728">
                  <c:v>4.3639192360000001</c:v>
                </c:pt>
                <c:pt idx="1729">
                  <c:v>4.3664419670000001</c:v>
                </c:pt>
                <c:pt idx="1730">
                  <c:v>4.3689652739999998</c:v>
                </c:pt>
                <c:pt idx="1731">
                  <c:v>4.3714885810000004</c:v>
                </c:pt>
                <c:pt idx="1732">
                  <c:v>4.3740113120000004</c:v>
                </c:pt>
                <c:pt idx="1733">
                  <c:v>4.3765340430000004</c:v>
                </c:pt>
                <c:pt idx="1734">
                  <c:v>4.3790561969999997</c:v>
                </c:pt>
                <c:pt idx="1735">
                  <c:v>4.381578352</c:v>
                </c:pt>
                <c:pt idx="1736">
                  <c:v>4.384100332</c:v>
                </c:pt>
                <c:pt idx="1737">
                  <c:v>4.3866222930000003</c:v>
                </c:pt>
                <c:pt idx="1738">
                  <c:v>4.3891441010000003</c:v>
                </c:pt>
                <c:pt idx="1739">
                  <c:v>4.3916659080000002</c:v>
                </c:pt>
                <c:pt idx="1740">
                  <c:v>4.3941883649999998</c:v>
                </c:pt>
                <c:pt idx="1741">
                  <c:v>4.3967108259999996</c:v>
                </c:pt>
                <c:pt idx="1742">
                  <c:v>4.3992334800000004</c:v>
                </c:pt>
                <c:pt idx="1743">
                  <c:v>4.4017561350000003</c:v>
                </c:pt>
                <c:pt idx="1744">
                  <c:v>4.4042782159999998</c:v>
                </c:pt>
                <c:pt idx="1745">
                  <c:v>4.4068002929999999</c:v>
                </c:pt>
                <c:pt idx="1746">
                  <c:v>4.4093226779999997</c:v>
                </c:pt>
                <c:pt idx="1747">
                  <c:v>4.4118450630000003</c:v>
                </c:pt>
                <c:pt idx="1748">
                  <c:v>4.4143676779999996</c:v>
                </c:pt>
                <c:pt idx="1749">
                  <c:v>4.4168902929999998</c:v>
                </c:pt>
                <c:pt idx="1750">
                  <c:v>4.4194131390000004</c:v>
                </c:pt>
                <c:pt idx="1751">
                  <c:v>4.4219359860000003</c:v>
                </c:pt>
                <c:pt idx="1752">
                  <c:v>4.4244583469999998</c:v>
                </c:pt>
                <c:pt idx="1753">
                  <c:v>4.426980694</c:v>
                </c:pt>
                <c:pt idx="1754">
                  <c:v>4.4295029619999999</c:v>
                </c:pt>
                <c:pt idx="1755">
                  <c:v>4.4320252309999999</c:v>
                </c:pt>
                <c:pt idx="1756">
                  <c:v>4.4345468510000003</c:v>
                </c:pt>
                <c:pt idx="1757">
                  <c:v>4.4370684660000004</c:v>
                </c:pt>
                <c:pt idx="1758">
                  <c:v>4.4395902349999998</c:v>
                </c:pt>
                <c:pt idx="1759">
                  <c:v>4.4421120040000002</c:v>
                </c:pt>
                <c:pt idx="1760">
                  <c:v>4.4446338560000003</c:v>
                </c:pt>
                <c:pt idx="1761">
                  <c:v>4.447155703</c:v>
                </c:pt>
                <c:pt idx="1762">
                  <c:v>4.4496775099999999</c:v>
                </c:pt>
                <c:pt idx="1763">
                  <c:v>4.4521993169999998</c:v>
                </c:pt>
                <c:pt idx="1764">
                  <c:v>4.4547214759999996</c:v>
                </c:pt>
                <c:pt idx="1765">
                  <c:v>4.4572436309999999</c:v>
                </c:pt>
                <c:pt idx="1766">
                  <c:v>4.4597659759999999</c:v>
                </c:pt>
                <c:pt idx="1767">
                  <c:v>4.4622883230000001</c:v>
                </c:pt>
                <c:pt idx="1768">
                  <c:v>4.4648115480000001</c:v>
                </c:pt>
                <c:pt idx="1769">
                  <c:v>4.4673347789999998</c:v>
                </c:pt>
                <c:pt idx="1770">
                  <c:v>4.4698571640000004</c:v>
                </c:pt>
                <c:pt idx="1771">
                  <c:v>4.4723795490000002</c:v>
                </c:pt>
                <c:pt idx="1772">
                  <c:v>4.4749023279999998</c:v>
                </c:pt>
                <c:pt idx="1773">
                  <c:v>4.4774250970000002</c:v>
                </c:pt>
                <c:pt idx="1774">
                  <c:v>4.4799471740000003</c:v>
                </c:pt>
                <c:pt idx="1775">
                  <c:v>4.4824692510000004</c:v>
                </c:pt>
                <c:pt idx="1776">
                  <c:v>4.4849911359999997</c:v>
                </c:pt>
                <c:pt idx="1777">
                  <c:v>4.4875130209999998</c:v>
                </c:pt>
                <c:pt idx="1778">
                  <c:v>4.4900352899999998</c:v>
                </c:pt>
                <c:pt idx="1779">
                  <c:v>4.4925575589999998</c:v>
                </c:pt>
                <c:pt idx="1780">
                  <c:v>4.4950797849999997</c:v>
                </c:pt>
                <c:pt idx="1781">
                  <c:v>4.4976020160000001</c:v>
                </c:pt>
                <c:pt idx="1782">
                  <c:v>4.5001241690000002</c:v>
                </c:pt>
                <c:pt idx="1783">
                  <c:v>4.5026463239999996</c:v>
                </c:pt>
                <c:pt idx="1784">
                  <c:v>4.5051688619999997</c:v>
                </c:pt>
                <c:pt idx="1785">
                  <c:v>4.5076914009999998</c:v>
                </c:pt>
                <c:pt idx="1786">
                  <c:v>4.5102139389999998</c:v>
                </c:pt>
                <c:pt idx="1787">
                  <c:v>4.5127364779999999</c:v>
                </c:pt>
                <c:pt idx="1788">
                  <c:v>4.5152591649999998</c:v>
                </c:pt>
                <c:pt idx="1789">
                  <c:v>4.5177818580000002</c:v>
                </c:pt>
                <c:pt idx="1790">
                  <c:v>4.5203041649999998</c:v>
                </c:pt>
                <c:pt idx="1791">
                  <c:v>4.5228264720000002</c:v>
                </c:pt>
                <c:pt idx="1792">
                  <c:v>4.5253487799999998</c:v>
                </c:pt>
                <c:pt idx="1793">
                  <c:v>4.5278710870000003</c:v>
                </c:pt>
                <c:pt idx="1794">
                  <c:v>4.5303940489999999</c:v>
                </c:pt>
                <c:pt idx="1795">
                  <c:v>4.5329170100000002</c:v>
                </c:pt>
                <c:pt idx="1796">
                  <c:v>4.5354400159999999</c:v>
                </c:pt>
                <c:pt idx="1797">
                  <c:v>4.537963017</c:v>
                </c:pt>
                <c:pt idx="1798">
                  <c:v>4.5404857850000004</c:v>
                </c:pt>
                <c:pt idx="1799">
                  <c:v>4.543008554</c:v>
                </c:pt>
                <c:pt idx="1800">
                  <c:v>4.5455313620000002</c:v>
                </c:pt>
                <c:pt idx="1801">
                  <c:v>4.5480541690000003</c:v>
                </c:pt>
                <c:pt idx="1802">
                  <c:v>4.5505767080000004</c:v>
                </c:pt>
                <c:pt idx="1803">
                  <c:v>4.5530992469999996</c:v>
                </c:pt>
                <c:pt idx="1804">
                  <c:v>4.555621833</c:v>
                </c:pt>
                <c:pt idx="1805">
                  <c:v>4.5581444099999997</c:v>
                </c:pt>
                <c:pt idx="1806">
                  <c:v>4.5606665260000003</c:v>
                </c:pt>
                <c:pt idx="1807">
                  <c:v>4.563188641</c:v>
                </c:pt>
                <c:pt idx="1808">
                  <c:v>4.5657114099999996</c:v>
                </c:pt>
                <c:pt idx="1809">
                  <c:v>4.5682341790000001</c:v>
                </c:pt>
                <c:pt idx="1810">
                  <c:v>4.5707554100000003</c:v>
                </c:pt>
                <c:pt idx="1811">
                  <c:v>4.5732766409999996</c:v>
                </c:pt>
                <c:pt idx="1812">
                  <c:v>4.5757983380000002</c:v>
                </c:pt>
                <c:pt idx="1813">
                  <c:v>4.5783200309999996</c:v>
                </c:pt>
                <c:pt idx="1814">
                  <c:v>4.580841876</c:v>
                </c:pt>
                <c:pt idx="1815">
                  <c:v>4.5833637229999997</c:v>
                </c:pt>
                <c:pt idx="1816">
                  <c:v>4.5858861070000003</c:v>
                </c:pt>
                <c:pt idx="1817">
                  <c:v>4.5884084920000001</c:v>
                </c:pt>
                <c:pt idx="1818">
                  <c:v>4.5909308370000002</c:v>
                </c:pt>
                <c:pt idx="1819">
                  <c:v>4.5934531840000004</c:v>
                </c:pt>
                <c:pt idx="1820">
                  <c:v>4.59597576</c:v>
                </c:pt>
                <c:pt idx="1821">
                  <c:v>4.5984983369999997</c:v>
                </c:pt>
                <c:pt idx="1822">
                  <c:v>4.6010208370000001</c:v>
                </c:pt>
                <c:pt idx="1823">
                  <c:v>4.6035433379999997</c:v>
                </c:pt>
                <c:pt idx="1824">
                  <c:v>4.6060652610000004</c:v>
                </c:pt>
                <c:pt idx="1825">
                  <c:v>4.6085871840000001</c:v>
                </c:pt>
                <c:pt idx="1826">
                  <c:v>4.6111093380000003</c:v>
                </c:pt>
                <c:pt idx="1827">
                  <c:v>4.6136314909999996</c:v>
                </c:pt>
                <c:pt idx="1828">
                  <c:v>4.616153722</c:v>
                </c:pt>
                <c:pt idx="1829">
                  <c:v>4.6186759530000003</c:v>
                </c:pt>
                <c:pt idx="1830">
                  <c:v>4.6211977610000003</c:v>
                </c:pt>
                <c:pt idx="1831">
                  <c:v>4.6237195680000003</c:v>
                </c:pt>
                <c:pt idx="1832">
                  <c:v>4.6262415299999997</c:v>
                </c:pt>
                <c:pt idx="1833">
                  <c:v>4.628763491</c:v>
                </c:pt>
                <c:pt idx="1834">
                  <c:v>4.6312858759999997</c:v>
                </c:pt>
                <c:pt idx="1835">
                  <c:v>4.6338082610000004</c:v>
                </c:pt>
                <c:pt idx="1836">
                  <c:v>4.6363304919999999</c:v>
                </c:pt>
                <c:pt idx="1837">
                  <c:v>4.6388527230000003</c:v>
                </c:pt>
                <c:pt idx="1838">
                  <c:v>4.6413756450000001</c:v>
                </c:pt>
                <c:pt idx="1839">
                  <c:v>4.643898568</c:v>
                </c:pt>
                <c:pt idx="1840">
                  <c:v>4.6464208759999996</c:v>
                </c:pt>
                <c:pt idx="1841">
                  <c:v>4.6489431850000003</c:v>
                </c:pt>
                <c:pt idx="1842">
                  <c:v>4.6514651020000004</c:v>
                </c:pt>
                <c:pt idx="1843">
                  <c:v>4.6539870250000002</c:v>
                </c:pt>
                <c:pt idx="1844">
                  <c:v>4.6565091020000002</c:v>
                </c:pt>
                <c:pt idx="1845">
                  <c:v>4.6590311790000003</c:v>
                </c:pt>
                <c:pt idx="1846">
                  <c:v>4.6615537939999996</c:v>
                </c:pt>
                <c:pt idx="1847">
                  <c:v>4.6640764089999998</c:v>
                </c:pt>
                <c:pt idx="1848">
                  <c:v>4.6665996400000003</c:v>
                </c:pt>
                <c:pt idx="1849">
                  <c:v>4.6691228709999999</c:v>
                </c:pt>
                <c:pt idx="1850">
                  <c:v>4.6716450969999999</c:v>
                </c:pt>
                <c:pt idx="1851">
                  <c:v>4.6741673280000002</c:v>
                </c:pt>
                <c:pt idx="1852">
                  <c:v>4.6766894050000003</c:v>
                </c:pt>
                <c:pt idx="1853">
                  <c:v>4.6792114820000004</c:v>
                </c:pt>
                <c:pt idx="1854">
                  <c:v>4.6817337559999999</c:v>
                </c:pt>
                <c:pt idx="1855">
                  <c:v>4.6842560249999998</c:v>
                </c:pt>
                <c:pt idx="1856">
                  <c:v>4.6867784480000001</c:v>
                </c:pt>
                <c:pt idx="1857">
                  <c:v>4.6893008710000004</c:v>
                </c:pt>
                <c:pt idx="1858">
                  <c:v>4.6918233230000004</c:v>
                </c:pt>
                <c:pt idx="1859">
                  <c:v>4.6943457840000002</c:v>
                </c:pt>
                <c:pt idx="1860">
                  <c:v>4.6968676690000004</c:v>
                </c:pt>
                <c:pt idx="1861">
                  <c:v>4.6993895539999997</c:v>
                </c:pt>
                <c:pt idx="1862">
                  <c:v>4.7019116739999998</c:v>
                </c:pt>
                <c:pt idx="1863">
                  <c:v>4.7044337890000003</c:v>
                </c:pt>
                <c:pt idx="1864">
                  <c:v>4.7069564049999997</c:v>
                </c:pt>
                <c:pt idx="1865">
                  <c:v>4.7094790199999998</c:v>
                </c:pt>
                <c:pt idx="1866">
                  <c:v>4.7120009769999998</c:v>
                </c:pt>
                <c:pt idx="1867">
                  <c:v>4.714522938</c:v>
                </c:pt>
                <c:pt idx="1868">
                  <c:v>4.7170447070000003</c:v>
                </c:pt>
                <c:pt idx="1869">
                  <c:v>4.7195664759999998</c:v>
                </c:pt>
                <c:pt idx="1870">
                  <c:v>4.7220886599999998</c:v>
                </c:pt>
                <c:pt idx="1871">
                  <c:v>4.7246108529999997</c:v>
                </c:pt>
                <c:pt idx="1872">
                  <c:v>4.7271327750000003</c:v>
                </c:pt>
                <c:pt idx="1873">
                  <c:v>4.729654698</c:v>
                </c:pt>
                <c:pt idx="1874">
                  <c:v>4.7321771210000003</c:v>
                </c:pt>
                <c:pt idx="1875">
                  <c:v>4.7346995439999997</c:v>
                </c:pt>
                <c:pt idx="1876">
                  <c:v>4.7372218139999998</c:v>
                </c:pt>
                <c:pt idx="1877">
                  <c:v>4.7397440829999997</c:v>
                </c:pt>
                <c:pt idx="1878">
                  <c:v>4.7422663519999997</c:v>
                </c:pt>
                <c:pt idx="1879">
                  <c:v>4.7447886209999997</c:v>
                </c:pt>
                <c:pt idx="1880">
                  <c:v>4.7473112750000004</c:v>
                </c:pt>
                <c:pt idx="1881">
                  <c:v>4.7498339300000003</c:v>
                </c:pt>
                <c:pt idx="1882">
                  <c:v>4.752356775</c:v>
                </c:pt>
                <c:pt idx="1883">
                  <c:v>4.7548796219999998</c:v>
                </c:pt>
                <c:pt idx="1884">
                  <c:v>4.7574023519999997</c:v>
                </c:pt>
                <c:pt idx="1885">
                  <c:v>4.7599250829999997</c:v>
                </c:pt>
                <c:pt idx="1886">
                  <c:v>4.7624486170000004</c:v>
                </c:pt>
                <c:pt idx="1887">
                  <c:v>4.7649721559999998</c:v>
                </c:pt>
                <c:pt idx="1888">
                  <c:v>4.7674953479999997</c:v>
                </c:pt>
                <c:pt idx="1889">
                  <c:v>4.7700185409999998</c:v>
                </c:pt>
                <c:pt idx="1890">
                  <c:v>4.7725415399999997</c:v>
                </c:pt>
                <c:pt idx="1891">
                  <c:v>4.7750645409999999</c:v>
                </c:pt>
                <c:pt idx="1892">
                  <c:v>4.7775879630000002</c:v>
                </c:pt>
                <c:pt idx="1893">
                  <c:v>4.7801113859999997</c:v>
                </c:pt>
                <c:pt idx="1894">
                  <c:v>4.7826343040000001</c:v>
                </c:pt>
                <c:pt idx="1895">
                  <c:v>4.785157227</c:v>
                </c:pt>
                <c:pt idx="1896">
                  <c:v>4.7876802659999997</c:v>
                </c:pt>
                <c:pt idx="1897">
                  <c:v>4.7902033050000004</c:v>
                </c:pt>
                <c:pt idx="1898">
                  <c:v>4.792726343</c:v>
                </c:pt>
                <c:pt idx="1899">
                  <c:v>4.7952493819999997</c:v>
                </c:pt>
                <c:pt idx="1900">
                  <c:v>4.7977717660000003</c:v>
                </c:pt>
                <c:pt idx="1901">
                  <c:v>4.8002941510000001</c:v>
                </c:pt>
                <c:pt idx="1902">
                  <c:v>4.8028164899999997</c:v>
                </c:pt>
                <c:pt idx="1903">
                  <c:v>4.8053388369999999</c:v>
                </c:pt>
                <c:pt idx="1904">
                  <c:v>4.8078610670000002</c:v>
                </c:pt>
                <c:pt idx="1905">
                  <c:v>4.8103832979999996</c:v>
                </c:pt>
                <c:pt idx="1906">
                  <c:v>4.8129058029999996</c:v>
                </c:pt>
                <c:pt idx="1907">
                  <c:v>4.8154283040000001</c:v>
                </c:pt>
                <c:pt idx="1908">
                  <c:v>4.8179504949999998</c:v>
                </c:pt>
                <c:pt idx="1909">
                  <c:v>4.8204726879999997</c:v>
                </c:pt>
                <c:pt idx="1910">
                  <c:v>4.8229947979999999</c:v>
                </c:pt>
                <c:pt idx="1911">
                  <c:v>4.8255169130000004</c:v>
                </c:pt>
                <c:pt idx="1912">
                  <c:v>4.8280387210000004</c:v>
                </c:pt>
                <c:pt idx="1913">
                  <c:v>4.8305605299999996</c:v>
                </c:pt>
                <c:pt idx="1914">
                  <c:v>4.8330824190000001</c:v>
                </c:pt>
                <c:pt idx="1915">
                  <c:v>4.8356043040000003</c:v>
                </c:pt>
                <c:pt idx="1916">
                  <c:v>4.8381265339999997</c:v>
                </c:pt>
                <c:pt idx="1917">
                  <c:v>4.8406487650000001</c:v>
                </c:pt>
                <c:pt idx="1918">
                  <c:v>4.8431716439999999</c:v>
                </c:pt>
                <c:pt idx="1919">
                  <c:v>4.8456945290000002</c:v>
                </c:pt>
                <c:pt idx="1920">
                  <c:v>4.8482172209999996</c:v>
                </c:pt>
                <c:pt idx="1921">
                  <c:v>4.850739914</c:v>
                </c:pt>
                <c:pt idx="1922">
                  <c:v>4.8532628070000001</c:v>
                </c:pt>
                <c:pt idx="1923">
                  <c:v>4.8557856920000004</c:v>
                </c:pt>
                <c:pt idx="1924">
                  <c:v>4.858308461</c:v>
                </c:pt>
                <c:pt idx="1925">
                  <c:v>4.8608312299999996</c:v>
                </c:pt>
                <c:pt idx="1926">
                  <c:v>4.8633542649999999</c:v>
                </c:pt>
                <c:pt idx="1927">
                  <c:v>4.8658773039999996</c:v>
                </c:pt>
                <c:pt idx="1928">
                  <c:v>4.8683995720000004</c:v>
                </c:pt>
                <c:pt idx="1929">
                  <c:v>4.8709218410000004</c:v>
                </c:pt>
                <c:pt idx="1930">
                  <c:v>4.8734441149999999</c:v>
                </c:pt>
                <c:pt idx="1931">
                  <c:v>4.8759663839999998</c:v>
                </c:pt>
                <c:pt idx="1932">
                  <c:v>4.878488538</c:v>
                </c:pt>
                <c:pt idx="1933">
                  <c:v>4.8810106930000003</c:v>
                </c:pt>
                <c:pt idx="1934">
                  <c:v>4.8835331880000004</c:v>
                </c:pt>
                <c:pt idx="1935">
                  <c:v>4.886055689</c:v>
                </c:pt>
                <c:pt idx="1936">
                  <c:v>4.8885786109999998</c:v>
                </c:pt>
                <c:pt idx="1937">
                  <c:v>4.8911015339999997</c:v>
                </c:pt>
                <c:pt idx="1938">
                  <c:v>4.8936238410000001</c:v>
                </c:pt>
                <c:pt idx="1939">
                  <c:v>4.8961461479999997</c:v>
                </c:pt>
                <c:pt idx="1940">
                  <c:v>4.8986685330000004</c:v>
                </c:pt>
                <c:pt idx="1941">
                  <c:v>4.9011909180000002</c:v>
                </c:pt>
                <c:pt idx="1942">
                  <c:v>4.9037128799999996</c:v>
                </c:pt>
                <c:pt idx="1943">
                  <c:v>4.906234843</c:v>
                </c:pt>
                <c:pt idx="1944">
                  <c:v>4.908756919</c:v>
                </c:pt>
                <c:pt idx="1945">
                  <c:v>4.9112789960000001</c:v>
                </c:pt>
                <c:pt idx="1946">
                  <c:v>4.9138014480000001</c:v>
                </c:pt>
                <c:pt idx="1947">
                  <c:v>4.9163239089999999</c:v>
                </c:pt>
                <c:pt idx="1948">
                  <c:v>4.9188456790000004</c:v>
                </c:pt>
                <c:pt idx="1949">
                  <c:v>4.9213674479999998</c:v>
                </c:pt>
                <c:pt idx="1950">
                  <c:v>4.9238903330000001</c:v>
                </c:pt>
                <c:pt idx="1951">
                  <c:v>4.9264132180000004</c:v>
                </c:pt>
                <c:pt idx="1952">
                  <c:v>4.9289361019999998</c:v>
                </c:pt>
                <c:pt idx="1953">
                  <c:v>4.9314589870000001</c:v>
                </c:pt>
                <c:pt idx="1954">
                  <c:v>4.9339815250000001</c:v>
                </c:pt>
                <c:pt idx="1955">
                  <c:v>4.9365040640000002</c:v>
                </c:pt>
                <c:pt idx="1956">
                  <c:v>4.939025987</c:v>
                </c:pt>
                <c:pt idx="1957">
                  <c:v>4.9415479099999997</c:v>
                </c:pt>
                <c:pt idx="1958">
                  <c:v>4.9440702219999997</c:v>
                </c:pt>
                <c:pt idx="1959">
                  <c:v>4.9465925290000001</c:v>
                </c:pt>
                <c:pt idx="1960">
                  <c:v>4.9491144519999999</c:v>
                </c:pt>
                <c:pt idx="1961">
                  <c:v>4.9516363749999996</c:v>
                </c:pt>
                <c:pt idx="1962">
                  <c:v>4.9541584959999998</c:v>
                </c:pt>
                <c:pt idx="1963">
                  <c:v>4.9566806110000003</c:v>
                </c:pt>
                <c:pt idx="1964">
                  <c:v>4.9592030339999997</c:v>
                </c:pt>
                <c:pt idx="1965">
                  <c:v>4.961725457</c:v>
                </c:pt>
                <c:pt idx="1966">
                  <c:v>4.9642488470000004</c:v>
                </c:pt>
                <c:pt idx="1967">
                  <c:v>4.9667722320000003</c:v>
                </c:pt>
                <c:pt idx="1968">
                  <c:v>4.9692946930000002</c:v>
                </c:pt>
                <c:pt idx="1969">
                  <c:v>4.971817154</c:v>
                </c:pt>
                <c:pt idx="1970">
                  <c:v>4.9743398470000004</c:v>
                </c:pt>
                <c:pt idx="1971">
                  <c:v>4.9768625399999999</c:v>
                </c:pt>
                <c:pt idx="1972">
                  <c:v>4.9793652789999996</c:v>
                </c:pt>
                <c:pt idx="1973">
                  <c:v>4.9818679939999999</c:v>
                </c:pt>
                <c:pt idx="1974">
                  <c:v>4.9843707090000002</c:v>
                </c:pt>
                <c:pt idx="1975">
                  <c:v>4.9868734239999997</c:v>
                </c:pt>
                <c:pt idx="1976">
                  <c:v>4.989376139</c:v>
                </c:pt>
                <c:pt idx="1977">
                  <c:v>4.9918788540000003</c:v>
                </c:pt>
                <c:pt idx="1978">
                  <c:v>4.9943815689999997</c:v>
                </c:pt>
                <c:pt idx="1979">
                  <c:v>4.9968842840000001</c:v>
                </c:pt>
                <c:pt idx="1980">
                  <c:v>4.9993869990000004</c:v>
                </c:pt>
                <c:pt idx="1981">
                  <c:v>5.0018897139999998</c:v>
                </c:pt>
                <c:pt idx="1982">
                  <c:v>5.0043924290000001</c:v>
                </c:pt>
                <c:pt idx="1983">
                  <c:v>5.0068951439999996</c:v>
                </c:pt>
                <c:pt idx="1984">
                  <c:v>5.0093978589999999</c:v>
                </c:pt>
                <c:pt idx="1985">
                  <c:v>5.0119005740000002</c:v>
                </c:pt>
                <c:pt idx="1986">
                  <c:v>5.0144032889999997</c:v>
                </c:pt>
                <c:pt idx="1987">
                  <c:v>5.0169059889999996</c:v>
                </c:pt>
                <c:pt idx="1988">
                  <c:v>5.0194087039999999</c:v>
                </c:pt>
                <c:pt idx="1989">
                  <c:v>5.0220984719999997</c:v>
                </c:pt>
                <c:pt idx="1990">
                  <c:v>5.0247882410000004</c:v>
                </c:pt>
                <c:pt idx="1991">
                  <c:v>5.0273105109999996</c:v>
                </c:pt>
                <c:pt idx="1992">
                  <c:v>5.0298327799999996</c:v>
                </c:pt>
                <c:pt idx="1993">
                  <c:v>5.0323548090000001</c:v>
                </c:pt>
                <c:pt idx="1994">
                  <c:v>5.0348768479999997</c:v>
                </c:pt>
                <c:pt idx="1995">
                  <c:v>5.0373985389999998</c:v>
                </c:pt>
                <c:pt idx="1996">
                  <c:v>5.0399202320000001</c:v>
                </c:pt>
                <c:pt idx="1997">
                  <c:v>5.0424426929999999</c:v>
                </c:pt>
                <c:pt idx="1998">
                  <c:v>5.044965156</c:v>
                </c:pt>
                <c:pt idx="1999">
                  <c:v>5.0474873860000002</c:v>
                </c:pt>
                <c:pt idx="2000">
                  <c:v>5.0500096169999997</c:v>
                </c:pt>
                <c:pt idx="2001">
                  <c:v>5.0525316159999996</c:v>
                </c:pt>
                <c:pt idx="2002">
                  <c:v>5.0550536170000004</c:v>
                </c:pt>
                <c:pt idx="2003">
                  <c:v>5.0575765390000003</c:v>
                </c:pt>
                <c:pt idx="2004">
                  <c:v>5.0600994620000002</c:v>
                </c:pt>
                <c:pt idx="2005">
                  <c:v>5.062622116</c:v>
                </c:pt>
                <c:pt idx="2006">
                  <c:v>5.0651447709999999</c:v>
                </c:pt>
                <c:pt idx="2007">
                  <c:v>5.067666386</c:v>
                </c:pt>
                <c:pt idx="2008">
                  <c:v>5.070188001</c:v>
                </c:pt>
                <c:pt idx="2009">
                  <c:v>5.0727098860000002</c:v>
                </c:pt>
                <c:pt idx="2010">
                  <c:v>5.0752317710000003</c:v>
                </c:pt>
                <c:pt idx="2011">
                  <c:v>5.0777541929999996</c:v>
                </c:pt>
                <c:pt idx="2012">
                  <c:v>5.0802766159999999</c:v>
                </c:pt>
                <c:pt idx="2013">
                  <c:v>5.0827980540000004</c:v>
                </c:pt>
                <c:pt idx="2014">
                  <c:v>5.0853194769999996</c:v>
                </c:pt>
                <c:pt idx="2015">
                  <c:v>5.0878410540000001</c:v>
                </c:pt>
                <c:pt idx="2016">
                  <c:v>5.0903626309999996</c:v>
                </c:pt>
                <c:pt idx="2017">
                  <c:v>5.0928844729999998</c:v>
                </c:pt>
                <c:pt idx="2018">
                  <c:v>5.0954063200000004</c:v>
                </c:pt>
                <c:pt idx="2019">
                  <c:v>5.0979279340000003</c:v>
                </c:pt>
                <c:pt idx="2020">
                  <c:v>5.1004495490000004</c:v>
                </c:pt>
                <c:pt idx="2021">
                  <c:v>5.1029718089999996</c:v>
                </c:pt>
                <c:pt idx="2022">
                  <c:v>5.1054940780000004</c:v>
                </c:pt>
                <c:pt idx="2023">
                  <c:v>5.1080154630000001</c:v>
                </c:pt>
                <c:pt idx="2024">
                  <c:v>5.1105368479999997</c:v>
                </c:pt>
                <c:pt idx="2025">
                  <c:v>5.1130587079999996</c:v>
                </c:pt>
                <c:pt idx="2026">
                  <c:v>5.1155805550000002</c:v>
                </c:pt>
                <c:pt idx="2027">
                  <c:v>5.1181018619999996</c:v>
                </c:pt>
                <c:pt idx="2028">
                  <c:v>5.1206231710000001</c:v>
                </c:pt>
                <c:pt idx="2029">
                  <c:v>5.123145021</c:v>
                </c:pt>
                <c:pt idx="2030">
                  <c:v>5.1256668679999997</c:v>
                </c:pt>
                <c:pt idx="2031">
                  <c:v>5.1281890209999998</c:v>
                </c:pt>
                <c:pt idx="2032">
                  <c:v>5.1307111760000002</c:v>
                </c:pt>
                <c:pt idx="2033">
                  <c:v>5.1332333710000002</c:v>
                </c:pt>
                <c:pt idx="2034">
                  <c:v>5.1357555640000001</c:v>
                </c:pt>
                <c:pt idx="2035">
                  <c:v>5.1382775250000003</c:v>
                </c:pt>
                <c:pt idx="2036">
                  <c:v>5.1407994859999997</c:v>
                </c:pt>
                <c:pt idx="2037">
                  <c:v>5.1433219860000001</c:v>
                </c:pt>
                <c:pt idx="2038">
                  <c:v>5.1458444869999997</c:v>
                </c:pt>
                <c:pt idx="2039">
                  <c:v>5.1483662939999997</c:v>
                </c:pt>
                <c:pt idx="2040">
                  <c:v>5.1508881029999998</c:v>
                </c:pt>
                <c:pt idx="2041">
                  <c:v>5.1534099050000002</c:v>
                </c:pt>
                <c:pt idx="2042">
                  <c:v>5.1559317120000001</c:v>
                </c:pt>
                <c:pt idx="2043">
                  <c:v>5.158453712</c:v>
                </c:pt>
                <c:pt idx="2044">
                  <c:v>5.160975713</c:v>
                </c:pt>
                <c:pt idx="2045">
                  <c:v>5.1634987890000001</c:v>
                </c:pt>
                <c:pt idx="2046">
                  <c:v>5.1660218660000004</c:v>
                </c:pt>
                <c:pt idx="2047">
                  <c:v>5.1685445200000002</c:v>
                </c:pt>
                <c:pt idx="2048">
                  <c:v>5.1710671750000001</c:v>
                </c:pt>
                <c:pt idx="2049">
                  <c:v>5.1735896319999997</c:v>
                </c:pt>
                <c:pt idx="2050">
                  <c:v>5.1761120930000004</c:v>
                </c:pt>
                <c:pt idx="2051">
                  <c:v>5.1786345159999998</c:v>
                </c:pt>
                <c:pt idx="2052">
                  <c:v>5.1811569390000001</c:v>
                </c:pt>
                <c:pt idx="2053">
                  <c:v>5.1836792799999998</c:v>
                </c:pt>
                <c:pt idx="2054">
                  <c:v>5.186201627</c:v>
                </c:pt>
                <c:pt idx="2055">
                  <c:v>5.1887235499999997</c:v>
                </c:pt>
                <c:pt idx="2056">
                  <c:v>5.1912454730000004</c:v>
                </c:pt>
                <c:pt idx="2057">
                  <c:v>5.1937676699999997</c:v>
                </c:pt>
                <c:pt idx="2058">
                  <c:v>5.1962898629999996</c:v>
                </c:pt>
                <c:pt idx="2059">
                  <c:v>5.198811901</c:v>
                </c:pt>
                <c:pt idx="2060">
                  <c:v>5.2013339399999996</c:v>
                </c:pt>
                <c:pt idx="2061">
                  <c:v>5.2038555879999997</c:v>
                </c:pt>
                <c:pt idx="2062">
                  <c:v>5.2063772430000004</c:v>
                </c:pt>
                <c:pt idx="2063">
                  <c:v>5.208899358</c:v>
                </c:pt>
                <c:pt idx="2064">
                  <c:v>5.2114214729999997</c:v>
                </c:pt>
                <c:pt idx="2065">
                  <c:v>5.2139430119999997</c:v>
                </c:pt>
                <c:pt idx="2066">
                  <c:v>5.2164645509999996</c:v>
                </c:pt>
                <c:pt idx="2067">
                  <c:v>5.2189864349999997</c:v>
                </c:pt>
                <c:pt idx="2068">
                  <c:v>5.2215083199999999</c:v>
                </c:pt>
                <c:pt idx="2069">
                  <c:v>5.2240298239999996</c:v>
                </c:pt>
                <c:pt idx="2070">
                  <c:v>5.226551325</c:v>
                </c:pt>
                <c:pt idx="2071">
                  <c:v>5.2290732860000002</c:v>
                </c:pt>
                <c:pt idx="2072">
                  <c:v>5.2315952469999996</c:v>
                </c:pt>
                <c:pt idx="2073">
                  <c:v>5.2341170930000001</c:v>
                </c:pt>
                <c:pt idx="2074">
                  <c:v>5.2366389399999997</c:v>
                </c:pt>
                <c:pt idx="2075">
                  <c:v>5.2391608620000003</c:v>
                </c:pt>
                <c:pt idx="2076">
                  <c:v>5.2416827850000001</c:v>
                </c:pt>
                <c:pt idx="2077">
                  <c:v>5.2442045400000001</c:v>
                </c:pt>
                <c:pt idx="2078">
                  <c:v>5.2467263089999996</c:v>
                </c:pt>
                <c:pt idx="2079">
                  <c:v>5.2492486170000001</c:v>
                </c:pt>
                <c:pt idx="2080">
                  <c:v>5.2517709239999997</c:v>
                </c:pt>
                <c:pt idx="2081">
                  <c:v>5.2542929340000004</c:v>
                </c:pt>
                <c:pt idx="2082">
                  <c:v>5.2568149350000004</c:v>
                </c:pt>
                <c:pt idx="2083">
                  <c:v>5.2593374730000004</c:v>
                </c:pt>
                <c:pt idx="2084">
                  <c:v>5.2618600119999996</c:v>
                </c:pt>
                <c:pt idx="2085">
                  <c:v>5.264381631</c:v>
                </c:pt>
                <c:pt idx="2086">
                  <c:v>5.266903246</c:v>
                </c:pt>
                <c:pt idx="2087">
                  <c:v>5.269425246</c:v>
                </c:pt>
                <c:pt idx="2088">
                  <c:v>5.2719472469999999</c:v>
                </c:pt>
                <c:pt idx="2089">
                  <c:v>5.2744684350000002</c:v>
                </c:pt>
                <c:pt idx="2090">
                  <c:v>5.2769896279999999</c:v>
                </c:pt>
                <c:pt idx="2091">
                  <c:v>5.2795106660000002</c:v>
                </c:pt>
                <c:pt idx="2092">
                  <c:v>5.2820317049999996</c:v>
                </c:pt>
                <c:pt idx="2093">
                  <c:v>5.2845529349999998</c:v>
                </c:pt>
                <c:pt idx="2094">
                  <c:v>5.287074166</c:v>
                </c:pt>
                <c:pt idx="2095">
                  <c:v>5.2895960879999997</c:v>
                </c:pt>
                <c:pt idx="2096">
                  <c:v>5.2921180110000003</c:v>
                </c:pt>
                <c:pt idx="2097">
                  <c:v>5.2946388190000002</c:v>
                </c:pt>
                <c:pt idx="2098">
                  <c:v>5.2971596280000002</c:v>
                </c:pt>
                <c:pt idx="2099">
                  <c:v>5.2996818960000001</c:v>
                </c:pt>
                <c:pt idx="2100">
                  <c:v>5.302204165</c:v>
                </c:pt>
                <c:pt idx="2101">
                  <c:v>5.3047261939999997</c:v>
                </c:pt>
                <c:pt idx="2102">
                  <c:v>5.3072482330000001</c:v>
                </c:pt>
                <c:pt idx="2103">
                  <c:v>5.309770232</c:v>
                </c:pt>
                <c:pt idx="2104">
                  <c:v>5.312292233</c:v>
                </c:pt>
                <c:pt idx="2105">
                  <c:v>5.314813891</c:v>
                </c:pt>
                <c:pt idx="2106">
                  <c:v>5.3173355459999998</c:v>
                </c:pt>
                <c:pt idx="2107">
                  <c:v>5.3198574680000004</c:v>
                </c:pt>
                <c:pt idx="2108">
                  <c:v>5.3223793910000001</c:v>
                </c:pt>
                <c:pt idx="2109">
                  <c:v>5.324901573</c:v>
                </c:pt>
                <c:pt idx="2110">
                  <c:v>5.3274237659999999</c:v>
                </c:pt>
                <c:pt idx="2111">
                  <c:v>5.3299454190000004</c:v>
                </c:pt>
                <c:pt idx="2112">
                  <c:v>5.332467072</c:v>
                </c:pt>
                <c:pt idx="2113">
                  <c:v>5.3349891930000002</c:v>
                </c:pt>
                <c:pt idx="2114">
                  <c:v>5.3375113079999998</c:v>
                </c:pt>
                <c:pt idx="2115">
                  <c:v>5.3400326930000004</c:v>
                </c:pt>
                <c:pt idx="2116">
                  <c:v>5.342554078</c:v>
                </c:pt>
                <c:pt idx="2117">
                  <c:v>5.3450757360000001</c:v>
                </c:pt>
                <c:pt idx="2118">
                  <c:v>5.3475973909999999</c:v>
                </c:pt>
                <c:pt idx="2119">
                  <c:v>5.3501195829999997</c:v>
                </c:pt>
                <c:pt idx="2120">
                  <c:v>5.3526417759999996</c:v>
                </c:pt>
                <c:pt idx="2121">
                  <c:v>5.3551637369999998</c:v>
                </c:pt>
                <c:pt idx="2122">
                  <c:v>5.3576856980000001</c:v>
                </c:pt>
                <c:pt idx="2123">
                  <c:v>5.36020816</c:v>
                </c:pt>
                <c:pt idx="2124">
                  <c:v>5.3627306209999999</c:v>
                </c:pt>
                <c:pt idx="2125">
                  <c:v>5.3652528559999997</c:v>
                </c:pt>
                <c:pt idx="2126">
                  <c:v>5.3677750870000001</c:v>
                </c:pt>
                <c:pt idx="2127">
                  <c:v>5.3702972019999997</c:v>
                </c:pt>
                <c:pt idx="2128">
                  <c:v>5.3728193170000003</c:v>
                </c:pt>
                <c:pt idx="2129">
                  <c:v>5.3753410390000003</c:v>
                </c:pt>
                <c:pt idx="2130">
                  <c:v>5.3778627700000001</c:v>
                </c:pt>
                <c:pt idx="2131">
                  <c:v>5.3803849240000003</c:v>
                </c:pt>
                <c:pt idx="2132">
                  <c:v>5.3829070769999996</c:v>
                </c:pt>
                <c:pt idx="2133">
                  <c:v>5.3854292700000004</c:v>
                </c:pt>
                <c:pt idx="2134">
                  <c:v>5.3879514630000003</c:v>
                </c:pt>
                <c:pt idx="2135">
                  <c:v>5.3904728850000003</c:v>
                </c:pt>
                <c:pt idx="2136">
                  <c:v>5.3929943079999996</c:v>
                </c:pt>
                <c:pt idx="2137">
                  <c:v>5.3955162210000003</c:v>
                </c:pt>
                <c:pt idx="2138">
                  <c:v>5.398038144</c:v>
                </c:pt>
                <c:pt idx="2139">
                  <c:v>5.4005595289999997</c:v>
                </c:pt>
                <c:pt idx="2140">
                  <c:v>5.4030809140000002</c:v>
                </c:pt>
                <c:pt idx="2141">
                  <c:v>5.4056027740000001</c:v>
                </c:pt>
                <c:pt idx="2142">
                  <c:v>5.4081246209999998</c:v>
                </c:pt>
                <c:pt idx="2143">
                  <c:v>5.4106468129999996</c:v>
                </c:pt>
                <c:pt idx="2144">
                  <c:v>5.4131690060000004</c:v>
                </c:pt>
                <c:pt idx="2145">
                  <c:v>5.4156911970000001</c:v>
                </c:pt>
                <c:pt idx="2146">
                  <c:v>5.41821339</c:v>
                </c:pt>
                <c:pt idx="2147">
                  <c:v>5.4207357360000001</c:v>
                </c:pt>
                <c:pt idx="2148">
                  <c:v>5.4232580830000003</c:v>
                </c:pt>
                <c:pt idx="2149">
                  <c:v>5.4257800100000004</c:v>
                </c:pt>
                <c:pt idx="2150">
                  <c:v>5.4283019330000002</c:v>
                </c:pt>
                <c:pt idx="2151">
                  <c:v>5.4308244329999997</c:v>
                </c:pt>
                <c:pt idx="2152">
                  <c:v>5.4333469340000002</c:v>
                </c:pt>
                <c:pt idx="2153">
                  <c:v>5.4358693560000004</c:v>
                </c:pt>
                <c:pt idx="2154">
                  <c:v>5.4383917789999998</c:v>
                </c:pt>
                <c:pt idx="2155">
                  <c:v>5.4409142790000002</c:v>
                </c:pt>
                <c:pt idx="2156">
                  <c:v>5.4434367799999999</c:v>
                </c:pt>
                <c:pt idx="2157">
                  <c:v>5.4459585820000003</c:v>
                </c:pt>
                <c:pt idx="2158">
                  <c:v>5.4484803890000002</c:v>
                </c:pt>
                <c:pt idx="2159">
                  <c:v>5.4510022740000004</c:v>
                </c:pt>
                <c:pt idx="2160">
                  <c:v>5.4535241589999996</c:v>
                </c:pt>
                <c:pt idx="2161">
                  <c:v>5.4560466590000001</c:v>
                </c:pt>
                <c:pt idx="2162">
                  <c:v>5.4585691599999997</c:v>
                </c:pt>
                <c:pt idx="2163">
                  <c:v>5.4610923900000001</c:v>
                </c:pt>
                <c:pt idx="2164">
                  <c:v>5.4636156209999998</c:v>
                </c:pt>
                <c:pt idx="2165">
                  <c:v>5.4661377739999999</c:v>
                </c:pt>
                <c:pt idx="2166">
                  <c:v>5.4686599290000002</c:v>
                </c:pt>
                <c:pt idx="2167">
                  <c:v>5.4711818509999999</c:v>
                </c:pt>
                <c:pt idx="2168">
                  <c:v>5.4737037739999996</c:v>
                </c:pt>
                <c:pt idx="2169">
                  <c:v>5.4762261590000003</c:v>
                </c:pt>
                <c:pt idx="2170">
                  <c:v>5.4787485440000001</c:v>
                </c:pt>
                <c:pt idx="2171">
                  <c:v>5.4812709279999998</c:v>
                </c:pt>
                <c:pt idx="2172">
                  <c:v>5.4837933129999996</c:v>
                </c:pt>
                <c:pt idx="2173">
                  <c:v>5.4863152790000003</c:v>
                </c:pt>
                <c:pt idx="2174">
                  <c:v>5.4888372419999998</c:v>
                </c:pt>
                <c:pt idx="2175">
                  <c:v>5.4913593949999999</c:v>
                </c:pt>
                <c:pt idx="2176">
                  <c:v>5.4938815480000001</c:v>
                </c:pt>
                <c:pt idx="2177">
                  <c:v>5.4964042409999996</c:v>
                </c:pt>
                <c:pt idx="2178">
                  <c:v>5.498926934</c:v>
                </c:pt>
                <c:pt idx="2179">
                  <c:v>5.501449279</c:v>
                </c:pt>
                <c:pt idx="2180">
                  <c:v>5.5039716260000002</c:v>
                </c:pt>
                <c:pt idx="2181">
                  <c:v>5.5064937020000002</c:v>
                </c:pt>
                <c:pt idx="2182">
                  <c:v>5.5090157790000003</c:v>
                </c:pt>
                <c:pt idx="2183">
                  <c:v>5.5115375100000001</c:v>
                </c:pt>
                <c:pt idx="2184">
                  <c:v>5.514059241</c:v>
                </c:pt>
                <c:pt idx="2185">
                  <c:v>5.5165817410000004</c:v>
                </c:pt>
                <c:pt idx="2186">
                  <c:v>5.519104242</c:v>
                </c:pt>
                <c:pt idx="2187">
                  <c:v>5.521626318</c:v>
                </c:pt>
                <c:pt idx="2188">
                  <c:v>5.5241483950000001</c:v>
                </c:pt>
                <c:pt idx="2189">
                  <c:v>5.5266709379999996</c:v>
                </c:pt>
                <c:pt idx="2190">
                  <c:v>5.5291934769999997</c:v>
                </c:pt>
                <c:pt idx="2191">
                  <c:v>5.5317159379999996</c:v>
                </c:pt>
                <c:pt idx="2192">
                  <c:v>5.5342384009999996</c:v>
                </c:pt>
                <c:pt idx="2193">
                  <c:v>5.5367607169999999</c:v>
                </c:pt>
                <c:pt idx="2194">
                  <c:v>5.5392830240000004</c:v>
                </c:pt>
                <c:pt idx="2195">
                  <c:v>5.5418050240000003</c:v>
                </c:pt>
                <c:pt idx="2196">
                  <c:v>5.5443270250000003</c:v>
                </c:pt>
                <c:pt idx="2197">
                  <c:v>5.5468492070000002</c:v>
                </c:pt>
                <c:pt idx="2198">
                  <c:v>5.5493714000000001</c:v>
                </c:pt>
                <c:pt idx="2199">
                  <c:v>5.5518940140000002</c:v>
                </c:pt>
                <c:pt idx="2200">
                  <c:v>5.5544166290000003</c:v>
                </c:pt>
                <c:pt idx="2201">
                  <c:v>5.5569388699999998</c:v>
                </c:pt>
                <c:pt idx="2202">
                  <c:v>5.5594611010000001</c:v>
                </c:pt>
                <c:pt idx="2203">
                  <c:v>5.5619832929999999</c:v>
                </c:pt>
                <c:pt idx="2204">
                  <c:v>5.5645054859999998</c:v>
                </c:pt>
                <c:pt idx="2205">
                  <c:v>5.5670275189999998</c:v>
                </c:pt>
                <c:pt idx="2206">
                  <c:v>5.5695495580000003</c:v>
                </c:pt>
                <c:pt idx="2207">
                  <c:v>5.5720717110000004</c:v>
                </c:pt>
                <c:pt idx="2208">
                  <c:v>5.5745938659999998</c:v>
                </c:pt>
                <c:pt idx="2209">
                  <c:v>5.5771158649999997</c:v>
                </c:pt>
                <c:pt idx="2210">
                  <c:v>5.5796378659999997</c:v>
                </c:pt>
                <c:pt idx="2211">
                  <c:v>5.5821597880000002</c:v>
                </c:pt>
                <c:pt idx="2212">
                  <c:v>5.584681711</c:v>
                </c:pt>
                <c:pt idx="2213">
                  <c:v>5.5872037450000001</c:v>
                </c:pt>
                <c:pt idx="2214">
                  <c:v>5.5897257839999996</c:v>
                </c:pt>
                <c:pt idx="2215">
                  <c:v>5.5922479760000003</c:v>
                </c:pt>
                <c:pt idx="2216">
                  <c:v>5.5947701690000002</c:v>
                </c:pt>
                <c:pt idx="2217">
                  <c:v>5.5972919040000004</c:v>
                </c:pt>
                <c:pt idx="2218">
                  <c:v>5.5998136350000003</c:v>
                </c:pt>
                <c:pt idx="2219">
                  <c:v>5.6023347499999998</c:v>
                </c:pt>
                <c:pt idx="2220">
                  <c:v>5.6048558650000002</c:v>
                </c:pt>
                <c:pt idx="2221">
                  <c:v>5.607377327</c:v>
                </c:pt>
                <c:pt idx="2222">
                  <c:v>5.6098987879999997</c:v>
                </c:pt>
                <c:pt idx="2223">
                  <c:v>5.6124204420000003</c:v>
                </c:pt>
                <c:pt idx="2224">
                  <c:v>5.6149420970000001</c:v>
                </c:pt>
                <c:pt idx="2225">
                  <c:v>5.6174639370000001</c:v>
                </c:pt>
                <c:pt idx="2226">
                  <c:v>5.6199857839999998</c:v>
                </c:pt>
                <c:pt idx="2227">
                  <c:v>5.6225079759999996</c:v>
                </c:pt>
                <c:pt idx="2228">
                  <c:v>5.6250301690000004</c:v>
                </c:pt>
                <c:pt idx="2229">
                  <c:v>5.6275524040000002</c:v>
                </c:pt>
                <c:pt idx="2230">
                  <c:v>5.6300746349999997</c:v>
                </c:pt>
                <c:pt idx="2231">
                  <c:v>5.6325974040000002</c:v>
                </c:pt>
                <c:pt idx="2232">
                  <c:v>5.6351201729999998</c:v>
                </c:pt>
                <c:pt idx="2233">
                  <c:v>5.6376425189999999</c:v>
                </c:pt>
                <c:pt idx="2234">
                  <c:v>5.6401648660000001</c:v>
                </c:pt>
                <c:pt idx="2235">
                  <c:v>5.6426871350000001</c:v>
                </c:pt>
                <c:pt idx="2236">
                  <c:v>5.645209404</c:v>
                </c:pt>
                <c:pt idx="2237">
                  <c:v>5.6477312499999996</c:v>
                </c:pt>
                <c:pt idx="2238">
                  <c:v>5.6502530970000002</c:v>
                </c:pt>
                <c:pt idx="2239">
                  <c:v>5.6527746350000001</c:v>
                </c:pt>
                <c:pt idx="2240">
                  <c:v>5.6552961740000001</c:v>
                </c:pt>
                <c:pt idx="2241">
                  <c:v>5.657819173</c:v>
                </c:pt>
                <c:pt idx="2242">
                  <c:v>5.6603421740000002</c:v>
                </c:pt>
                <c:pt idx="2243">
                  <c:v>5.6628644430000001</c:v>
                </c:pt>
                <c:pt idx="2244">
                  <c:v>5.6653867120000001</c:v>
                </c:pt>
                <c:pt idx="2245">
                  <c:v>5.6679083659999998</c:v>
                </c:pt>
                <c:pt idx="2246">
                  <c:v>5.6704300190000003</c:v>
                </c:pt>
                <c:pt idx="2247">
                  <c:v>5.6729519420000001</c:v>
                </c:pt>
                <c:pt idx="2248">
                  <c:v>5.6754738649999998</c:v>
                </c:pt>
                <c:pt idx="2249">
                  <c:v>5.6779960960000002</c:v>
                </c:pt>
                <c:pt idx="2250">
                  <c:v>5.6805183269999997</c:v>
                </c:pt>
                <c:pt idx="2251">
                  <c:v>5.6830410200000001</c:v>
                </c:pt>
                <c:pt idx="2252">
                  <c:v>5.6855637129999996</c:v>
                </c:pt>
                <c:pt idx="2253">
                  <c:v>5.6880856299999998</c:v>
                </c:pt>
                <c:pt idx="2254">
                  <c:v>5.6906075530000004</c:v>
                </c:pt>
                <c:pt idx="2255">
                  <c:v>5.6931297450000002</c:v>
                </c:pt>
                <c:pt idx="2256">
                  <c:v>5.6956519380000001</c:v>
                </c:pt>
                <c:pt idx="2257">
                  <c:v>5.6981739710000001</c:v>
                </c:pt>
                <c:pt idx="2258">
                  <c:v>5.7006960099999997</c:v>
                </c:pt>
                <c:pt idx="2259">
                  <c:v>5.7032175479999996</c:v>
                </c:pt>
                <c:pt idx="2260">
                  <c:v>5.7057390870000004</c:v>
                </c:pt>
                <c:pt idx="2261">
                  <c:v>5.7082612450000001</c:v>
                </c:pt>
                <c:pt idx="2262">
                  <c:v>5.7107834000000004</c:v>
                </c:pt>
                <c:pt idx="2263">
                  <c:v>5.7133049759999999</c:v>
                </c:pt>
                <c:pt idx="2264">
                  <c:v>5.7158265530000003</c:v>
                </c:pt>
                <c:pt idx="2265">
                  <c:v>5.7183486300000004</c:v>
                </c:pt>
                <c:pt idx="2266">
                  <c:v>5.7208707070000004</c:v>
                </c:pt>
                <c:pt idx="2267">
                  <c:v>5.7233927070000004</c:v>
                </c:pt>
                <c:pt idx="2268">
                  <c:v>5.7259147080000004</c:v>
                </c:pt>
                <c:pt idx="2269">
                  <c:v>5.728437327</c:v>
                </c:pt>
                <c:pt idx="2270">
                  <c:v>5.7309599420000001</c:v>
                </c:pt>
                <c:pt idx="2271">
                  <c:v>5.7334824419999997</c:v>
                </c:pt>
                <c:pt idx="2272">
                  <c:v>5.7360049430000002</c:v>
                </c:pt>
                <c:pt idx="2273">
                  <c:v>5.7385271250000001</c:v>
                </c:pt>
                <c:pt idx="2274">
                  <c:v>5.741049318</c:v>
                </c:pt>
                <c:pt idx="2275">
                  <c:v>5.7435719330000001</c:v>
                </c:pt>
                <c:pt idx="2276">
                  <c:v>5.7460945480000003</c:v>
                </c:pt>
                <c:pt idx="2277">
                  <c:v>5.7486178170000004</c:v>
                </c:pt>
                <c:pt idx="2278">
                  <c:v>5.7511410859999996</c:v>
                </c:pt>
                <c:pt idx="2279">
                  <c:v>5.7536639709999999</c:v>
                </c:pt>
                <c:pt idx="2280">
                  <c:v>5.7561868560000002</c:v>
                </c:pt>
                <c:pt idx="2281">
                  <c:v>5.7587101250000003</c:v>
                </c:pt>
                <c:pt idx="2282">
                  <c:v>5.7612333939999996</c:v>
                </c:pt>
                <c:pt idx="2283">
                  <c:v>5.7637558560000004</c:v>
                </c:pt>
                <c:pt idx="2284">
                  <c:v>5.7662783170000003</c:v>
                </c:pt>
                <c:pt idx="2285">
                  <c:v>5.7688007450000001</c:v>
                </c:pt>
                <c:pt idx="2286">
                  <c:v>5.7713231680000003</c:v>
                </c:pt>
                <c:pt idx="2287">
                  <c:v>5.7738452069999999</c:v>
                </c:pt>
                <c:pt idx="2288">
                  <c:v>5.7763672460000004</c:v>
                </c:pt>
                <c:pt idx="2289">
                  <c:v>5.7788894040000001</c:v>
                </c:pt>
                <c:pt idx="2290">
                  <c:v>5.7814115590000004</c:v>
                </c:pt>
                <c:pt idx="2291">
                  <c:v>5.7839336350000004</c:v>
                </c:pt>
                <c:pt idx="2292">
                  <c:v>5.7864557120000004</c:v>
                </c:pt>
                <c:pt idx="2293">
                  <c:v>5.7889777560000004</c:v>
                </c:pt>
                <c:pt idx="2294">
                  <c:v>5.791499795</c:v>
                </c:pt>
                <c:pt idx="2295">
                  <c:v>5.794021871</c:v>
                </c:pt>
                <c:pt idx="2296">
                  <c:v>5.7965439480000001</c:v>
                </c:pt>
                <c:pt idx="2297">
                  <c:v>5.799065712</c:v>
                </c:pt>
                <c:pt idx="2298">
                  <c:v>5.8015874810000003</c:v>
                </c:pt>
                <c:pt idx="2299">
                  <c:v>5.804109135</c:v>
                </c:pt>
                <c:pt idx="2300">
                  <c:v>5.8066307899999998</c:v>
                </c:pt>
                <c:pt idx="2301">
                  <c:v>5.809153674</c:v>
                </c:pt>
                <c:pt idx="2302">
                  <c:v>5.8116765590000004</c:v>
                </c:pt>
                <c:pt idx="2303">
                  <c:v>5.814198481</c:v>
                </c:pt>
                <c:pt idx="2304">
                  <c:v>5.8167204039999998</c:v>
                </c:pt>
                <c:pt idx="2305">
                  <c:v>5.8192427840000001</c:v>
                </c:pt>
                <c:pt idx="2306">
                  <c:v>5.8217651689999999</c:v>
                </c:pt>
                <c:pt idx="2307">
                  <c:v>5.8242871679999997</c:v>
                </c:pt>
                <c:pt idx="2308">
                  <c:v>5.8268091689999997</c:v>
                </c:pt>
                <c:pt idx="2309">
                  <c:v>5.8293309759999996</c:v>
                </c:pt>
                <c:pt idx="2310">
                  <c:v>5.8318527849999997</c:v>
                </c:pt>
                <c:pt idx="2311">
                  <c:v>5.8343752459999996</c:v>
                </c:pt>
                <c:pt idx="2312">
                  <c:v>5.8368977070000003</c:v>
                </c:pt>
                <c:pt idx="2313">
                  <c:v>5.8394202460000004</c:v>
                </c:pt>
                <c:pt idx="2314">
                  <c:v>5.8419427849999996</c:v>
                </c:pt>
                <c:pt idx="2315">
                  <c:v>5.8444645580000003</c:v>
                </c:pt>
                <c:pt idx="2316">
                  <c:v>5.8469863269999998</c:v>
                </c:pt>
                <c:pt idx="2317">
                  <c:v>5.84950875</c:v>
                </c:pt>
                <c:pt idx="2318">
                  <c:v>5.8520311730000003</c:v>
                </c:pt>
                <c:pt idx="2319">
                  <c:v>5.8545531300000002</c:v>
                </c:pt>
                <c:pt idx="2320">
                  <c:v>5.8570750929999997</c:v>
                </c:pt>
                <c:pt idx="2321">
                  <c:v>5.8595980919999997</c:v>
                </c:pt>
                <c:pt idx="2322">
                  <c:v>5.8621210929999998</c:v>
                </c:pt>
                <c:pt idx="2323">
                  <c:v>5.8646430870000001</c:v>
                </c:pt>
                <c:pt idx="2324">
                  <c:v>5.8671650880000001</c:v>
                </c:pt>
                <c:pt idx="2325">
                  <c:v>5.8696874330000002</c:v>
                </c:pt>
                <c:pt idx="2326">
                  <c:v>5.8722097800000004</c:v>
                </c:pt>
                <c:pt idx="2327">
                  <c:v>5.8747317020000001</c:v>
                </c:pt>
                <c:pt idx="2328">
                  <c:v>5.8772536249999998</c:v>
                </c:pt>
                <c:pt idx="2329">
                  <c:v>5.8797758949999999</c:v>
                </c:pt>
                <c:pt idx="2330">
                  <c:v>5.8822981639999998</c:v>
                </c:pt>
                <c:pt idx="2331">
                  <c:v>5.8848199330000002</c:v>
                </c:pt>
                <c:pt idx="2332">
                  <c:v>5.8873417019999996</c:v>
                </c:pt>
                <c:pt idx="2333">
                  <c:v>5.8898637020000004</c:v>
                </c:pt>
                <c:pt idx="2334">
                  <c:v>5.8923857030000004</c:v>
                </c:pt>
                <c:pt idx="2335">
                  <c:v>5.8949077409999999</c:v>
                </c:pt>
                <c:pt idx="2336">
                  <c:v>5.8974297800000004</c:v>
                </c:pt>
                <c:pt idx="2337">
                  <c:v>5.8999517790000002</c:v>
                </c:pt>
                <c:pt idx="2338">
                  <c:v>5.9024737800000002</c:v>
                </c:pt>
                <c:pt idx="2339">
                  <c:v>5.9049955919999997</c:v>
                </c:pt>
                <c:pt idx="2340">
                  <c:v>5.9075173989999996</c:v>
                </c:pt>
                <c:pt idx="2341">
                  <c:v>5.9100394380000001</c:v>
                </c:pt>
                <c:pt idx="2342">
                  <c:v>5.9125614769999997</c:v>
                </c:pt>
                <c:pt idx="2343">
                  <c:v>5.9150835529999997</c:v>
                </c:pt>
                <c:pt idx="2344">
                  <c:v>5.9176056299999997</c:v>
                </c:pt>
                <c:pt idx="2345">
                  <c:v>5.9201278610000001</c:v>
                </c:pt>
                <c:pt idx="2346">
                  <c:v>5.9226500919999996</c:v>
                </c:pt>
                <c:pt idx="2347">
                  <c:v>5.9251719769999998</c:v>
                </c:pt>
                <c:pt idx="2348">
                  <c:v>5.9276938619999999</c:v>
                </c:pt>
                <c:pt idx="2349">
                  <c:v>5.9302152460000004</c:v>
                </c:pt>
                <c:pt idx="2350">
                  <c:v>5.932736631</c:v>
                </c:pt>
                <c:pt idx="2351">
                  <c:v>5.9352584769999996</c:v>
                </c:pt>
                <c:pt idx="2352">
                  <c:v>5.9377803240000002</c:v>
                </c:pt>
                <c:pt idx="2353">
                  <c:v>5.9403022080000003</c:v>
                </c:pt>
                <c:pt idx="2354">
                  <c:v>5.9428240929999996</c:v>
                </c:pt>
                <c:pt idx="2355">
                  <c:v>5.9453460439999999</c:v>
                </c:pt>
                <c:pt idx="2356">
                  <c:v>5.9478680050000001</c:v>
                </c:pt>
                <c:pt idx="2357">
                  <c:v>5.9503898900000003</c:v>
                </c:pt>
                <c:pt idx="2358">
                  <c:v>5.9529117749999996</c:v>
                </c:pt>
                <c:pt idx="2359">
                  <c:v>5.9554343080000001</c:v>
                </c:pt>
                <c:pt idx="2360">
                  <c:v>5.9579568470000002</c:v>
                </c:pt>
                <c:pt idx="2361">
                  <c:v>5.9604783079999999</c:v>
                </c:pt>
                <c:pt idx="2362">
                  <c:v>5.9629997689999996</c:v>
                </c:pt>
                <c:pt idx="2363">
                  <c:v>5.9655217360000004</c:v>
                </c:pt>
                <c:pt idx="2364">
                  <c:v>5.9680436969999997</c:v>
                </c:pt>
                <c:pt idx="2365">
                  <c:v>5.9705661589999997</c:v>
                </c:pt>
                <c:pt idx="2366">
                  <c:v>5.9730886200000004</c:v>
                </c:pt>
                <c:pt idx="2367">
                  <c:v>5.9756110109999998</c:v>
                </c:pt>
                <c:pt idx="2368">
                  <c:v>5.9781333959999996</c:v>
                </c:pt>
                <c:pt idx="2369">
                  <c:v>5.9806557040000001</c:v>
                </c:pt>
                <c:pt idx="2370">
                  <c:v>5.9831780109999997</c:v>
                </c:pt>
                <c:pt idx="2371">
                  <c:v>5.985699823</c:v>
                </c:pt>
                <c:pt idx="2372">
                  <c:v>5.98822163</c:v>
                </c:pt>
                <c:pt idx="2373">
                  <c:v>5.9907430149999996</c:v>
                </c:pt>
                <c:pt idx="2374">
                  <c:v>5.9932644000000002</c:v>
                </c:pt>
                <c:pt idx="2375">
                  <c:v>5.9957863229999999</c:v>
                </c:pt>
                <c:pt idx="2376">
                  <c:v>5.9983082459999997</c:v>
                </c:pt>
                <c:pt idx="2377">
                  <c:v>6.0008295150000004</c:v>
                </c:pt>
                <c:pt idx="2378">
                  <c:v>6.0033507840000002</c:v>
                </c:pt>
                <c:pt idx="2379">
                  <c:v>6.0058728959999996</c:v>
                </c:pt>
                <c:pt idx="2380">
                  <c:v>6.0083950110000002</c:v>
                </c:pt>
                <c:pt idx="2381">
                  <c:v>6.0109172040000001</c:v>
                </c:pt>
                <c:pt idx="2382">
                  <c:v>6.013439397</c:v>
                </c:pt>
                <c:pt idx="2383">
                  <c:v>6.0159614000000001</c:v>
                </c:pt>
                <c:pt idx="2384">
                  <c:v>6.0184834010000001</c:v>
                </c:pt>
                <c:pt idx="2385">
                  <c:v>6.0210054770000001</c:v>
                </c:pt>
                <c:pt idx="2386">
                  <c:v>6.0235275540000002</c:v>
                </c:pt>
                <c:pt idx="2387">
                  <c:v>6.0260494099999997</c:v>
                </c:pt>
                <c:pt idx="2388">
                  <c:v>6.0285712570000003</c:v>
                </c:pt>
                <c:pt idx="2389">
                  <c:v>6.0310936789999996</c:v>
                </c:pt>
                <c:pt idx="2390">
                  <c:v>6.0336161019999999</c:v>
                </c:pt>
                <c:pt idx="2391">
                  <c:v>6.036138684</c:v>
                </c:pt>
                <c:pt idx="2392">
                  <c:v>6.0386612609999997</c:v>
                </c:pt>
                <c:pt idx="2393">
                  <c:v>6.0411840300000001</c:v>
                </c:pt>
                <c:pt idx="2394">
                  <c:v>6.0437067989999997</c:v>
                </c:pt>
                <c:pt idx="2395">
                  <c:v>6.0462288759999998</c:v>
                </c:pt>
                <c:pt idx="2396">
                  <c:v>6.0487509529999999</c:v>
                </c:pt>
                <c:pt idx="2397">
                  <c:v>6.0512733760000001</c:v>
                </c:pt>
                <c:pt idx="2398">
                  <c:v>6.0537957990000004</c:v>
                </c:pt>
                <c:pt idx="2399">
                  <c:v>6.05631903</c:v>
                </c:pt>
                <c:pt idx="2400">
                  <c:v>6.0588422609999997</c:v>
                </c:pt>
                <c:pt idx="2401">
                  <c:v>6.0613650689999998</c:v>
                </c:pt>
                <c:pt idx="2402">
                  <c:v>6.0638878759999999</c:v>
                </c:pt>
                <c:pt idx="2403">
                  <c:v>6.0664099970000001</c:v>
                </c:pt>
                <c:pt idx="2404">
                  <c:v>6.0689321119999997</c:v>
                </c:pt>
                <c:pt idx="2405">
                  <c:v>6.0714540350000004</c:v>
                </c:pt>
                <c:pt idx="2406">
                  <c:v>6.0739759580000001</c:v>
                </c:pt>
                <c:pt idx="2407">
                  <c:v>6.0764982329999997</c:v>
                </c:pt>
                <c:pt idx="2408">
                  <c:v>6.0790205019999997</c:v>
                </c:pt>
                <c:pt idx="2409">
                  <c:v>6.0815431179999999</c:v>
                </c:pt>
                <c:pt idx="2410">
                  <c:v>6.0840657330000001</c:v>
                </c:pt>
                <c:pt idx="2411">
                  <c:v>6.086588194</c:v>
                </c:pt>
                <c:pt idx="2412">
                  <c:v>6.0891106549999998</c:v>
                </c:pt>
                <c:pt idx="2413">
                  <c:v>6.0916330780000001</c:v>
                </c:pt>
                <c:pt idx="2414">
                  <c:v>6.0941555010000004</c:v>
                </c:pt>
                <c:pt idx="2415">
                  <c:v>6.0966780739999997</c:v>
                </c:pt>
                <c:pt idx="2416">
                  <c:v>6.0992006510000003</c:v>
                </c:pt>
                <c:pt idx="2417">
                  <c:v>6.1017233429999997</c:v>
                </c:pt>
                <c:pt idx="2418">
                  <c:v>6.1042460360000002</c:v>
                </c:pt>
                <c:pt idx="2419">
                  <c:v>6.1067688090000001</c:v>
                </c:pt>
                <c:pt idx="2420">
                  <c:v>6.1092915779999997</c:v>
                </c:pt>
                <c:pt idx="2421">
                  <c:v>6.1118141550000002</c:v>
                </c:pt>
                <c:pt idx="2422">
                  <c:v>6.1143367319999999</c:v>
                </c:pt>
                <c:pt idx="2423">
                  <c:v>6.1168590829999996</c:v>
                </c:pt>
                <c:pt idx="2424">
                  <c:v>6.1193814299999998</c:v>
                </c:pt>
                <c:pt idx="2425">
                  <c:v>6.1219043910000002</c:v>
                </c:pt>
                <c:pt idx="2426">
                  <c:v>6.1244273519999997</c:v>
                </c:pt>
                <c:pt idx="2427">
                  <c:v>6.1269503089999997</c:v>
                </c:pt>
                <c:pt idx="2428">
                  <c:v>6.1294732700000001</c:v>
                </c:pt>
                <c:pt idx="2429">
                  <c:v>6.1319956549999999</c:v>
                </c:pt>
                <c:pt idx="2430">
                  <c:v>6.1345180399999997</c:v>
                </c:pt>
                <c:pt idx="2431">
                  <c:v>6.1370408860000003</c:v>
                </c:pt>
                <c:pt idx="2432">
                  <c:v>6.1395637330000001</c:v>
                </c:pt>
                <c:pt idx="2433">
                  <c:v>6.1420871940000001</c:v>
                </c:pt>
                <c:pt idx="2434">
                  <c:v>6.1446106550000001</c:v>
                </c:pt>
                <c:pt idx="2435">
                  <c:v>6.1471335690000002</c:v>
                </c:pt>
                <c:pt idx="2436">
                  <c:v>6.1496564920000001</c:v>
                </c:pt>
                <c:pt idx="2437">
                  <c:v>6.1521787229999996</c:v>
                </c:pt>
                <c:pt idx="2438">
                  <c:v>6.1547009539999999</c:v>
                </c:pt>
                <c:pt idx="2439">
                  <c:v>6.157224179</c:v>
                </c:pt>
                <c:pt idx="2440">
                  <c:v>6.1597474099999996</c:v>
                </c:pt>
                <c:pt idx="2441">
                  <c:v>6.1622698329999999</c:v>
                </c:pt>
                <c:pt idx="2442">
                  <c:v>6.1647922560000001</c:v>
                </c:pt>
                <c:pt idx="2443">
                  <c:v>6.1673145639999998</c:v>
                </c:pt>
                <c:pt idx="2444">
                  <c:v>6.1698368730000004</c:v>
                </c:pt>
                <c:pt idx="2445">
                  <c:v>6.1723594100000003</c:v>
                </c:pt>
                <c:pt idx="2446">
                  <c:v>6.1748819490000004</c:v>
                </c:pt>
                <c:pt idx="2447">
                  <c:v>6.1774050300000001</c:v>
                </c:pt>
                <c:pt idx="2448">
                  <c:v>6.1799281070000003</c:v>
                </c:pt>
                <c:pt idx="2449">
                  <c:v>6.182450877</c:v>
                </c:pt>
                <c:pt idx="2450">
                  <c:v>6.1849736460000004</c:v>
                </c:pt>
                <c:pt idx="2451">
                  <c:v>6.1874958280000003</c:v>
                </c:pt>
                <c:pt idx="2452">
                  <c:v>6.1900180210000002</c:v>
                </c:pt>
                <c:pt idx="2453">
                  <c:v>6.1925405199999997</c:v>
                </c:pt>
                <c:pt idx="2454">
                  <c:v>6.1950630210000002</c:v>
                </c:pt>
                <c:pt idx="2455">
                  <c:v>6.1975851310000003</c:v>
                </c:pt>
                <c:pt idx="2456">
                  <c:v>6.200107246</c:v>
                </c:pt>
                <c:pt idx="2457">
                  <c:v>6.2026291689999997</c:v>
                </c:pt>
                <c:pt idx="2458">
                  <c:v>6.2051510920000004</c:v>
                </c:pt>
                <c:pt idx="2459">
                  <c:v>6.2076727030000001</c:v>
                </c:pt>
                <c:pt idx="2460">
                  <c:v>6.2101943180000001</c:v>
                </c:pt>
                <c:pt idx="2461">
                  <c:v>6.2127162409999999</c:v>
                </c:pt>
                <c:pt idx="2462">
                  <c:v>6.2152381639999996</c:v>
                </c:pt>
                <c:pt idx="2463">
                  <c:v>6.2177603130000003</c:v>
                </c:pt>
                <c:pt idx="2464">
                  <c:v>6.2202824679999997</c:v>
                </c:pt>
                <c:pt idx="2465">
                  <c:v>6.2227851479999998</c:v>
                </c:pt>
                <c:pt idx="2466">
                  <c:v>6.2252878169999999</c:v>
                </c:pt>
                <c:pt idx="2467">
                  <c:v>6.227790486</c:v>
                </c:pt>
                <c:pt idx="2468">
                  <c:v>6.230293155</c:v>
                </c:pt>
                <c:pt idx="2469">
                  <c:v>6.2327958240000001</c:v>
                </c:pt>
                <c:pt idx="2470">
                  <c:v>6.2352984930000002</c:v>
                </c:pt>
                <c:pt idx="2471">
                  <c:v>6.2378011620000002</c:v>
                </c:pt>
                <c:pt idx="2472">
                  <c:v>6.2403038310000003</c:v>
                </c:pt>
                <c:pt idx="2473">
                  <c:v>6.2428065000000004</c:v>
                </c:pt>
                <c:pt idx="2474">
                  <c:v>6.2453091690000004</c:v>
                </c:pt>
                <c:pt idx="2475">
                  <c:v>6.2478118379999996</c:v>
                </c:pt>
                <c:pt idx="2476">
                  <c:v>6.2503145069999997</c:v>
                </c:pt>
                <c:pt idx="2477">
                  <c:v>6.2528171759999998</c:v>
                </c:pt>
                <c:pt idx="2478">
                  <c:v>6.2553198449999998</c:v>
                </c:pt>
                <c:pt idx="2479">
                  <c:v>6.2578225139999999</c:v>
                </c:pt>
                <c:pt idx="2480">
                  <c:v>6.260325183</c:v>
                </c:pt>
                <c:pt idx="2481">
                  <c:v>6.262827852</c:v>
                </c:pt>
                <c:pt idx="2482">
                  <c:v>6.2655194679999999</c:v>
                </c:pt>
                <c:pt idx="2483">
                  <c:v>6.2682110829999997</c:v>
                </c:pt>
                <c:pt idx="2484">
                  <c:v>6.2707334289999999</c:v>
                </c:pt>
                <c:pt idx="2485">
                  <c:v>6.2732557760000001</c:v>
                </c:pt>
                <c:pt idx="2486">
                  <c:v>6.27577842</c:v>
                </c:pt>
                <c:pt idx="2487">
                  <c:v>6.2783010749999999</c:v>
                </c:pt>
                <c:pt idx="2488">
                  <c:v>6.280824151</c:v>
                </c:pt>
                <c:pt idx="2489">
                  <c:v>6.2833472280000002</c:v>
                </c:pt>
                <c:pt idx="2490">
                  <c:v>6.2858700250000004</c:v>
                </c:pt>
                <c:pt idx="2491">
                  <c:v>6.2883928339999997</c:v>
                </c:pt>
                <c:pt idx="2492">
                  <c:v>6.2909158329999997</c:v>
                </c:pt>
                <c:pt idx="2493">
                  <c:v>6.2934388339999998</c:v>
                </c:pt>
                <c:pt idx="2494">
                  <c:v>6.2959615250000001</c:v>
                </c:pt>
                <c:pt idx="2495">
                  <c:v>6.2984842179999996</c:v>
                </c:pt>
                <c:pt idx="2496">
                  <c:v>6.3010067559999996</c:v>
                </c:pt>
                <c:pt idx="2497">
                  <c:v>6.3035292949999997</c:v>
                </c:pt>
                <c:pt idx="2498">
                  <c:v>6.3060519099999999</c:v>
                </c:pt>
                <c:pt idx="2499">
                  <c:v>6.308574525</c:v>
                </c:pt>
                <c:pt idx="2500">
                  <c:v>6.3110977559999997</c:v>
                </c:pt>
                <c:pt idx="2501">
                  <c:v>6.3136209870000002</c:v>
                </c:pt>
                <c:pt idx="2502">
                  <c:v>6.3161439870000002</c:v>
                </c:pt>
                <c:pt idx="2503">
                  <c:v>6.3186669880000004</c:v>
                </c:pt>
                <c:pt idx="2504">
                  <c:v>6.3211904099999998</c:v>
                </c:pt>
                <c:pt idx="2505">
                  <c:v>6.3237138330000002</c:v>
                </c:pt>
                <c:pt idx="2506">
                  <c:v>6.3262367230000001</c:v>
                </c:pt>
                <c:pt idx="2507">
                  <c:v>6.3287596080000004</c:v>
                </c:pt>
                <c:pt idx="2508">
                  <c:v>6.3312822610000001</c:v>
                </c:pt>
                <c:pt idx="2509">
                  <c:v>6.3338049160000001</c:v>
                </c:pt>
                <c:pt idx="2510">
                  <c:v>6.3363280690000003</c:v>
                </c:pt>
                <c:pt idx="2511">
                  <c:v>6.3388512239999999</c:v>
                </c:pt>
                <c:pt idx="2512">
                  <c:v>6.3413734149999996</c:v>
                </c:pt>
                <c:pt idx="2513">
                  <c:v>6.3438956080000004</c:v>
                </c:pt>
                <c:pt idx="2514">
                  <c:v>6.346417035</c:v>
                </c:pt>
                <c:pt idx="2515">
                  <c:v>6.3489384580000001</c:v>
                </c:pt>
                <c:pt idx="2516">
                  <c:v>6.351460458</c:v>
                </c:pt>
                <c:pt idx="2517">
                  <c:v>6.353982459</c:v>
                </c:pt>
                <c:pt idx="2518">
                  <c:v>6.3565051510000004</c:v>
                </c:pt>
                <c:pt idx="2519">
                  <c:v>6.3590278439999999</c:v>
                </c:pt>
                <c:pt idx="2520">
                  <c:v>6.361550459</c:v>
                </c:pt>
                <c:pt idx="2521">
                  <c:v>6.3640730740000002</c:v>
                </c:pt>
                <c:pt idx="2522">
                  <c:v>6.3665954490000001</c:v>
                </c:pt>
                <c:pt idx="2523">
                  <c:v>6.3691178339999999</c:v>
                </c:pt>
                <c:pt idx="2524">
                  <c:v>6.371639987</c:v>
                </c:pt>
                <c:pt idx="2525">
                  <c:v>6.3741621420000003</c:v>
                </c:pt>
                <c:pt idx="2526">
                  <c:v>6.3766847950000001</c:v>
                </c:pt>
                <c:pt idx="2527">
                  <c:v>6.3792074479999998</c:v>
                </c:pt>
                <c:pt idx="2528">
                  <c:v>6.3817295639999996</c:v>
                </c:pt>
                <c:pt idx="2529">
                  <c:v>6.3842516790000001</c:v>
                </c:pt>
                <c:pt idx="2530">
                  <c:v>6.3867735310000002</c:v>
                </c:pt>
                <c:pt idx="2531">
                  <c:v>6.3892953779999999</c:v>
                </c:pt>
                <c:pt idx="2532">
                  <c:v>6.3918171460000002</c:v>
                </c:pt>
                <c:pt idx="2533">
                  <c:v>6.3943389149999996</c:v>
                </c:pt>
                <c:pt idx="2534">
                  <c:v>6.3968612609999997</c:v>
                </c:pt>
                <c:pt idx="2535">
                  <c:v>6.3993836079999999</c:v>
                </c:pt>
                <c:pt idx="2536">
                  <c:v>6.4019060689999998</c:v>
                </c:pt>
                <c:pt idx="2537">
                  <c:v>6.4044285299999997</c:v>
                </c:pt>
                <c:pt idx="2538">
                  <c:v>6.406951179</c:v>
                </c:pt>
                <c:pt idx="2539">
                  <c:v>6.4094738339999999</c:v>
                </c:pt>
                <c:pt idx="2540">
                  <c:v>6.4119962949999998</c:v>
                </c:pt>
                <c:pt idx="2541">
                  <c:v>6.4145187559999997</c:v>
                </c:pt>
                <c:pt idx="2542">
                  <c:v>6.4170408329999997</c:v>
                </c:pt>
                <c:pt idx="2543">
                  <c:v>6.4195629099999998</c:v>
                </c:pt>
                <c:pt idx="2544">
                  <c:v>6.4220848720000001</c:v>
                </c:pt>
                <c:pt idx="2545">
                  <c:v>6.4246068330000003</c:v>
                </c:pt>
                <c:pt idx="2546">
                  <c:v>6.427129367</c:v>
                </c:pt>
                <c:pt idx="2547">
                  <c:v>6.4296519060000001</c:v>
                </c:pt>
                <c:pt idx="2548">
                  <c:v>6.4321740209999998</c:v>
                </c:pt>
                <c:pt idx="2549">
                  <c:v>6.4346961360000003</c:v>
                </c:pt>
                <c:pt idx="2550">
                  <c:v>6.4372187949999997</c:v>
                </c:pt>
                <c:pt idx="2551">
                  <c:v>6.4397414499999996</c:v>
                </c:pt>
                <c:pt idx="2552">
                  <c:v>6.4422644880000002</c:v>
                </c:pt>
                <c:pt idx="2553">
                  <c:v>6.4447875269999999</c:v>
                </c:pt>
                <c:pt idx="2554">
                  <c:v>6.4473102620000002</c:v>
                </c:pt>
                <c:pt idx="2555">
                  <c:v>6.4498329930000002</c:v>
                </c:pt>
                <c:pt idx="2556">
                  <c:v>6.4523561459999996</c:v>
                </c:pt>
                <c:pt idx="2557">
                  <c:v>6.4548793010000001</c:v>
                </c:pt>
                <c:pt idx="2558">
                  <c:v>6.4574011459999996</c:v>
                </c:pt>
                <c:pt idx="2559">
                  <c:v>6.4599229930000002</c:v>
                </c:pt>
                <c:pt idx="2560">
                  <c:v>6.4624450690000002</c:v>
                </c:pt>
                <c:pt idx="2561">
                  <c:v>6.4649671460000002</c:v>
                </c:pt>
                <c:pt idx="2562">
                  <c:v>6.4674893769999997</c:v>
                </c:pt>
                <c:pt idx="2563">
                  <c:v>6.4700116080000001</c:v>
                </c:pt>
                <c:pt idx="2564">
                  <c:v>6.4725333389999999</c:v>
                </c:pt>
                <c:pt idx="2565">
                  <c:v>6.4750550699999998</c:v>
                </c:pt>
                <c:pt idx="2566">
                  <c:v>6.4775772180000004</c:v>
                </c:pt>
                <c:pt idx="2567">
                  <c:v>6.4800993729999998</c:v>
                </c:pt>
                <c:pt idx="2568">
                  <c:v>6.4826218339999997</c:v>
                </c:pt>
                <c:pt idx="2569">
                  <c:v>6.4851442949999996</c:v>
                </c:pt>
                <c:pt idx="2570">
                  <c:v>6.4876671410000002</c:v>
                </c:pt>
                <c:pt idx="2571">
                  <c:v>6.490189988</c:v>
                </c:pt>
                <c:pt idx="2572">
                  <c:v>6.4927131410000003</c:v>
                </c:pt>
                <c:pt idx="2573">
                  <c:v>6.4952362959999999</c:v>
                </c:pt>
                <c:pt idx="2574">
                  <c:v>6.4977590149999997</c:v>
                </c:pt>
                <c:pt idx="2575">
                  <c:v>6.5002817459999997</c:v>
                </c:pt>
                <c:pt idx="2576">
                  <c:v>6.50280463</c:v>
                </c:pt>
                <c:pt idx="2577">
                  <c:v>6.5053275150000003</c:v>
                </c:pt>
                <c:pt idx="2578">
                  <c:v>6.507850597</c:v>
                </c:pt>
                <c:pt idx="2579">
                  <c:v>6.5103736740000002</c:v>
                </c:pt>
                <c:pt idx="2580">
                  <c:v>6.5128968279999997</c:v>
                </c:pt>
                <c:pt idx="2581">
                  <c:v>6.515419981</c:v>
                </c:pt>
                <c:pt idx="2582">
                  <c:v>6.5179427509999996</c:v>
                </c:pt>
                <c:pt idx="2583">
                  <c:v>6.5204655200000001</c:v>
                </c:pt>
                <c:pt idx="2584">
                  <c:v>6.5229882510000001</c:v>
                </c:pt>
                <c:pt idx="2585">
                  <c:v>6.5255109820000001</c:v>
                </c:pt>
                <c:pt idx="2586">
                  <c:v>6.5280334130000002</c:v>
                </c:pt>
                <c:pt idx="2587">
                  <c:v>6.5305558359999996</c:v>
                </c:pt>
                <c:pt idx="2588">
                  <c:v>6.5330783749999997</c:v>
                </c:pt>
                <c:pt idx="2589">
                  <c:v>6.5356009139999998</c:v>
                </c:pt>
                <c:pt idx="2590">
                  <c:v>6.5381225289999998</c:v>
                </c:pt>
                <c:pt idx="2591">
                  <c:v>6.5406441439999998</c:v>
                </c:pt>
                <c:pt idx="2592">
                  <c:v>6.5431664899999999</c:v>
                </c:pt>
                <c:pt idx="2593">
                  <c:v>6.5456888370000001</c:v>
                </c:pt>
                <c:pt idx="2594">
                  <c:v>6.5482111400000003</c:v>
                </c:pt>
                <c:pt idx="2595">
                  <c:v>6.550733449</c:v>
                </c:pt>
                <c:pt idx="2596">
                  <c:v>6.5532564869999996</c:v>
                </c:pt>
                <c:pt idx="2597">
                  <c:v>6.5557795260000002</c:v>
                </c:pt>
                <c:pt idx="2598">
                  <c:v>6.5583020249999997</c:v>
                </c:pt>
                <c:pt idx="2599">
                  <c:v>6.5608245260000002</c:v>
                </c:pt>
                <c:pt idx="2600">
                  <c:v>6.563347179</c:v>
                </c:pt>
                <c:pt idx="2601">
                  <c:v>6.5658698319999997</c:v>
                </c:pt>
                <c:pt idx="2602">
                  <c:v>6.568392265</c:v>
                </c:pt>
                <c:pt idx="2603">
                  <c:v>6.5709146880000002</c:v>
                </c:pt>
                <c:pt idx="2604">
                  <c:v>6.573437534</c:v>
                </c:pt>
                <c:pt idx="2605">
                  <c:v>6.5759603809999998</c:v>
                </c:pt>
                <c:pt idx="2606">
                  <c:v>6.578483039</c:v>
                </c:pt>
                <c:pt idx="2607">
                  <c:v>6.5810056939999999</c:v>
                </c:pt>
                <c:pt idx="2608">
                  <c:v>6.5835278849999996</c:v>
                </c:pt>
                <c:pt idx="2609">
                  <c:v>6.5860500780000004</c:v>
                </c:pt>
                <c:pt idx="2610">
                  <c:v>6.5885719290000004</c:v>
                </c:pt>
                <c:pt idx="2611">
                  <c:v>6.5910937760000001</c:v>
                </c:pt>
                <c:pt idx="2612">
                  <c:v>6.5936164670000004</c:v>
                </c:pt>
                <c:pt idx="2613">
                  <c:v>6.5961391599999999</c:v>
                </c:pt>
                <c:pt idx="2614">
                  <c:v>6.5986615820000001</c:v>
                </c:pt>
                <c:pt idx="2615">
                  <c:v>6.6011840050000004</c:v>
                </c:pt>
                <c:pt idx="2616">
                  <c:v>6.6037064289999998</c:v>
                </c:pt>
                <c:pt idx="2617">
                  <c:v>6.6062288520000001</c:v>
                </c:pt>
                <c:pt idx="2618">
                  <c:v>6.6087510869999999</c:v>
                </c:pt>
                <c:pt idx="2619">
                  <c:v>6.6112733180000003</c:v>
                </c:pt>
                <c:pt idx="2620">
                  <c:v>6.6137955870000003</c:v>
                </c:pt>
                <c:pt idx="2621">
                  <c:v>6.6163178560000002</c:v>
                </c:pt>
                <c:pt idx="2622">
                  <c:v>6.6188404329999999</c:v>
                </c:pt>
                <c:pt idx="2623">
                  <c:v>6.6213630099999996</c:v>
                </c:pt>
                <c:pt idx="2624">
                  <c:v>6.6238853170000001</c:v>
                </c:pt>
                <c:pt idx="2625">
                  <c:v>6.6264076259999998</c:v>
                </c:pt>
                <c:pt idx="2626">
                  <c:v>6.6289296640000002</c:v>
                </c:pt>
                <c:pt idx="2627">
                  <c:v>6.6314517029999998</c:v>
                </c:pt>
                <c:pt idx="2628">
                  <c:v>6.633973933</c:v>
                </c:pt>
                <c:pt idx="2629">
                  <c:v>6.6364961640000004</c:v>
                </c:pt>
                <c:pt idx="2630">
                  <c:v>6.639018933</c:v>
                </c:pt>
                <c:pt idx="2631">
                  <c:v>6.6415417019999996</c:v>
                </c:pt>
                <c:pt idx="2632">
                  <c:v>6.6440634330000004</c:v>
                </c:pt>
                <c:pt idx="2633">
                  <c:v>6.6465851640000002</c:v>
                </c:pt>
                <c:pt idx="2634">
                  <c:v>6.6491079910000002</c:v>
                </c:pt>
                <c:pt idx="2635">
                  <c:v>6.651630838</c:v>
                </c:pt>
                <c:pt idx="2636">
                  <c:v>6.6541539140000001</c:v>
                </c:pt>
                <c:pt idx="2637">
                  <c:v>6.6566769910000003</c:v>
                </c:pt>
                <c:pt idx="2638">
                  <c:v>6.6591994139999997</c:v>
                </c:pt>
                <c:pt idx="2639">
                  <c:v>6.661721837</c:v>
                </c:pt>
                <c:pt idx="2640">
                  <c:v>6.6642438369999999</c:v>
                </c:pt>
                <c:pt idx="2641">
                  <c:v>6.6667658379999999</c:v>
                </c:pt>
                <c:pt idx="2642">
                  <c:v>6.6692879139999999</c:v>
                </c:pt>
                <c:pt idx="2643">
                  <c:v>6.6718099909999999</c:v>
                </c:pt>
                <c:pt idx="2644">
                  <c:v>6.6743317219999998</c:v>
                </c:pt>
                <c:pt idx="2645">
                  <c:v>6.6768534529999997</c:v>
                </c:pt>
                <c:pt idx="2646">
                  <c:v>6.6793753799999998</c:v>
                </c:pt>
                <c:pt idx="2647">
                  <c:v>6.6818973030000004</c:v>
                </c:pt>
                <c:pt idx="2648">
                  <c:v>6.684419611</c:v>
                </c:pt>
                <c:pt idx="2649">
                  <c:v>6.6869419199999998</c:v>
                </c:pt>
                <c:pt idx="2650">
                  <c:v>6.6894639629999997</c:v>
                </c:pt>
                <c:pt idx="2651">
                  <c:v>6.6919860020000002</c:v>
                </c:pt>
                <c:pt idx="2652">
                  <c:v>6.6945085009999996</c:v>
                </c:pt>
                <c:pt idx="2653">
                  <c:v>6.6970310020000001</c:v>
                </c:pt>
                <c:pt idx="2654">
                  <c:v>6.6995539580000001</c:v>
                </c:pt>
                <c:pt idx="2655">
                  <c:v>6.7020769189999996</c:v>
                </c:pt>
                <c:pt idx="2656">
                  <c:v>6.7045990350000002</c:v>
                </c:pt>
                <c:pt idx="2657">
                  <c:v>6.7071211499999999</c:v>
                </c:pt>
                <c:pt idx="2658">
                  <c:v>6.7096435440000004</c:v>
                </c:pt>
                <c:pt idx="2659">
                  <c:v>6.7121659290000002</c:v>
                </c:pt>
                <c:pt idx="2660">
                  <c:v>6.7146888899999997</c:v>
                </c:pt>
                <c:pt idx="2661">
                  <c:v>6.7172118510000001</c:v>
                </c:pt>
                <c:pt idx="2662">
                  <c:v>6.7197344719999998</c:v>
                </c:pt>
                <c:pt idx="2663">
                  <c:v>6.722257087</c:v>
                </c:pt>
                <c:pt idx="2664">
                  <c:v>6.7247796260000001</c:v>
                </c:pt>
                <c:pt idx="2665">
                  <c:v>6.7273021650000002</c:v>
                </c:pt>
                <c:pt idx="2666">
                  <c:v>6.729824818</c:v>
                </c:pt>
                <c:pt idx="2667">
                  <c:v>6.7323474709999998</c:v>
                </c:pt>
                <c:pt idx="2668">
                  <c:v>6.7348704660000003</c:v>
                </c:pt>
                <c:pt idx="2669">
                  <c:v>6.7373934670000004</c:v>
                </c:pt>
                <c:pt idx="2670">
                  <c:v>6.7399169280000004</c:v>
                </c:pt>
                <c:pt idx="2671">
                  <c:v>6.7424403890000004</c:v>
                </c:pt>
                <c:pt idx="2672">
                  <c:v>6.7449632360000003</c:v>
                </c:pt>
                <c:pt idx="2673">
                  <c:v>6.7474860830000001</c:v>
                </c:pt>
                <c:pt idx="2674">
                  <c:v>6.7500096210000002</c:v>
                </c:pt>
                <c:pt idx="2675">
                  <c:v>6.7525331599999996</c:v>
                </c:pt>
                <c:pt idx="2676">
                  <c:v>6.7550555770000003</c:v>
                </c:pt>
                <c:pt idx="2677">
                  <c:v>6.7575779999999996</c:v>
                </c:pt>
                <c:pt idx="2678">
                  <c:v>6.7601001160000003</c:v>
                </c:pt>
                <c:pt idx="2679">
                  <c:v>6.7626222309999999</c:v>
                </c:pt>
                <c:pt idx="2680">
                  <c:v>6.7651447259999999</c:v>
                </c:pt>
                <c:pt idx="2681">
                  <c:v>6.7676672269999996</c:v>
                </c:pt>
                <c:pt idx="2682">
                  <c:v>6.7701903029999997</c:v>
                </c:pt>
                <c:pt idx="2683">
                  <c:v>6.7727133799999999</c:v>
                </c:pt>
                <c:pt idx="2684">
                  <c:v>6.7752362939999999</c:v>
                </c:pt>
                <c:pt idx="2685">
                  <c:v>6.7777592169999998</c:v>
                </c:pt>
                <c:pt idx="2686">
                  <c:v>6.7802824480000004</c:v>
                </c:pt>
                <c:pt idx="2687">
                  <c:v>6.782805679</c:v>
                </c:pt>
                <c:pt idx="2688">
                  <c:v>6.7853279909999999</c:v>
                </c:pt>
                <c:pt idx="2689">
                  <c:v>6.7878502999999997</c:v>
                </c:pt>
                <c:pt idx="2690">
                  <c:v>6.7903733380000002</c:v>
                </c:pt>
                <c:pt idx="2691">
                  <c:v>6.7928963769999999</c:v>
                </c:pt>
                <c:pt idx="2692">
                  <c:v>6.7954188029999996</c:v>
                </c:pt>
                <c:pt idx="2693">
                  <c:v>6.7979412259999998</c:v>
                </c:pt>
                <c:pt idx="2694">
                  <c:v>6.8004634949999998</c:v>
                </c:pt>
                <c:pt idx="2695">
                  <c:v>6.8029857639999998</c:v>
                </c:pt>
                <c:pt idx="2696">
                  <c:v>6.8055085389999999</c:v>
                </c:pt>
                <c:pt idx="2697">
                  <c:v>6.8080313080000003</c:v>
                </c:pt>
                <c:pt idx="2698">
                  <c:v>6.8105543470000001</c:v>
                </c:pt>
                <c:pt idx="2699">
                  <c:v>6.8130773859999998</c:v>
                </c:pt>
                <c:pt idx="2700">
                  <c:v>6.8156009380000002</c:v>
                </c:pt>
                <c:pt idx="2701">
                  <c:v>6.8181244769999996</c:v>
                </c:pt>
                <c:pt idx="2702">
                  <c:v>6.8206478610000003</c:v>
                </c:pt>
                <c:pt idx="2703">
                  <c:v>6.8231712460000002</c:v>
                </c:pt>
                <c:pt idx="2704">
                  <c:v>6.8256943269999999</c:v>
                </c:pt>
                <c:pt idx="2705">
                  <c:v>6.8282174040000001</c:v>
                </c:pt>
                <c:pt idx="2706">
                  <c:v>6.8307402499999998</c:v>
                </c:pt>
                <c:pt idx="2707">
                  <c:v>6.8332630969999997</c:v>
                </c:pt>
                <c:pt idx="2708">
                  <c:v>6.8357866730000003</c:v>
                </c:pt>
                <c:pt idx="2709">
                  <c:v>6.8383102500000001</c:v>
                </c:pt>
                <c:pt idx="2710">
                  <c:v>6.8408330189999997</c:v>
                </c:pt>
                <c:pt idx="2711">
                  <c:v>6.8433557880000002</c:v>
                </c:pt>
                <c:pt idx="2712">
                  <c:v>6.8458782109999996</c:v>
                </c:pt>
                <c:pt idx="2713">
                  <c:v>6.8484006339999999</c:v>
                </c:pt>
                <c:pt idx="2714">
                  <c:v>6.8509237499999998</c:v>
                </c:pt>
                <c:pt idx="2715">
                  <c:v>6.8534468650000004</c:v>
                </c:pt>
                <c:pt idx="2716">
                  <c:v>6.8559694379999998</c:v>
                </c:pt>
                <c:pt idx="2717">
                  <c:v>6.8584920150000004</c:v>
                </c:pt>
                <c:pt idx="2718">
                  <c:v>6.8610145149999999</c:v>
                </c:pt>
                <c:pt idx="2719">
                  <c:v>6.8635370160000004</c:v>
                </c:pt>
                <c:pt idx="2720">
                  <c:v>6.8660597460000004</c:v>
                </c:pt>
                <c:pt idx="2721">
                  <c:v>6.8685824770000004</c:v>
                </c:pt>
                <c:pt idx="2722">
                  <c:v>6.8711049769999999</c:v>
                </c:pt>
                <c:pt idx="2723">
                  <c:v>6.8736274780000004</c:v>
                </c:pt>
                <c:pt idx="2724">
                  <c:v>6.8761501640000002</c:v>
                </c:pt>
                <c:pt idx="2725">
                  <c:v>6.8786728569999998</c:v>
                </c:pt>
                <c:pt idx="2726">
                  <c:v>6.8811952789999999</c:v>
                </c:pt>
                <c:pt idx="2727">
                  <c:v>6.8837177020000002</c:v>
                </c:pt>
                <c:pt idx="2728">
                  <c:v>6.8862401640000002</c:v>
                </c:pt>
                <c:pt idx="2729">
                  <c:v>6.888762625</c:v>
                </c:pt>
                <c:pt idx="2730">
                  <c:v>6.8912848179999999</c:v>
                </c:pt>
                <c:pt idx="2731">
                  <c:v>6.8938070109999998</c:v>
                </c:pt>
                <c:pt idx="2732">
                  <c:v>6.8963288560000002</c:v>
                </c:pt>
                <c:pt idx="2733">
                  <c:v>6.8988507029999999</c:v>
                </c:pt>
                <c:pt idx="2734">
                  <c:v>6.9013731260000002</c:v>
                </c:pt>
                <c:pt idx="2735">
                  <c:v>6.9038955489999996</c:v>
                </c:pt>
                <c:pt idx="2736">
                  <c:v>6.906418049</c:v>
                </c:pt>
                <c:pt idx="2737">
                  <c:v>6.9089405499999996</c:v>
                </c:pt>
                <c:pt idx="2738">
                  <c:v>6.9114620489999998</c:v>
                </c:pt>
                <c:pt idx="2739">
                  <c:v>6.9139835500000002</c:v>
                </c:pt>
                <c:pt idx="2740">
                  <c:v>6.9165061259999998</c:v>
                </c:pt>
                <c:pt idx="2741">
                  <c:v>6.9190287030000004</c:v>
                </c:pt>
                <c:pt idx="2742">
                  <c:v>6.9215512029999999</c:v>
                </c:pt>
                <c:pt idx="2743">
                  <c:v>6.9240737040000004</c:v>
                </c:pt>
                <c:pt idx="2744">
                  <c:v>6.9265958989999996</c:v>
                </c:pt>
                <c:pt idx="2745">
                  <c:v>6.9291180920000004</c:v>
                </c:pt>
                <c:pt idx="2746">
                  <c:v>6.931640861</c:v>
                </c:pt>
                <c:pt idx="2747">
                  <c:v>6.9341636299999996</c:v>
                </c:pt>
                <c:pt idx="2748">
                  <c:v>6.9366861740000001</c:v>
                </c:pt>
                <c:pt idx="2749">
                  <c:v>6.9392087130000002</c:v>
                </c:pt>
                <c:pt idx="2750">
                  <c:v>6.9417315200000003</c:v>
                </c:pt>
                <c:pt idx="2751">
                  <c:v>6.9442543270000003</c:v>
                </c:pt>
                <c:pt idx="2752">
                  <c:v>6.9467781300000002</c:v>
                </c:pt>
                <c:pt idx="2753">
                  <c:v>6.9493019370000004</c:v>
                </c:pt>
                <c:pt idx="2754">
                  <c:v>6.9518256679999997</c:v>
                </c:pt>
                <c:pt idx="2755">
                  <c:v>6.9543493989999998</c:v>
                </c:pt>
                <c:pt idx="2756">
                  <c:v>6.956872207</c:v>
                </c:pt>
                <c:pt idx="2757">
                  <c:v>6.959395014</c:v>
                </c:pt>
                <c:pt idx="2758">
                  <c:v>6.9619175530000001</c:v>
                </c:pt>
                <c:pt idx="2759">
                  <c:v>6.9644400920000002</c:v>
                </c:pt>
                <c:pt idx="2760">
                  <c:v>6.966962938</c:v>
                </c:pt>
                <c:pt idx="2761">
                  <c:v>6.9694857849999998</c:v>
                </c:pt>
                <c:pt idx="2762">
                  <c:v>6.9720088609999999</c:v>
                </c:pt>
                <c:pt idx="2763">
                  <c:v>6.9745319380000002</c:v>
                </c:pt>
                <c:pt idx="2764">
                  <c:v>6.9770546250000001</c:v>
                </c:pt>
                <c:pt idx="2765">
                  <c:v>6.9795773179999996</c:v>
                </c:pt>
                <c:pt idx="2766">
                  <c:v>6.9820997399999998</c:v>
                </c:pt>
                <c:pt idx="2767">
                  <c:v>6.9846221630000001</c:v>
                </c:pt>
                <c:pt idx="2768">
                  <c:v>6.9871448999999997</c:v>
                </c:pt>
                <c:pt idx="2769">
                  <c:v>6.9896676309999997</c:v>
                </c:pt>
                <c:pt idx="2770">
                  <c:v>6.992190516</c:v>
                </c:pt>
                <c:pt idx="2771">
                  <c:v>6.9947134010000003</c:v>
                </c:pt>
                <c:pt idx="2772">
                  <c:v>6.9972353619999996</c:v>
                </c:pt>
                <c:pt idx="2773">
                  <c:v>6.9997573229999999</c:v>
                </c:pt>
                <c:pt idx="2774">
                  <c:v>7.0022799769999997</c:v>
                </c:pt>
                <c:pt idx="2775">
                  <c:v>7.0048026319999996</c:v>
                </c:pt>
                <c:pt idx="2776">
                  <c:v>7.0073250109999998</c:v>
                </c:pt>
                <c:pt idx="2777">
                  <c:v>7.0098473959999996</c:v>
                </c:pt>
                <c:pt idx="2778">
                  <c:v>7.0123694719999996</c:v>
                </c:pt>
                <c:pt idx="2779">
                  <c:v>7.0148915489999997</c:v>
                </c:pt>
                <c:pt idx="2780">
                  <c:v>7.0174139000000002</c:v>
                </c:pt>
                <c:pt idx="2781">
                  <c:v>7.0199362470000004</c:v>
                </c:pt>
                <c:pt idx="2782">
                  <c:v>7.0224578229999999</c:v>
                </c:pt>
                <c:pt idx="2783">
                  <c:v>7.0249794000000003</c:v>
                </c:pt>
                <c:pt idx="2784">
                  <c:v>7.027501708</c:v>
                </c:pt>
                <c:pt idx="2785">
                  <c:v>7.0300240150000004</c:v>
                </c:pt>
                <c:pt idx="2786">
                  <c:v>7.0325468999999998</c:v>
                </c:pt>
                <c:pt idx="2787">
                  <c:v>7.0350697850000001</c:v>
                </c:pt>
                <c:pt idx="2788">
                  <c:v>7.0375932470000002</c:v>
                </c:pt>
                <c:pt idx="2789">
                  <c:v>7.0401167080000002</c:v>
                </c:pt>
                <c:pt idx="2790">
                  <c:v>7.0426394390000002</c:v>
                </c:pt>
                <c:pt idx="2791">
                  <c:v>7.0451621700000002</c:v>
                </c:pt>
                <c:pt idx="2792">
                  <c:v>7.0476856689999998</c:v>
                </c:pt>
                <c:pt idx="2793">
                  <c:v>7.0502091699999996</c:v>
                </c:pt>
                <c:pt idx="2794">
                  <c:v>7.0527315159999997</c:v>
                </c:pt>
                <c:pt idx="2795">
                  <c:v>7.0552538629999999</c:v>
                </c:pt>
                <c:pt idx="2796">
                  <c:v>7.0577760879999998</c:v>
                </c:pt>
                <c:pt idx="2797">
                  <c:v>7.0602983190000002</c:v>
                </c:pt>
                <c:pt idx="2798">
                  <c:v>7.0628208570000002</c:v>
                </c:pt>
                <c:pt idx="2799">
                  <c:v>7.0653433960000003</c:v>
                </c:pt>
                <c:pt idx="2800">
                  <c:v>7.0678658900000002</c:v>
                </c:pt>
                <c:pt idx="2801">
                  <c:v>7.0703883909999998</c:v>
                </c:pt>
                <c:pt idx="2802">
                  <c:v>7.0729103899999997</c:v>
                </c:pt>
                <c:pt idx="2803">
                  <c:v>7.0754323909999997</c:v>
                </c:pt>
                <c:pt idx="2804">
                  <c:v>7.0779547359999997</c:v>
                </c:pt>
                <c:pt idx="2805">
                  <c:v>7.0804770829999999</c:v>
                </c:pt>
                <c:pt idx="2806">
                  <c:v>7.0829995060000002</c:v>
                </c:pt>
                <c:pt idx="2807">
                  <c:v>7.0855219290000004</c:v>
                </c:pt>
                <c:pt idx="2808">
                  <c:v>7.0880451979999997</c:v>
                </c:pt>
                <c:pt idx="2809">
                  <c:v>7.0905684669999998</c:v>
                </c:pt>
                <c:pt idx="2810">
                  <c:v>7.0930914669999998</c:v>
                </c:pt>
                <c:pt idx="2811">
                  <c:v>7.095614468</c:v>
                </c:pt>
                <c:pt idx="2812">
                  <c:v>7.0981369719999998</c:v>
                </c:pt>
                <c:pt idx="2813">
                  <c:v>7.1006594730000003</c:v>
                </c:pt>
                <c:pt idx="2814">
                  <c:v>7.1031821649999998</c:v>
                </c:pt>
                <c:pt idx="2815">
                  <c:v>7.1057048580000002</c:v>
                </c:pt>
                <c:pt idx="2816">
                  <c:v>7.1082273569999996</c:v>
                </c:pt>
                <c:pt idx="2817">
                  <c:v>7.1107498580000001</c:v>
                </c:pt>
                <c:pt idx="2818">
                  <c:v>7.1132724339999998</c:v>
                </c:pt>
                <c:pt idx="2819">
                  <c:v>7.1157950110000003</c:v>
                </c:pt>
                <c:pt idx="2820">
                  <c:v>7.1183183909999999</c:v>
                </c:pt>
                <c:pt idx="2821">
                  <c:v>7.1208417759999998</c:v>
                </c:pt>
                <c:pt idx="2822">
                  <c:v>7.1233647370000002</c:v>
                </c:pt>
                <c:pt idx="2823">
                  <c:v>7.1258876979999997</c:v>
                </c:pt>
                <c:pt idx="2824">
                  <c:v>7.1284104289999997</c:v>
                </c:pt>
                <c:pt idx="2825">
                  <c:v>7.1309331599999997</c:v>
                </c:pt>
                <c:pt idx="2826">
                  <c:v>7.1334555059999998</c:v>
                </c:pt>
                <c:pt idx="2827">
                  <c:v>7.135977853</c:v>
                </c:pt>
                <c:pt idx="2828">
                  <c:v>7.1385006259999999</c:v>
                </c:pt>
                <c:pt idx="2829">
                  <c:v>7.1410233950000004</c:v>
                </c:pt>
                <c:pt idx="2830">
                  <c:v>7.1435460109999998</c:v>
                </c:pt>
                <c:pt idx="2831">
                  <c:v>7.1460686259999999</c:v>
                </c:pt>
                <c:pt idx="2832">
                  <c:v>7.148591819</c:v>
                </c:pt>
                <c:pt idx="2833">
                  <c:v>7.151115012</c:v>
                </c:pt>
                <c:pt idx="2834">
                  <c:v>7.1536373190000004</c:v>
                </c:pt>
                <c:pt idx="2835">
                  <c:v>7.156159626</c:v>
                </c:pt>
                <c:pt idx="2836">
                  <c:v>7.1586816549999996</c:v>
                </c:pt>
                <c:pt idx="2837">
                  <c:v>7.1612036940000001</c:v>
                </c:pt>
                <c:pt idx="2838">
                  <c:v>7.1637260009999997</c:v>
                </c:pt>
                <c:pt idx="2839">
                  <c:v>7.1662483080000001</c:v>
                </c:pt>
                <c:pt idx="2840">
                  <c:v>7.168770544</c:v>
                </c:pt>
                <c:pt idx="2841">
                  <c:v>7.1712927750000004</c:v>
                </c:pt>
                <c:pt idx="2842">
                  <c:v>7.1738156210000001</c:v>
                </c:pt>
                <c:pt idx="2843">
                  <c:v>7.176338468</c:v>
                </c:pt>
                <c:pt idx="2844">
                  <c:v>7.1788610009999996</c:v>
                </c:pt>
                <c:pt idx="2845">
                  <c:v>7.1813835399999997</c:v>
                </c:pt>
                <c:pt idx="2846">
                  <c:v>7.1839058089999996</c:v>
                </c:pt>
                <c:pt idx="2847">
                  <c:v>7.1864280779999996</c:v>
                </c:pt>
                <c:pt idx="2848">
                  <c:v>7.1889505060000003</c:v>
                </c:pt>
                <c:pt idx="2849">
                  <c:v>7.1914729289999997</c:v>
                </c:pt>
                <c:pt idx="2850">
                  <c:v>7.1939954679999998</c:v>
                </c:pt>
                <c:pt idx="2851">
                  <c:v>7.1965180069999999</c:v>
                </c:pt>
                <c:pt idx="2852">
                  <c:v>7.1990403470000004</c:v>
                </c:pt>
                <c:pt idx="2853">
                  <c:v>7.2015626939999997</c:v>
                </c:pt>
                <c:pt idx="2854">
                  <c:v>7.2040854239999996</c:v>
                </c:pt>
                <c:pt idx="2855">
                  <c:v>7.2066081549999996</c:v>
                </c:pt>
                <c:pt idx="2856">
                  <c:v>7.2091304149999997</c:v>
                </c:pt>
                <c:pt idx="2857">
                  <c:v>7.2116526839999997</c:v>
                </c:pt>
                <c:pt idx="2858">
                  <c:v>7.2141744540000001</c:v>
                </c:pt>
                <c:pt idx="2859">
                  <c:v>7.2166962229999996</c:v>
                </c:pt>
                <c:pt idx="2860">
                  <c:v>7.219217886</c:v>
                </c:pt>
                <c:pt idx="2861">
                  <c:v>7.2217395389999997</c:v>
                </c:pt>
                <c:pt idx="2862">
                  <c:v>7.22426177</c:v>
                </c:pt>
                <c:pt idx="2863">
                  <c:v>7.2267840010000004</c:v>
                </c:pt>
                <c:pt idx="2864">
                  <c:v>7.2293060779999996</c:v>
                </c:pt>
                <c:pt idx="2865">
                  <c:v>7.2318281549999996</c:v>
                </c:pt>
                <c:pt idx="2866">
                  <c:v>7.2343504239999996</c:v>
                </c:pt>
                <c:pt idx="2867">
                  <c:v>7.2368726929999996</c:v>
                </c:pt>
                <c:pt idx="2868">
                  <c:v>7.2393950399999998</c:v>
                </c:pt>
                <c:pt idx="2869">
                  <c:v>7.241917387</c:v>
                </c:pt>
                <c:pt idx="2870">
                  <c:v>7.2444397709999997</c:v>
                </c:pt>
                <c:pt idx="2871">
                  <c:v>7.2469621560000004</c:v>
                </c:pt>
                <c:pt idx="2872">
                  <c:v>7.2494848139999997</c:v>
                </c:pt>
                <c:pt idx="2873">
                  <c:v>7.2520074689999996</c:v>
                </c:pt>
                <c:pt idx="2874">
                  <c:v>7.2545298530000002</c:v>
                </c:pt>
                <c:pt idx="2875">
                  <c:v>7.257052238</c:v>
                </c:pt>
                <c:pt idx="2876">
                  <c:v>7.2595751169999998</c:v>
                </c:pt>
                <c:pt idx="2877">
                  <c:v>7.2620980020000001</c:v>
                </c:pt>
                <c:pt idx="2878">
                  <c:v>7.2646201550000002</c:v>
                </c:pt>
                <c:pt idx="2879">
                  <c:v>7.2671423099999997</c:v>
                </c:pt>
                <c:pt idx="2880">
                  <c:v>7.2696641990000002</c:v>
                </c:pt>
                <c:pt idx="2881">
                  <c:v>7.2721860840000003</c:v>
                </c:pt>
                <c:pt idx="2882">
                  <c:v>7.274708468</c:v>
                </c:pt>
                <c:pt idx="2883">
                  <c:v>7.2772308529999998</c:v>
                </c:pt>
                <c:pt idx="2884">
                  <c:v>7.2797528519999997</c:v>
                </c:pt>
                <c:pt idx="2885">
                  <c:v>7.2822748529999997</c:v>
                </c:pt>
                <c:pt idx="2886">
                  <c:v>7.2847968139999999</c:v>
                </c:pt>
                <c:pt idx="2887">
                  <c:v>7.2873187750000001</c:v>
                </c:pt>
                <c:pt idx="2888">
                  <c:v>7.2898406930000004</c:v>
                </c:pt>
                <c:pt idx="2889">
                  <c:v>7.2923626160000001</c:v>
                </c:pt>
                <c:pt idx="2890">
                  <c:v>7.2948853859999998</c:v>
                </c:pt>
                <c:pt idx="2891">
                  <c:v>7.2974081550000003</c:v>
                </c:pt>
                <c:pt idx="2892">
                  <c:v>7.2999309239999999</c:v>
                </c:pt>
                <c:pt idx="2893">
                  <c:v>7.3024536930000004</c:v>
                </c:pt>
                <c:pt idx="2894">
                  <c:v>7.3049762319999996</c:v>
                </c:pt>
                <c:pt idx="2895">
                  <c:v>7.3074987709999997</c:v>
                </c:pt>
                <c:pt idx="2896">
                  <c:v>7.3100216939999996</c:v>
                </c:pt>
                <c:pt idx="2897">
                  <c:v>7.3125446170000004</c:v>
                </c:pt>
                <c:pt idx="2898">
                  <c:v>7.3150683089999999</c:v>
                </c:pt>
                <c:pt idx="2899">
                  <c:v>7.3175920019999996</c:v>
                </c:pt>
                <c:pt idx="2900">
                  <c:v>7.3201165829999999</c:v>
                </c:pt>
                <c:pt idx="2901">
                  <c:v>7.3226411599999999</c:v>
                </c:pt>
                <c:pt idx="2902">
                  <c:v>7.3251657369999998</c:v>
                </c:pt>
                <c:pt idx="2903">
                  <c:v>7.3276903139999998</c:v>
                </c:pt>
                <c:pt idx="2904">
                  <c:v>7.3302151169999998</c:v>
                </c:pt>
                <c:pt idx="2905">
                  <c:v>7.3327399240000002</c:v>
                </c:pt>
                <c:pt idx="2906">
                  <c:v>7.3352638089999997</c:v>
                </c:pt>
                <c:pt idx="2907">
                  <c:v>7.3377876940000002</c:v>
                </c:pt>
                <c:pt idx="2908">
                  <c:v>7.3403114629999999</c:v>
                </c:pt>
                <c:pt idx="2909">
                  <c:v>7.3428352319999997</c:v>
                </c:pt>
                <c:pt idx="2910">
                  <c:v>7.3453590010000003</c:v>
                </c:pt>
                <c:pt idx="2911">
                  <c:v>7.34788277</c:v>
                </c:pt>
                <c:pt idx="2912">
                  <c:v>7.3504064189999996</c:v>
                </c:pt>
                <c:pt idx="2913">
                  <c:v>7.3529300739999996</c:v>
                </c:pt>
                <c:pt idx="2914">
                  <c:v>7.355453689</c:v>
                </c:pt>
                <c:pt idx="2915">
                  <c:v>7.3579773040000003</c:v>
                </c:pt>
                <c:pt idx="2916">
                  <c:v>7.3604991550000003</c:v>
                </c:pt>
                <c:pt idx="2917">
                  <c:v>7.363021002</c:v>
                </c:pt>
                <c:pt idx="2918">
                  <c:v>7.3655427710000003</c:v>
                </c:pt>
                <c:pt idx="2919">
                  <c:v>7.3680645399999998</c:v>
                </c:pt>
                <c:pt idx="2920">
                  <c:v>7.3705866599999998</c:v>
                </c:pt>
                <c:pt idx="2921">
                  <c:v>7.3731087750000004</c:v>
                </c:pt>
                <c:pt idx="2922">
                  <c:v>7.3756313520000001</c:v>
                </c:pt>
                <c:pt idx="2923">
                  <c:v>7.3781539289999998</c:v>
                </c:pt>
                <c:pt idx="2924">
                  <c:v>7.3806763479999997</c:v>
                </c:pt>
                <c:pt idx="2925">
                  <c:v>7.383198771</c:v>
                </c:pt>
                <c:pt idx="2926">
                  <c:v>7.3857215399999996</c:v>
                </c:pt>
                <c:pt idx="2927">
                  <c:v>7.3882443090000001</c:v>
                </c:pt>
                <c:pt idx="2928">
                  <c:v>7.390766535</c:v>
                </c:pt>
                <c:pt idx="2929">
                  <c:v>7.3932887660000004</c:v>
                </c:pt>
                <c:pt idx="2930">
                  <c:v>7.3958107660000003</c:v>
                </c:pt>
                <c:pt idx="2931">
                  <c:v>7.3983327670000003</c:v>
                </c:pt>
                <c:pt idx="2932">
                  <c:v>7.400854958</c:v>
                </c:pt>
                <c:pt idx="2933">
                  <c:v>7.4033771509999999</c:v>
                </c:pt>
                <c:pt idx="2934">
                  <c:v>7.4058995730000001</c:v>
                </c:pt>
                <c:pt idx="2935">
                  <c:v>7.4084219960000004</c:v>
                </c:pt>
                <c:pt idx="2936">
                  <c:v>7.4109442989999996</c:v>
                </c:pt>
                <c:pt idx="2937">
                  <c:v>7.4134666080000002</c:v>
                </c:pt>
                <c:pt idx="2938">
                  <c:v>7.4159885689999996</c:v>
                </c:pt>
                <c:pt idx="2939">
                  <c:v>7.4185105299999998</c:v>
                </c:pt>
                <c:pt idx="2940">
                  <c:v>7.4210325690000003</c:v>
                </c:pt>
                <c:pt idx="2941">
                  <c:v>7.4235546079999999</c:v>
                </c:pt>
                <c:pt idx="2942">
                  <c:v>7.4260768759999998</c:v>
                </c:pt>
                <c:pt idx="2943">
                  <c:v>7.4285991449999997</c:v>
                </c:pt>
                <c:pt idx="2944">
                  <c:v>7.4311216790000003</c:v>
                </c:pt>
                <c:pt idx="2945">
                  <c:v>7.4336442180000004</c:v>
                </c:pt>
                <c:pt idx="2946">
                  <c:v>7.4361663709999997</c:v>
                </c:pt>
                <c:pt idx="2947">
                  <c:v>7.438688526</c:v>
                </c:pt>
                <c:pt idx="2948">
                  <c:v>7.4412108379999999</c:v>
                </c:pt>
                <c:pt idx="2949">
                  <c:v>7.4437331450000004</c:v>
                </c:pt>
                <c:pt idx="2950">
                  <c:v>7.4462560680000003</c:v>
                </c:pt>
                <c:pt idx="2951">
                  <c:v>7.4487789910000002</c:v>
                </c:pt>
                <c:pt idx="2952">
                  <c:v>7.4513007990000002</c:v>
                </c:pt>
                <c:pt idx="2953">
                  <c:v>7.4538226080000003</c:v>
                </c:pt>
                <c:pt idx="2954">
                  <c:v>7.4563453380000002</c:v>
                </c:pt>
                <c:pt idx="2955">
                  <c:v>7.4588680690000002</c:v>
                </c:pt>
                <c:pt idx="2956">
                  <c:v>7.4613909530000004</c:v>
                </c:pt>
                <c:pt idx="2957">
                  <c:v>7.4639138379999999</c:v>
                </c:pt>
                <c:pt idx="2958">
                  <c:v>7.4664164519999998</c:v>
                </c:pt>
                <c:pt idx="2959">
                  <c:v>7.4689190529999996</c:v>
                </c:pt>
                <c:pt idx="2960">
                  <c:v>7.4714216540000002</c:v>
                </c:pt>
                <c:pt idx="2961">
                  <c:v>7.473924255</c:v>
                </c:pt>
                <c:pt idx="2962">
                  <c:v>7.4764268559999998</c:v>
                </c:pt>
                <c:pt idx="2963">
                  <c:v>7.4789294569999996</c:v>
                </c:pt>
                <c:pt idx="2964">
                  <c:v>7.4814320580000002</c:v>
                </c:pt>
                <c:pt idx="2965">
                  <c:v>7.483934659</c:v>
                </c:pt>
                <c:pt idx="2966">
                  <c:v>7.4864372599999998</c:v>
                </c:pt>
                <c:pt idx="2967">
                  <c:v>7.4889398610000004</c:v>
                </c:pt>
                <c:pt idx="2968">
                  <c:v>7.4914424620000002</c:v>
                </c:pt>
                <c:pt idx="2969">
                  <c:v>7.493945063</c:v>
                </c:pt>
                <c:pt idx="2970">
                  <c:v>7.4964476639999997</c:v>
                </c:pt>
                <c:pt idx="2971">
                  <c:v>7.4989502650000004</c:v>
                </c:pt>
                <c:pt idx="2972">
                  <c:v>7.5014528660000002</c:v>
                </c:pt>
                <c:pt idx="2973">
                  <c:v>7.5039554669999999</c:v>
                </c:pt>
                <c:pt idx="2974">
                  <c:v>7.5064580679999997</c:v>
                </c:pt>
                <c:pt idx="2975">
                  <c:v>7.5091470300000003</c:v>
                </c:pt>
                <c:pt idx="2976">
                  <c:v>7.511835993</c:v>
                </c:pt>
                <c:pt idx="2977">
                  <c:v>7.5143581839999998</c:v>
                </c:pt>
                <c:pt idx="2978">
                  <c:v>7.5168803769999997</c:v>
                </c:pt>
                <c:pt idx="2979">
                  <c:v>7.5194025690000004</c:v>
                </c:pt>
                <c:pt idx="2980">
                  <c:v>7.5219247620000003</c:v>
                </c:pt>
                <c:pt idx="2981">
                  <c:v>7.5244474920000002</c:v>
                </c:pt>
                <c:pt idx="2982">
                  <c:v>7.5269702230000002</c:v>
                </c:pt>
                <c:pt idx="2983">
                  <c:v>7.5294928040000002</c:v>
                </c:pt>
                <c:pt idx="2984">
                  <c:v>7.5320153809999999</c:v>
                </c:pt>
                <c:pt idx="2985">
                  <c:v>7.5345377659999997</c:v>
                </c:pt>
                <c:pt idx="2986">
                  <c:v>7.5370601510000004</c:v>
                </c:pt>
                <c:pt idx="2987">
                  <c:v>7.5395819639999999</c:v>
                </c:pt>
                <c:pt idx="2988">
                  <c:v>7.5421037709999998</c:v>
                </c:pt>
                <c:pt idx="2989">
                  <c:v>7.5446257330000002</c:v>
                </c:pt>
                <c:pt idx="2990">
                  <c:v>7.5471476940000004</c:v>
                </c:pt>
                <c:pt idx="2991">
                  <c:v>7.5496692379999999</c:v>
                </c:pt>
                <c:pt idx="2992">
                  <c:v>7.5521907769999999</c:v>
                </c:pt>
                <c:pt idx="2993">
                  <c:v>7.5547122760000001</c:v>
                </c:pt>
                <c:pt idx="2994">
                  <c:v>7.5572337770000004</c:v>
                </c:pt>
                <c:pt idx="2995">
                  <c:v>7.559755934</c:v>
                </c:pt>
                <c:pt idx="2996">
                  <c:v>7.5622780890000003</c:v>
                </c:pt>
                <c:pt idx="2997">
                  <c:v>7.5648005879999998</c:v>
                </c:pt>
                <c:pt idx="2998">
                  <c:v>7.5673230890000003</c:v>
                </c:pt>
                <c:pt idx="2999">
                  <c:v>7.569845011</c:v>
                </c:pt>
                <c:pt idx="3000">
                  <c:v>7.5723669339999997</c:v>
                </c:pt>
                <c:pt idx="3001">
                  <c:v>7.5748888189999999</c:v>
                </c:pt>
                <c:pt idx="3002">
                  <c:v>7.5774107040000001</c:v>
                </c:pt>
                <c:pt idx="3003">
                  <c:v>7.5799329340000003</c:v>
                </c:pt>
                <c:pt idx="3004">
                  <c:v>7.5824551649999998</c:v>
                </c:pt>
                <c:pt idx="3005">
                  <c:v>7.5849770110000003</c:v>
                </c:pt>
                <c:pt idx="3006">
                  <c:v>7.587498858</c:v>
                </c:pt>
                <c:pt idx="3007">
                  <c:v>7.5900212519999997</c:v>
                </c:pt>
                <c:pt idx="3008">
                  <c:v>7.5925436370000003</c:v>
                </c:pt>
                <c:pt idx="3009">
                  <c:v>7.5950652520000004</c:v>
                </c:pt>
                <c:pt idx="3010">
                  <c:v>7.5975868670000004</c:v>
                </c:pt>
                <c:pt idx="3011">
                  <c:v>7.6001084490000004</c:v>
                </c:pt>
                <c:pt idx="3012">
                  <c:v>7.6026300259999999</c:v>
                </c:pt>
                <c:pt idx="3013">
                  <c:v>7.6051520259999998</c:v>
                </c:pt>
                <c:pt idx="3014">
                  <c:v>7.6076740269999998</c:v>
                </c:pt>
                <c:pt idx="3015">
                  <c:v>7.6101964149999999</c:v>
                </c:pt>
                <c:pt idx="3016">
                  <c:v>7.6127187999999997</c:v>
                </c:pt>
                <c:pt idx="3017">
                  <c:v>7.6152421840000004</c:v>
                </c:pt>
                <c:pt idx="3018">
                  <c:v>7.6177655690000003</c:v>
                </c:pt>
                <c:pt idx="3019">
                  <c:v>7.6202882269999996</c:v>
                </c:pt>
                <c:pt idx="3020">
                  <c:v>7.6228108819999996</c:v>
                </c:pt>
                <c:pt idx="3021">
                  <c:v>7.6253331500000003</c:v>
                </c:pt>
                <c:pt idx="3022">
                  <c:v>7.6278554190000003</c:v>
                </c:pt>
                <c:pt idx="3023">
                  <c:v>7.6303776939999999</c:v>
                </c:pt>
                <c:pt idx="3024">
                  <c:v>7.6328999629999998</c:v>
                </c:pt>
                <c:pt idx="3025">
                  <c:v>7.6354223479999996</c:v>
                </c:pt>
                <c:pt idx="3026">
                  <c:v>7.6379447330000003</c:v>
                </c:pt>
                <c:pt idx="3027">
                  <c:v>7.6404670020000003</c:v>
                </c:pt>
                <c:pt idx="3028">
                  <c:v>7.6429892710000003</c:v>
                </c:pt>
                <c:pt idx="3029">
                  <c:v>7.6455125019999999</c:v>
                </c:pt>
                <c:pt idx="3030">
                  <c:v>7.6480357330000004</c:v>
                </c:pt>
                <c:pt idx="3031">
                  <c:v>7.650558309</c:v>
                </c:pt>
                <c:pt idx="3032">
                  <c:v>7.6530808859999997</c:v>
                </c:pt>
                <c:pt idx="3033">
                  <c:v>7.6556027709999999</c:v>
                </c:pt>
                <c:pt idx="3034">
                  <c:v>7.658124656</c:v>
                </c:pt>
                <c:pt idx="3035">
                  <c:v>7.6606465730000002</c:v>
                </c:pt>
                <c:pt idx="3036">
                  <c:v>7.6631684959999999</c:v>
                </c:pt>
                <c:pt idx="3037">
                  <c:v>7.665690766</c:v>
                </c:pt>
                <c:pt idx="3038">
                  <c:v>7.668213035</c:v>
                </c:pt>
                <c:pt idx="3039">
                  <c:v>7.670735112</c:v>
                </c:pt>
                <c:pt idx="3040">
                  <c:v>7.6732571890000001</c:v>
                </c:pt>
                <c:pt idx="3041">
                  <c:v>7.675779189</c:v>
                </c:pt>
                <c:pt idx="3042">
                  <c:v>7.67830119</c:v>
                </c:pt>
                <c:pt idx="3043">
                  <c:v>7.6808238050000002</c:v>
                </c:pt>
                <c:pt idx="3044">
                  <c:v>7.6833464200000003</c:v>
                </c:pt>
                <c:pt idx="3045">
                  <c:v>7.6858681889999998</c:v>
                </c:pt>
                <c:pt idx="3046">
                  <c:v>7.6883899580000001</c:v>
                </c:pt>
                <c:pt idx="3047">
                  <c:v>7.6909118809999999</c:v>
                </c:pt>
                <c:pt idx="3048">
                  <c:v>7.6934338039999997</c:v>
                </c:pt>
                <c:pt idx="3049">
                  <c:v>7.6959558809999997</c:v>
                </c:pt>
                <c:pt idx="3050">
                  <c:v>7.6984779579999998</c:v>
                </c:pt>
                <c:pt idx="3051">
                  <c:v>7.7010001790000002</c:v>
                </c:pt>
                <c:pt idx="3052">
                  <c:v>7.7035224099999997</c:v>
                </c:pt>
                <c:pt idx="3053">
                  <c:v>7.7060445639999999</c:v>
                </c:pt>
                <c:pt idx="3054">
                  <c:v>7.7085667170000001</c:v>
                </c:pt>
                <c:pt idx="3055">
                  <c:v>7.7110888659999999</c:v>
                </c:pt>
                <c:pt idx="3056">
                  <c:v>7.7136110210000002</c:v>
                </c:pt>
                <c:pt idx="3057">
                  <c:v>7.7161335590000002</c:v>
                </c:pt>
                <c:pt idx="3058">
                  <c:v>7.7186560980000003</c:v>
                </c:pt>
                <c:pt idx="3059">
                  <c:v>7.7211789289999997</c:v>
                </c:pt>
                <c:pt idx="3060">
                  <c:v>7.7237017760000004</c:v>
                </c:pt>
                <c:pt idx="3061">
                  <c:v>7.7262236599999996</c:v>
                </c:pt>
                <c:pt idx="3062">
                  <c:v>7.7287455449999998</c:v>
                </c:pt>
                <c:pt idx="3063">
                  <c:v>7.7312673189999996</c:v>
                </c:pt>
                <c:pt idx="3064">
                  <c:v>7.733789088</c:v>
                </c:pt>
                <c:pt idx="3065">
                  <c:v>7.7363115110000003</c:v>
                </c:pt>
                <c:pt idx="3066">
                  <c:v>7.7388339339999996</c:v>
                </c:pt>
                <c:pt idx="3067">
                  <c:v>7.7413561270000004</c:v>
                </c:pt>
                <c:pt idx="3068">
                  <c:v>7.7438783200000003</c:v>
                </c:pt>
                <c:pt idx="3069">
                  <c:v>7.746401165</c:v>
                </c:pt>
                <c:pt idx="3070">
                  <c:v>7.7489240119999998</c:v>
                </c:pt>
                <c:pt idx="3071">
                  <c:v>7.7514464289999996</c:v>
                </c:pt>
                <c:pt idx="3072">
                  <c:v>7.7539688519999999</c:v>
                </c:pt>
                <c:pt idx="3073">
                  <c:v>7.7564910830000002</c:v>
                </c:pt>
                <c:pt idx="3074">
                  <c:v>7.7590133139999997</c:v>
                </c:pt>
                <c:pt idx="3075">
                  <c:v>7.7615356990000004</c:v>
                </c:pt>
                <c:pt idx="3076">
                  <c:v>7.7640580840000002</c:v>
                </c:pt>
                <c:pt idx="3077">
                  <c:v>7.7665809289999999</c:v>
                </c:pt>
                <c:pt idx="3078">
                  <c:v>7.7691037759999997</c:v>
                </c:pt>
                <c:pt idx="3079">
                  <c:v>7.7716263090000002</c:v>
                </c:pt>
                <c:pt idx="3080">
                  <c:v>7.7741488480000003</c:v>
                </c:pt>
                <c:pt idx="3081">
                  <c:v>7.7766718089999998</c:v>
                </c:pt>
                <c:pt idx="3082">
                  <c:v>7.7791947700000001</c:v>
                </c:pt>
                <c:pt idx="3083">
                  <c:v>7.7817178040000003</c:v>
                </c:pt>
                <c:pt idx="3084">
                  <c:v>7.7842408430000001</c:v>
                </c:pt>
                <c:pt idx="3085">
                  <c:v>7.7867629960000002</c:v>
                </c:pt>
                <c:pt idx="3086">
                  <c:v>7.7892851509999996</c:v>
                </c:pt>
                <c:pt idx="3087">
                  <c:v>7.7918073039999998</c:v>
                </c:pt>
                <c:pt idx="3088">
                  <c:v>7.7943294590000001</c:v>
                </c:pt>
                <c:pt idx="3089">
                  <c:v>7.7968518810000003</c:v>
                </c:pt>
                <c:pt idx="3090">
                  <c:v>7.7993743039999996</c:v>
                </c:pt>
                <c:pt idx="3091">
                  <c:v>7.8018964579999999</c:v>
                </c:pt>
                <c:pt idx="3092">
                  <c:v>7.8044186130000002</c:v>
                </c:pt>
                <c:pt idx="3093">
                  <c:v>7.8069412270000003</c:v>
                </c:pt>
                <c:pt idx="3094">
                  <c:v>7.8094638420000004</c:v>
                </c:pt>
                <c:pt idx="3095">
                  <c:v>7.8119862710000003</c:v>
                </c:pt>
                <c:pt idx="3096">
                  <c:v>7.8145086939999997</c:v>
                </c:pt>
                <c:pt idx="3097">
                  <c:v>7.8170316560000002</c:v>
                </c:pt>
                <c:pt idx="3098">
                  <c:v>7.8195546169999997</c:v>
                </c:pt>
                <c:pt idx="3099">
                  <c:v>7.822077084</c:v>
                </c:pt>
                <c:pt idx="3100">
                  <c:v>7.8245995449999999</c:v>
                </c:pt>
                <c:pt idx="3101">
                  <c:v>7.8271226990000002</c:v>
                </c:pt>
                <c:pt idx="3102">
                  <c:v>7.8296458539999998</c:v>
                </c:pt>
                <c:pt idx="3103">
                  <c:v>7.8321683909999997</c:v>
                </c:pt>
                <c:pt idx="3104">
                  <c:v>7.8346909299999998</c:v>
                </c:pt>
                <c:pt idx="3105">
                  <c:v>7.8372140830000001</c:v>
                </c:pt>
                <c:pt idx="3106">
                  <c:v>7.8397372379999997</c:v>
                </c:pt>
                <c:pt idx="3107">
                  <c:v>7.8422602369999996</c:v>
                </c:pt>
                <c:pt idx="3108">
                  <c:v>7.8447832379999998</c:v>
                </c:pt>
                <c:pt idx="3109">
                  <c:v>7.8473066600000001</c:v>
                </c:pt>
                <c:pt idx="3110">
                  <c:v>7.8498300829999996</c:v>
                </c:pt>
                <c:pt idx="3111">
                  <c:v>7.8523527270000004</c:v>
                </c:pt>
                <c:pt idx="3112">
                  <c:v>7.8548753820000004</c:v>
                </c:pt>
                <c:pt idx="3113">
                  <c:v>7.8573973429999997</c:v>
                </c:pt>
                <c:pt idx="3114">
                  <c:v>7.8599193039999999</c:v>
                </c:pt>
                <c:pt idx="3115">
                  <c:v>7.8624408480000003</c:v>
                </c:pt>
                <c:pt idx="3116">
                  <c:v>7.8649623870000003</c:v>
                </c:pt>
                <c:pt idx="3117">
                  <c:v>7.8674843860000001</c:v>
                </c:pt>
                <c:pt idx="3118">
                  <c:v>7.8700063870000001</c:v>
                </c:pt>
                <c:pt idx="3119">
                  <c:v>7.8725290790000004</c:v>
                </c:pt>
                <c:pt idx="3120">
                  <c:v>7.8750517719999999</c:v>
                </c:pt>
                <c:pt idx="3121">
                  <c:v>7.8775746939999998</c:v>
                </c:pt>
                <c:pt idx="3122">
                  <c:v>7.8800976169999997</c:v>
                </c:pt>
                <c:pt idx="3123">
                  <c:v>7.8826199299999997</c:v>
                </c:pt>
                <c:pt idx="3124">
                  <c:v>7.8851422370000002</c:v>
                </c:pt>
                <c:pt idx="3125">
                  <c:v>7.8876650450000003</c:v>
                </c:pt>
                <c:pt idx="3126">
                  <c:v>7.8901878539999997</c:v>
                </c:pt>
                <c:pt idx="3127">
                  <c:v>7.8927098149999999</c:v>
                </c:pt>
                <c:pt idx="3128">
                  <c:v>7.8952317760000001</c:v>
                </c:pt>
                <c:pt idx="3129">
                  <c:v>7.8977536219999998</c:v>
                </c:pt>
                <c:pt idx="3130">
                  <c:v>7.9002754690000003</c:v>
                </c:pt>
                <c:pt idx="3131">
                  <c:v>7.902797895</c:v>
                </c:pt>
                <c:pt idx="3132">
                  <c:v>7.9053203180000002</c:v>
                </c:pt>
                <c:pt idx="3133">
                  <c:v>7.9078428179999998</c:v>
                </c:pt>
                <c:pt idx="3134">
                  <c:v>7.9103653190000003</c:v>
                </c:pt>
                <c:pt idx="3135">
                  <c:v>7.9128877409999996</c:v>
                </c:pt>
                <c:pt idx="3136">
                  <c:v>7.9154101639999999</c:v>
                </c:pt>
                <c:pt idx="3137">
                  <c:v>7.9179323950000002</c:v>
                </c:pt>
                <c:pt idx="3138">
                  <c:v>7.9204546259999997</c:v>
                </c:pt>
                <c:pt idx="3139">
                  <c:v>7.9229772369999996</c:v>
                </c:pt>
                <c:pt idx="3140">
                  <c:v>7.9254998519999997</c:v>
                </c:pt>
                <c:pt idx="3141">
                  <c:v>7.9280224290000003</c:v>
                </c:pt>
                <c:pt idx="3142">
                  <c:v>7.930545006</c:v>
                </c:pt>
                <c:pt idx="3143">
                  <c:v>7.9330670449999996</c:v>
                </c:pt>
                <c:pt idx="3144">
                  <c:v>7.9355890840000001</c:v>
                </c:pt>
                <c:pt idx="3145">
                  <c:v>7.9381111979999996</c:v>
                </c:pt>
                <c:pt idx="3146">
                  <c:v>7.9406333130000002</c:v>
                </c:pt>
                <c:pt idx="3147">
                  <c:v>7.9431568180000003</c:v>
                </c:pt>
                <c:pt idx="3148">
                  <c:v>7.945680319</c:v>
                </c:pt>
                <c:pt idx="3149">
                  <c:v>7.9482033569999997</c:v>
                </c:pt>
                <c:pt idx="3150">
                  <c:v>7.9507263960000003</c:v>
                </c:pt>
                <c:pt idx="3151">
                  <c:v>7.95324878</c:v>
                </c:pt>
                <c:pt idx="3152">
                  <c:v>7.9557711649999998</c:v>
                </c:pt>
                <c:pt idx="3153">
                  <c:v>7.9582938570000001</c:v>
                </c:pt>
                <c:pt idx="3154">
                  <c:v>7.9608165499999997</c:v>
                </c:pt>
                <c:pt idx="3155">
                  <c:v>7.9633390879999997</c:v>
                </c:pt>
                <c:pt idx="3156">
                  <c:v>7.9658616269999998</c:v>
                </c:pt>
                <c:pt idx="3157">
                  <c:v>7.9683847029999999</c:v>
                </c:pt>
                <c:pt idx="3158">
                  <c:v>7.9709077800000001</c:v>
                </c:pt>
                <c:pt idx="3159">
                  <c:v>7.9734303569999998</c:v>
                </c:pt>
                <c:pt idx="3160">
                  <c:v>7.9759529340000004</c:v>
                </c:pt>
                <c:pt idx="3161">
                  <c:v>7.9784745499999996</c:v>
                </c:pt>
                <c:pt idx="3162">
                  <c:v>7.9809961649999996</c:v>
                </c:pt>
                <c:pt idx="3163">
                  <c:v>7.9835182470000001</c:v>
                </c:pt>
                <c:pt idx="3164">
                  <c:v>7.9860403240000002</c:v>
                </c:pt>
                <c:pt idx="3165">
                  <c:v>7.988562054</c:v>
                </c:pt>
                <c:pt idx="3166">
                  <c:v>7.9910837849999998</c:v>
                </c:pt>
                <c:pt idx="3167">
                  <c:v>7.9936060099999997</c:v>
                </c:pt>
                <c:pt idx="3168">
                  <c:v>7.9961282410000001</c:v>
                </c:pt>
                <c:pt idx="3169">
                  <c:v>7.9986503950000003</c:v>
                </c:pt>
                <c:pt idx="3170">
                  <c:v>8.0011725479999996</c:v>
                </c:pt>
                <c:pt idx="3171">
                  <c:v>8.0036947020000007</c:v>
                </c:pt>
                <c:pt idx="3172">
                  <c:v>8.0062168570000001</c:v>
                </c:pt>
                <c:pt idx="3173">
                  <c:v>8.0087390490000008</c:v>
                </c:pt>
                <c:pt idx="3174">
                  <c:v>8.0112612419999998</c:v>
                </c:pt>
                <c:pt idx="3175">
                  <c:v>8.0137837889999997</c:v>
                </c:pt>
                <c:pt idx="3176">
                  <c:v>8.0163063280000006</c:v>
                </c:pt>
                <c:pt idx="3177">
                  <c:v>8.0188288280000002</c:v>
                </c:pt>
                <c:pt idx="3178">
                  <c:v>8.0213513289999998</c:v>
                </c:pt>
                <c:pt idx="3179">
                  <c:v>8.0238735919999993</c:v>
                </c:pt>
                <c:pt idx="3180">
                  <c:v>8.0263958609999992</c:v>
                </c:pt>
                <c:pt idx="3181">
                  <c:v>8.0289179379999993</c:v>
                </c:pt>
                <c:pt idx="3182">
                  <c:v>8.0314400149999994</c:v>
                </c:pt>
                <c:pt idx="3183">
                  <c:v>8.0339619770000006</c:v>
                </c:pt>
                <c:pt idx="3184">
                  <c:v>8.0364839379999999</c:v>
                </c:pt>
                <c:pt idx="3185">
                  <c:v>8.0390064769999992</c:v>
                </c:pt>
                <c:pt idx="3186">
                  <c:v>8.0415290160000001</c:v>
                </c:pt>
                <c:pt idx="3187">
                  <c:v>8.0440526739999996</c:v>
                </c:pt>
                <c:pt idx="3188">
                  <c:v>8.0465763290000005</c:v>
                </c:pt>
                <c:pt idx="3189">
                  <c:v>8.0490987900000004</c:v>
                </c:pt>
                <c:pt idx="3190">
                  <c:v>8.0516212510000003</c:v>
                </c:pt>
                <c:pt idx="3191">
                  <c:v>8.0541439429999997</c:v>
                </c:pt>
                <c:pt idx="3192">
                  <c:v>8.0566666359999992</c:v>
                </c:pt>
                <c:pt idx="3193">
                  <c:v>8.0591888279999999</c:v>
                </c:pt>
                <c:pt idx="3194">
                  <c:v>8.0617110210000007</c:v>
                </c:pt>
                <c:pt idx="3195">
                  <c:v>8.0642326729999994</c:v>
                </c:pt>
                <c:pt idx="3196">
                  <c:v>8.066754328</c:v>
                </c:pt>
                <c:pt idx="3197">
                  <c:v>8.0692760579999998</c:v>
                </c:pt>
                <c:pt idx="3198">
                  <c:v>8.0717977889999997</c:v>
                </c:pt>
                <c:pt idx="3199">
                  <c:v>8.0743194860000003</c:v>
                </c:pt>
                <c:pt idx="3200">
                  <c:v>8.0768411790000005</c:v>
                </c:pt>
                <c:pt idx="3201">
                  <c:v>8.0793631010000002</c:v>
                </c:pt>
                <c:pt idx="3202">
                  <c:v>8.081885024</c:v>
                </c:pt>
                <c:pt idx="3203">
                  <c:v>8.0844067929999994</c:v>
                </c:pt>
                <c:pt idx="3204">
                  <c:v>8.0869285620000007</c:v>
                </c:pt>
                <c:pt idx="3205">
                  <c:v>8.0894500619999992</c:v>
                </c:pt>
                <c:pt idx="3206">
                  <c:v>8.0919715629999995</c:v>
                </c:pt>
                <c:pt idx="3207">
                  <c:v>8.0944934140000004</c:v>
                </c:pt>
                <c:pt idx="3208">
                  <c:v>8.0970152609999992</c:v>
                </c:pt>
                <c:pt idx="3209">
                  <c:v>8.0995372220000004</c:v>
                </c:pt>
                <c:pt idx="3210">
                  <c:v>8.1020591829999997</c:v>
                </c:pt>
                <c:pt idx="3211">
                  <c:v>8.1045809860000002</c:v>
                </c:pt>
                <c:pt idx="3212">
                  <c:v>8.1071027929999993</c:v>
                </c:pt>
                <c:pt idx="3213">
                  <c:v>8.1096250239999996</c:v>
                </c:pt>
                <c:pt idx="3214">
                  <c:v>8.112147255</c:v>
                </c:pt>
                <c:pt idx="3215">
                  <c:v>8.1146693709999997</c:v>
                </c:pt>
                <c:pt idx="3216">
                  <c:v>8.1171914859999994</c:v>
                </c:pt>
                <c:pt idx="3217">
                  <c:v>8.1197129480000001</c:v>
                </c:pt>
                <c:pt idx="3218">
                  <c:v>8.1222344090000007</c:v>
                </c:pt>
                <c:pt idx="3219">
                  <c:v>8.1247562500000008</c:v>
                </c:pt>
                <c:pt idx="3220">
                  <c:v>8.1272780969999996</c:v>
                </c:pt>
                <c:pt idx="3221">
                  <c:v>8.1298005189999998</c:v>
                </c:pt>
                <c:pt idx="3222">
                  <c:v>8.1323229420000001</c:v>
                </c:pt>
                <c:pt idx="3223">
                  <c:v>8.1348454379999993</c:v>
                </c:pt>
                <c:pt idx="3224">
                  <c:v>8.1373679390000007</c:v>
                </c:pt>
                <c:pt idx="3225">
                  <c:v>8.1398897839999993</c:v>
                </c:pt>
                <c:pt idx="3226">
                  <c:v>8.1424116309999999</c:v>
                </c:pt>
                <c:pt idx="3227">
                  <c:v>8.1449345490000002</c:v>
                </c:pt>
                <c:pt idx="3228">
                  <c:v>8.1474574719999993</c:v>
                </c:pt>
                <c:pt idx="3229">
                  <c:v>8.1499800110000002</c:v>
                </c:pt>
                <c:pt idx="3230">
                  <c:v>8.1525025499999995</c:v>
                </c:pt>
                <c:pt idx="3231">
                  <c:v>8.1550243949999999</c:v>
                </c:pt>
                <c:pt idx="3232">
                  <c:v>8.1575462420000004</c:v>
                </c:pt>
                <c:pt idx="3233">
                  <c:v>8.1600679720000002</c:v>
                </c:pt>
                <c:pt idx="3234">
                  <c:v>8.1625897030000001</c:v>
                </c:pt>
                <c:pt idx="3235">
                  <c:v>8.1651122019999995</c:v>
                </c:pt>
                <c:pt idx="3236">
                  <c:v>8.1676347029999992</c:v>
                </c:pt>
                <c:pt idx="3237">
                  <c:v>8.1701572410000001</c:v>
                </c:pt>
                <c:pt idx="3238">
                  <c:v>8.1726797799999993</c:v>
                </c:pt>
                <c:pt idx="3239">
                  <c:v>8.1752027409999997</c:v>
                </c:pt>
                <c:pt idx="3240">
                  <c:v>8.177725702</c:v>
                </c:pt>
                <c:pt idx="3241">
                  <c:v>8.1802473950000003</c:v>
                </c:pt>
                <c:pt idx="3242">
                  <c:v>8.1827690880000006</c:v>
                </c:pt>
                <c:pt idx="3243">
                  <c:v>8.1852910530000003</c:v>
                </c:pt>
                <c:pt idx="3244">
                  <c:v>8.1878130139999996</c:v>
                </c:pt>
                <c:pt idx="3245">
                  <c:v>8.1903351299999994</c:v>
                </c:pt>
                <c:pt idx="3246">
                  <c:v>8.1928572450000008</c:v>
                </c:pt>
                <c:pt idx="3247">
                  <c:v>8.1953792449999998</c:v>
                </c:pt>
                <c:pt idx="3248">
                  <c:v>8.1979012460000007</c:v>
                </c:pt>
                <c:pt idx="3249">
                  <c:v>8.2004233610000004</c:v>
                </c:pt>
                <c:pt idx="3250">
                  <c:v>8.202945476</c:v>
                </c:pt>
                <c:pt idx="3251">
                  <c:v>8.2054678269999997</c:v>
                </c:pt>
                <c:pt idx="3252">
                  <c:v>8.2079901740000007</c:v>
                </c:pt>
                <c:pt idx="3253">
                  <c:v>8.2105132889999997</c:v>
                </c:pt>
                <c:pt idx="3254">
                  <c:v>8.2130364040000003</c:v>
                </c:pt>
                <c:pt idx="3255">
                  <c:v>8.215558712</c:v>
                </c:pt>
                <c:pt idx="3256">
                  <c:v>8.2180810189999995</c:v>
                </c:pt>
                <c:pt idx="3257">
                  <c:v>8.2206032499999999</c:v>
                </c:pt>
                <c:pt idx="3258">
                  <c:v>8.2231254810000003</c:v>
                </c:pt>
                <c:pt idx="3259">
                  <c:v>8.2256478990000002</c:v>
                </c:pt>
                <c:pt idx="3260">
                  <c:v>8.2281703220000004</c:v>
                </c:pt>
                <c:pt idx="3261">
                  <c:v>8.2306926300000001</c:v>
                </c:pt>
                <c:pt idx="3262">
                  <c:v>8.2332149369999996</c:v>
                </c:pt>
                <c:pt idx="3263">
                  <c:v>8.2357368900000001</c:v>
                </c:pt>
                <c:pt idx="3264">
                  <c:v>8.2382588509999994</c:v>
                </c:pt>
                <c:pt idx="3265">
                  <c:v>8.2407813900000004</c:v>
                </c:pt>
                <c:pt idx="3266">
                  <c:v>8.2433039289999996</c:v>
                </c:pt>
                <c:pt idx="3267">
                  <c:v>8.2458259280000004</c:v>
                </c:pt>
                <c:pt idx="3268">
                  <c:v>8.2483479289999995</c:v>
                </c:pt>
                <c:pt idx="3269">
                  <c:v>8.2508703899999993</c:v>
                </c:pt>
                <c:pt idx="3270">
                  <c:v>8.2533928529999994</c:v>
                </c:pt>
                <c:pt idx="3271">
                  <c:v>8.2559146549999998</c:v>
                </c:pt>
                <c:pt idx="3272">
                  <c:v>8.2584364620000006</c:v>
                </c:pt>
                <c:pt idx="3273">
                  <c:v>8.2609582699999997</c:v>
                </c:pt>
                <c:pt idx="3274">
                  <c:v>8.2634800770000005</c:v>
                </c:pt>
                <c:pt idx="3275">
                  <c:v>8.2660017749999994</c:v>
                </c:pt>
                <c:pt idx="3276">
                  <c:v>8.2685234679999997</c:v>
                </c:pt>
                <c:pt idx="3277">
                  <c:v>8.2710455439999997</c:v>
                </c:pt>
                <c:pt idx="3278">
                  <c:v>8.2735676209999998</c:v>
                </c:pt>
                <c:pt idx="3279">
                  <c:v>8.2760896600000002</c:v>
                </c:pt>
                <c:pt idx="3280">
                  <c:v>8.2786116990000007</c:v>
                </c:pt>
                <c:pt idx="3281">
                  <c:v>8.2811338140000004</c:v>
                </c:pt>
                <c:pt idx="3282">
                  <c:v>8.283655929</c:v>
                </c:pt>
                <c:pt idx="3283">
                  <c:v>8.2861779710000008</c:v>
                </c:pt>
                <c:pt idx="3284">
                  <c:v>8.2887000099999995</c:v>
                </c:pt>
                <c:pt idx="3285">
                  <c:v>8.2912220859999994</c:v>
                </c:pt>
                <c:pt idx="3286">
                  <c:v>8.2937441629999995</c:v>
                </c:pt>
                <c:pt idx="3287">
                  <c:v>8.2962656970000008</c:v>
                </c:pt>
                <c:pt idx="3288">
                  <c:v>8.2987872360000008</c:v>
                </c:pt>
                <c:pt idx="3289">
                  <c:v>8.3013091200000009</c:v>
                </c:pt>
                <c:pt idx="3290">
                  <c:v>8.3038310049999993</c:v>
                </c:pt>
                <c:pt idx="3291">
                  <c:v>8.3063528560000002</c:v>
                </c:pt>
                <c:pt idx="3292">
                  <c:v>8.3088747030000007</c:v>
                </c:pt>
                <c:pt idx="3293">
                  <c:v>8.3113970100000003</c:v>
                </c:pt>
                <c:pt idx="3294">
                  <c:v>8.3139193169999999</c:v>
                </c:pt>
                <c:pt idx="3295">
                  <c:v>8.316441202</c:v>
                </c:pt>
                <c:pt idx="3296">
                  <c:v>8.3189630870000002</c:v>
                </c:pt>
                <c:pt idx="3297">
                  <c:v>8.3214859329999999</c:v>
                </c:pt>
                <c:pt idx="3298">
                  <c:v>8.3240087799999998</c:v>
                </c:pt>
                <c:pt idx="3299">
                  <c:v>8.3265318229999998</c:v>
                </c:pt>
                <c:pt idx="3300">
                  <c:v>8.3290548619999996</c:v>
                </c:pt>
                <c:pt idx="3301">
                  <c:v>8.3315777840000003</c:v>
                </c:pt>
                <c:pt idx="3302">
                  <c:v>8.3341007069999993</c:v>
                </c:pt>
                <c:pt idx="3303">
                  <c:v>8.3366240149999999</c:v>
                </c:pt>
                <c:pt idx="3304">
                  <c:v>8.3391473220000005</c:v>
                </c:pt>
                <c:pt idx="3305">
                  <c:v>8.3416704759999991</c:v>
                </c:pt>
                <c:pt idx="3306">
                  <c:v>8.3441936309999996</c:v>
                </c:pt>
                <c:pt idx="3307">
                  <c:v>8.3467153990000007</c:v>
                </c:pt>
                <c:pt idx="3308">
                  <c:v>8.3492371680000002</c:v>
                </c:pt>
                <c:pt idx="3309">
                  <c:v>8.3517598989999993</c:v>
                </c:pt>
                <c:pt idx="3310">
                  <c:v>8.3542826300000002</c:v>
                </c:pt>
                <c:pt idx="3311">
                  <c:v>8.3568053659999997</c:v>
                </c:pt>
                <c:pt idx="3312">
                  <c:v>8.3593280970000006</c:v>
                </c:pt>
                <c:pt idx="3313">
                  <c:v>8.3618506349999997</c:v>
                </c:pt>
                <c:pt idx="3314">
                  <c:v>8.3643731740000007</c:v>
                </c:pt>
                <c:pt idx="3315">
                  <c:v>8.3668949809999997</c:v>
                </c:pt>
                <c:pt idx="3316">
                  <c:v>8.3694167900000007</c:v>
                </c:pt>
                <c:pt idx="3317">
                  <c:v>8.3719389050000004</c:v>
                </c:pt>
                <c:pt idx="3318">
                  <c:v>8.37446102</c:v>
                </c:pt>
                <c:pt idx="3319">
                  <c:v>8.3769831739999994</c:v>
                </c:pt>
                <c:pt idx="3320">
                  <c:v>8.3795053270000004</c:v>
                </c:pt>
                <c:pt idx="3321">
                  <c:v>8.3820272510000002</c:v>
                </c:pt>
                <c:pt idx="3322">
                  <c:v>8.384549174</c:v>
                </c:pt>
                <c:pt idx="3323">
                  <c:v>8.3870710249999991</c:v>
                </c:pt>
                <c:pt idx="3324">
                  <c:v>8.3895928719999997</c:v>
                </c:pt>
                <c:pt idx="3325">
                  <c:v>8.3921138709999994</c:v>
                </c:pt>
                <c:pt idx="3326">
                  <c:v>8.3946348719999992</c:v>
                </c:pt>
                <c:pt idx="3327">
                  <c:v>8.3971561829999999</c:v>
                </c:pt>
                <c:pt idx="3328">
                  <c:v>8.3996774900000002</c:v>
                </c:pt>
                <c:pt idx="3329">
                  <c:v>8.4021994899999992</c:v>
                </c:pt>
                <c:pt idx="3330">
                  <c:v>8.4047214910000001</c:v>
                </c:pt>
                <c:pt idx="3331">
                  <c:v>8.4072435720000005</c:v>
                </c:pt>
                <c:pt idx="3332">
                  <c:v>8.4097656490000006</c:v>
                </c:pt>
                <c:pt idx="3333">
                  <c:v>8.4122882259999994</c:v>
                </c:pt>
                <c:pt idx="3334">
                  <c:v>8.414810803</c:v>
                </c:pt>
                <c:pt idx="3335">
                  <c:v>8.4173324570000005</c:v>
                </c:pt>
                <c:pt idx="3336">
                  <c:v>8.4198541119999994</c:v>
                </c:pt>
                <c:pt idx="3337">
                  <c:v>8.4223761499999998</c:v>
                </c:pt>
                <c:pt idx="3338">
                  <c:v>8.4248981890000003</c:v>
                </c:pt>
                <c:pt idx="3339">
                  <c:v>8.4274207269999994</c:v>
                </c:pt>
                <c:pt idx="3340">
                  <c:v>8.4299432660000004</c:v>
                </c:pt>
                <c:pt idx="3341">
                  <c:v>8.4324661499999998</c:v>
                </c:pt>
                <c:pt idx="3342">
                  <c:v>8.4349890349999992</c:v>
                </c:pt>
                <c:pt idx="3343">
                  <c:v>8.4375119909999992</c:v>
                </c:pt>
                <c:pt idx="3344">
                  <c:v>8.4400349519999995</c:v>
                </c:pt>
                <c:pt idx="3345">
                  <c:v>8.4425582600000002</c:v>
                </c:pt>
                <c:pt idx="3346">
                  <c:v>8.4450815670000008</c:v>
                </c:pt>
                <c:pt idx="3347">
                  <c:v>8.4476043749999992</c:v>
                </c:pt>
                <c:pt idx="3348">
                  <c:v>8.4501271839999994</c:v>
                </c:pt>
                <c:pt idx="3349">
                  <c:v>8.4526498750000005</c:v>
                </c:pt>
                <c:pt idx="3350">
                  <c:v>8.4551725680000001</c:v>
                </c:pt>
                <c:pt idx="3351">
                  <c:v>8.4576957650000004</c:v>
                </c:pt>
                <c:pt idx="3352">
                  <c:v>8.4602189580000005</c:v>
                </c:pt>
                <c:pt idx="3353">
                  <c:v>8.4627413419999993</c:v>
                </c:pt>
                <c:pt idx="3354">
                  <c:v>8.465263727</c:v>
                </c:pt>
                <c:pt idx="3355">
                  <c:v>8.4677863030000005</c:v>
                </c:pt>
                <c:pt idx="3356">
                  <c:v>8.4703088799999993</c:v>
                </c:pt>
                <c:pt idx="3357">
                  <c:v>8.4728317260000008</c:v>
                </c:pt>
                <c:pt idx="3358">
                  <c:v>8.4753545730000006</c:v>
                </c:pt>
                <c:pt idx="3359">
                  <c:v>8.4778777259999991</c:v>
                </c:pt>
                <c:pt idx="3360">
                  <c:v>8.4804008809999996</c:v>
                </c:pt>
                <c:pt idx="3361">
                  <c:v>8.4829234959999997</c:v>
                </c:pt>
                <c:pt idx="3362">
                  <c:v>8.4854461109999999</c:v>
                </c:pt>
                <c:pt idx="3363">
                  <c:v>8.4879685679999994</c:v>
                </c:pt>
                <c:pt idx="3364">
                  <c:v>8.4904910289999993</c:v>
                </c:pt>
                <c:pt idx="3365">
                  <c:v>8.4930132599999997</c:v>
                </c:pt>
                <c:pt idx="3366">
                  <c:v>8.4955354910000001</c:v>
                </c:pt>
                <c:pt idx="3367">
                  <c:v>8.498058683</c:v>
                </c:pt>
                <c:pt idx="3368">
                  <c:v>8.500581876</c:v>
                </c:pt>
                <c:pt idx="3369">
                  <c:v>8.5031049519999993</c:v>
                </c:pt>
                <c:pt idx="3370">
                  <c:v>8.5056280290000004</c:v>
                </c:pt>
                <c:pt idx="3371">
                  <c:v>8.5081508419999992</c:v>
                </c:pt>
                <c:pt idx="3372">
                  <c:v>8.5106736489999992</c:v>
                </c:pt>
                <c:pt idx="3373">
                  <c:v>8.5131959189999993</c:v>
                </c:pt>
                <c:pt idx="3374">
                  <c:v>8.5157181879999992</c:v>
                </c:pt>
                <c:pt idx="3375">
                  <c:v>8.5182404569999992</c:v>
                </c:pt>
                <c:pt idx="3376">
                  <c:v>8.5207627259999992</c:v>
                </c:pt>
                <c:pt idx="3377">
                  <c:v>8.5232845729999998</c:v>
                </c:pt>
                <c:pt idx="3378">
                  <c:v>8.5258064200000003</c:v>
                </c:pt>
                <c:pt idx="3379">
                  <c:v>8.5283299190000008</c:v>
                </c:pt>
                <c:pt idx="3380">
                  <c:v>8.5308534199999997</c:v>
                </c:pt>
                <c:pt idx="3381">
                  <c:v>8.5333766109999996</c:v>
                </c:pt>
                <c:pt idx="3382">
                  <c:v>8.5358998039999996</c:v>
                </c:pt>
                <c:pt idx="3383">
                  <c:v>8.5384234190000008</c:v>
                </c:pt>
                <c:pt idx="3384">
                  <c:v>8.5409470340000002</c:v>
                </c:pt>
                <c:pt idx="3385">
                  <c:v>8.5434716450000003</c:v>
                </c:pt>
                <c:pt idx="3386">
                  <c:v>8.5459962600000008</c:v>
                </c:pt>
                <c:pt idx="3387">
                  <c:v>8.5485199519999995</c:v>
                </c:pt>
                <c:pt idx="3388">
                  <c:v>8.551043645</c:v>
                </c:pt>
                <c:pt idx="3389">
                  <c:v>8.5535673370000005</c:v>
                </c:pt>
                <c:pt idx="3390">
                  <c:v>8.5560910299999993</c:v>
                </c:pt>
                <c:pt idx="3391">
                  <c:v>8.5586137600000001</c:v>
                </c:pt>
                <c:pt idx="3392">
                  <c:v>8.5611364909999992</c:v>
                </c:pt>
                <c:pt idx="3393">
                  <c:v>8.5636589579999995</c:v>
                </c:pt>
                <c:pt idx="3394">
                  <c:v>8.5661814189999994</c:v>
                </c:pt>
                <c:pt idx="3395">
                  <c:v>8.5687033810000006</c:v>
                </c:pt>
                <c:pt idx="3396">
                  <c:v>8.571225342</c:v>
                </c:pt>
                <c:pt idx="3397">
                  <c:v>8.5737468420000003</c:v>
                </c:pt>
                <c:pt idx="3398">
                  <c:v>8.5762683430000006</c:v>
                </c:pt>
                <c:pt idx="3399">
                  <c:v>8.5787899579999998</c:v>
                </c:pt>
                <c:pt idx="3400">
                  <c:v>8.5813115730000007</c:v>
                </c:pt>
                <c:pt idx="3401">
                  <c:v>8.5838335000000008</c:v>
                </c:pt>
                <c:pt idx="3402">
                  <c:v>8.5863554230000005</c:v>
                </c:pt>
                <c:pt idx="3403">
                  <c:v>8.5888779999999993</c:v>
                </c:pt>
                <c:pt idx="3404">
                  <c:v>8.5914005769999999</c:v>
                </c:pt>
                <c:pt idx="3405">
                  <c:v>8.5939228849999996</c:v>
                </c:pt>
                <c:pt idx="3406">
                  <c:v>8.5964451919999991</c:v>
                </c:pt>
                <c:pt idx="3407">
                  <c:v>8.5989679619999997</c:v>
                </c:pt>
                <c:pt idx="3408">
                  <c:v>8.6014907310000002</c:v>
                </c:pt>
                <c:pt idx="3409">
                  <c:v>8.6040136979999993</c:v>
                </c:pt>
                <c:pt idx="3410">
                  <c:v>8.6065366589999996</c:v>
                </c:pt>
                <c:pt idx="3411">
                  <c:v>8.6090595049999994</c:v>
                </c:pt>
                <c:pt idx="3412">
                  <c:v>8.6115823519999992</c:v>
                </c:pt>
                <c:pt idx="3413">
                  <c:v>8.6141053079999992</c:v>
                </c:pt>
                <c:pt idx="3414">
                  <c:v>8.6166282689999996</c:v>
                </c:pt>
                <c:pt idx="3415">
                  <c:v>8.6191509229999994</c:v>
                </c:pt>
                <c:pt idx="3416">
                  <c:v>8.6216735779999993</c:v>
                </c:pt>
                <c:pt idx="3417">
                  <c:v>8.6241966869999995</c:v>
                </c:pt>
                <c:pt idx="3418">
                  <c:v>8.6267198020000002</c:v>
                </c:pt>
                <c:pt idx="3419">
                  <c:v>8.6292426869999996</c:v>
                </c:pt>
                <c:pt idx="3420">
                  <c:v>8.6317655720000008</c:v>
                </c:pt>
                <c:pt idx="3421">
                  <c:v>8.6342882989999996</c:v>
                </c:pt>
                <c:pt idx="3422">
                  <c:v>8.6368110300000005</c:v>
                </c:pt>
                <c:pt idx="3423">
                  <c:v>8.6393341059999997</c:v>
                </c:pt>
                <c:pt idx="3424">
                  <c:v>8.6418571830000008</c:v>
                </c:pt>
                <c:pt idx="3425">
                  <c:v>8.6443794579999995</c:v>
                </c:pt>
                <c:pt idx="3426">
                  <c:v>8.6469017269999995</c:v>
                </c:pt>
                <c:pt idx="3427">
                  <c:v>8.6494241889999994</c:v>
                </c:pt>
                <c:pt idx="3428">
                  <c:v>8.6519466499999993</c:v>
                </c:pt>
                <c:pt idx="3429">
                  <c:v>8.6544691549999992</c:v>
                </c:pt>
                <c:pt idx="3430">
                  <c:v>8.6569916560000006</c:v>
                </c:pt>
                <c:pt idx="3431">
                  <c:v>8.6595137700000002</c:v>
                </c:pt>
                <c:pt idx="3432">
                  <c:v>8.6620358849999999</c:v>
                </c:pt>
                <c:pt idx="3433">
                  <c:v>8.6645580340000006</c:v>
                </c:pt>
                <c:pt idx="3434">
                  <c:v>8.667080189</c:v>
                </c:pt>
                <c:pt idx="3435">
                  <c:v>8.6696018420000005</c:v>
                </c:pt>
                <c:pt idx="3436">
                  <c:v>8.6721234969999994</c:v>
                </c:pt>
                <c:pt idx="3437">
                  <c:v>8.6746454869999994</c:v>
                </c:pt>
                <c:pt idx="3438">
                  <c:v>8.6771674880000003</c:v>
                </c:pt>
                <c:pt idx="3439">
                  <c:v>8.6796897180000006</c:v>
                </c:pt>
                <c:pt idx="3440">
                  <c:v>8.6822119489999992</c:v>
                </c:pt>
                <c:pt idx="3441">
                  <c:v>8.6847339819999991</c:v>
                </c:pt>
                <c:pt idx="3442">
                  <c:v>8.6872560209999996</c:v>
                </c:pt>
                <c:pt idx="3443">
                  <c:v>8.6897777509999994</c:v>
                </c:pt>
                <c:pt idx="3444">
                  <c:v>8.6922994819999992</c:v>
                </c:pt>
                <c:pt idx="3445">
                  <c:v>8.6948212849999997</c:v>
                </c:pt>
                <c:pt idx="3446">
                  <c:v>8.6973430920000006</c:v>
                </c:pt>
                <c:pt idx="3447">
                  <c:v>8.6998648620000001</c:v>
                </c:pt>
                <c:pt idx="3448">
                  <c:v>8.7023866309999995</c:v>
                </c:pt>
                <c:pt idx="3449">
                  <c:v>8.704908713</c:v>
                </c:pt>
                <c:pt idx="3450">
                  <c:v>8.7074307900000001</c:v>
                </c:pt>
                <c:pt idx="3451">
                  <c:v>8.7099530590000001</c:v>
                </c:pt>
                <c:pt idx="3452">
                  <c:v>8.712475328</c:v>
                </c:pt>
                <c:pt idx="3453">
                  <c:v>8.7149781710000003</c:v>
                </c:pt>
                <c:pt idx="3454">
                  <c:v>8.7174810019999995</c:v>
                </c:pt>
                <c:pt idx="3455">
                  <c:v>8.7199838330000006</c:v>
                </c:pt>
                <c:pt idx="3456">
                  <c:v>8.7224866639999998</c:v>
                </c:pt>
                <c:pt idx="3457">
                  <c:v>8.7249894950000009</c:v>
                </c:pt>
                <c:pt idx="3458">
                  <c:v>8.7274923260000001</c:v>
                </c:pt>
                <c:pt idx="3459">
                  <c:v>8.7299951569999994</c:v>
                </c:pt>
                <c:pt idx="3460">
                  <c:v>8.7324979880000004</c:v>
                </c:pt>
                <c:pt idx="3461">
                  <c:v>8.7350008189999997</c:v>
                </c:pt>
                <c:pt idx="3462">
                  <c:v>8.7375036500000007</c:v>
                </c:pt>
                <c:pt idx="3463">
                  <c:v>8.740006481</c:v>
                </c:pt>
                <c:pt idx="3464">
                  <c:v>8.7425093119999993</c:v>
                </c:pt>
                <c:pt idx="3465">
                  <c:v>8.7450121430000003</c:v>
                </c:pt>
                <c:pt idx="3466">
                  <c:v>8.7475149739999996</c:v>
                </c:pt>
                <c:pt idx="3467">
                  <c:v>8.7500178050000006</c:v>
                </c:pt>
                <c:pt idx="3468">
                  <c:v>8.7525206359999999</c:v>
                </c:pt>
                <c:pt idx="3469">
                  <c:v>8.7552005210000008</c:v>
                </c:pt>
                <c:pt idx="3470">
                  <c:v>8.757880406</c:v>
                </c:pt>
                <c:pt idx="3471">
                  <c:v>8.7604027080000009</c:v>
                </c:pt>
                <c:pt idx="3472">
                  <c:v>8.7629250170000006</c:v>
                </c:pt>
                <c:pt idx="3473">
                  <c:v>8.7654472850000005</c:v>
                </c:pt>
                <c:pt idx="3474">
                  <c:v>8.7679695540000004</c:v>
                </c:pt>
                <c:pt idx="3475">
                  <c:v>8.7704912030000006</c:v>
                </c:pt>
                <c:pt idx="3476">
                  <c:v>8.7730128579999995</c:v>
                </c:pt>
                <c:pt idx="3477">
                  <c:v>8.7755343569999997</c:v>
                </c:pt>
                <c:pt idx="3478">
                  <c:v>8.7780558580000001</c:v>
                </c:pt>
                <c:pt idx="3479">
                  <c:v>8.7805773150000004</c:v>
                </c:pt>
                <c:pt idx="3480">
                  <c:v>8.7830987759999992</c:v>
                </c:pt>
                <c:pt idx="3481">
                  <c:v>8.7856195449999994</c:v>
                </c:pt>
                <c:pt idx="3482">
                  <c:v>8.7881403139999996</c:v>
                </c:pt>
                <c:pt idx="3483">
                  <c:v>8.7906618860000005</c:v>
                </c:pt>
                <c:pt idx="3484">
                  <c:v>8.7931834630000001</c:v>
                </c:pt>
                <c:pt idx="3485">
                  <c:v>8.7957052709999992</c:v>
                </c:pt>
                <c:pt idx="3486">
                  <c:v>8.7982270800000002</c:v>
                </c:pt>
                <c:pt idx="3487">
                  <c:v>8.8007489250000006</c:v>
                </c:pt>
                <c:pt idx="3488">
                  <c:v>8.8032707719999994</c:v>
                </c:pt>
                <c:pt idx="3489">
                  <c:v>8.8057921940000004</c:v>
                </c:pt>
                <c:pt idx="3490">
                  <c:v>8.8083136169999996</c:v>
                </c:pt>
                <c:pt idx="3491">
                  <c:v>8.8108359289999996</c:v>
                </c:pt>
                <c:pt idx="3492">
                  <c:v>8.8133582359999991</c:v>
                </c:pt>
                <c:pt idx="3493">
                  <c:v>8.8158804669999995</c:v>
                </c:pt>
                <c:pt idx="3494">
                  <c:v>8.8184026979999999</c:v>
                </c:pt>
                <c:pt idx="3495">
                  <c:v>8.8209246649999997</c:v>
                </c:pt>
                <c:pt idx="3496">
                  <c:v>8.8234466260000008</c:v>
                </c:pt>
                <c:pt idx="3497">
                  <c:v>8.8259683960000004</c:v>
                </c:pt>
                <c:pt idx="3498">
                  <c:v>8.8284901649999998</c:v>
                </c:pt>
                <c:pt idx="3499">
                  <c:v>8.8310115929999995</c:v>
                </c:pt>
                <c:pt idx="3500">
                  <c:v>8.8335330160000005</c:v>
                </c:pt>
                <c:pt idx="3501">
                  <c:v>8.8360542469999999</c:v>
                </c:pt>
                <c:pt idx="3502">
                  <c:v>8.8385754779999992</c:v>
                </c:pt>
                <c:pt idx="3503">
                  <c:v>8.8410974000000007</c:v>
                </c:pt>
                <c:pt idx="3504">
                  <c:v>8.8436193230000004</c:v>
                </c:pt>
                <c:pt idx="3505">
                  <c:v>8.8461410160000007</c:v>
                </c:pt>
                <c:pt idx="3506">
                  <c:v>8.8486627089999992</c:v>
                </c:pt>
                <c:pt idx="3507">
                  <c:v>8.8511843619999997</c:v>
                </c:pt>
                <c:pt idx="3508">
                  <c:v>8.8537060170000004</c:v>
                </c:pt>
                <c:pt idx="3509">
                  <c:v>8.8562274389999995</c:v>
                </c:pt>
                <c:pt idx="3510">
                  <c:v>8.8587488620000006</c:v>
                </c:pt>
                <c:pt idx="3511">
                  <c:v>8.8612702080000005</c:v>
                </c:pt>
                <c:pt idx="3512">
                  <c:v>8.8637915550000006</c:v>
                </c:pt>
                <c:pt idx="3513">
                  <c:v>8.8663137469999995</c:v>
                </c:pt>
                <c:pt idx="3514">
                  <c:v>8.8688359400000003</c:v>
                </c:pt>
                <c:pt idx="3515">
                  <c:v>8.8713578720000008</c:v>
                </c:pt>
                <c:pt idx="3516">
                  <c:v>8.8738797950000006</c:v>
                </c:pt>
                <c:pt idx="3517">
                  <c:v>8.8764016800000007</c:v>
                </c:pt>
                <c:pt idx="3518">
                  <c:v>8.8789235649999991</c:v>
                </c:pt>
                <c:pt idx="3519">
                  <c:v>8.8814456069999999</c:v>
                </c:pt>
                <c:pt idx="3520">
                  <c:v>8.8839676460000003</c:v>
                </c:pt>
                <c:pt idx="3521">
                  <c:v>8.8864896449999993</c:v>
                </c:pt>
                <c:pt idx="3522">
                  <c:v>8.8890116460000002</c:v>
                </c:pt>
                <c:pt idx="3523">
                  <c:v>8.8915336029999992</c:v>
                </c:pt>
                <c:pt idx="3524">
                  <c:v>8.8940555640000003</c:v>
                </c:pt>
                <c:pt idx="3525">
                  <c:v>8.8965771799999995</c:v>
                </c:pt>
                <c:pt idx="3526">
                  <c:v>8.8990987950000005</c:v>
                </c:pt>
                <c:pt idx="3527">
                  <c:v>8.9016209110000002</c:v>
                </c:pt>
                <c:pt idx="3528">
                  <c:v>8.9041430259999998</c:v>
                </c:pt>
                <c:pt idx="3529">
                  <c:v>8.9066653339999995</c:v>
                </c:pt>
                <c:pt idx="3530">
                  <c:v>8.9091876410000008</c:v>
                </c:pt>
                <c:pt idx="3531">
                  <c:v>8.9117099880000001</c:v>
                </c:pt>
                <c:pt idx="3532">
                  <c:v>8.9142323349999995</c:v>
                </c:pt>
                <c:pt idx="3533">
                  <c:v>8.9167543729999998</c:v>
                </c:pt>
                <c:pt idx="3534">
                  <c:v>8.9192764120000003</c:v>
                </c:pt>
                <c:pt idx="3535">
                  <c:v>8.9217985649999996</c:v>
                </c:pt>
                <c:pt idx="3536">
                  <c:v>8.9243207180000006</c:v>
                </c:pt>
                <c:pt idx="3537">
                  <c:v>8.9268420650000007</c:v>
                </c:pt>
                <c:pt idx="3538">
                  <c:v>8.9293634120000007</c:v>
                </c:pt>
                <c:pt idx="3539">
                  <c:v>8.9318852609999997</c:v>
                </c:pt>
                <c:pt idx="3540">
                  <c:v>8.9344071080000003</c:v>
                </c:pt>
                <c:pt idx="3541">
                  <c:v>8.9369299150000003</c:v>
                </c:pt>
                <c:pt idx="3542">
                  <c:v>8.9394527220000004</c:v>
                </c:pt>
                <c:pt idx="3543">
                  <c:v>8.9419745739999996</c:v>
                </c:pt>
                <c:pt idx="3544">
                  <c:v>8.9444964210000002</c:v>
                </c:pt>
                <c:pt idx="3545">
                  <c:v>8.9470180740000007</c:v>
                </c:pt>
                <c:pt idx="3546">
                  <c:v>8.9495397269999994</c:v>
                </c:pt>
                <c:pt idx="3547">
                  <c:v>8.9520614920000003</c:v>
                </c:pt>
                <c:pt idx="3548">
                  <c:v>8.9545832609999998</c:v>
                </c:pt>
                <c:pt idx="3549">
                  <c:v>8.9571052229999992</c:v>
                </c:pt>
                <c:pt idx="3550">
                  <c:v>8.9596271840000004</c:v>
                </c:pt>
                <c:pt idx="3551">
                  <c:v>8.9621484149999997</c:v>
                </c:pt>
                <c:pt idx="3552">
                  <c:v>8.9646696460000008</c:v>
                </c:pt>
                <c:pt idx="3553">
                  <c:v>8.9671913379999992</c:v>
                </c:pt>
                <c:pt idx="3554">
                  <c:v>8.9697130309999995</c:v>
                </c:pt>
                <c:pt idx="3555">
                  <c:v>8.9722352230000002</c:v>
                </c:pt>
                <c:pt idx="3556">
                  <c:v>8.9747574159999992</c:v>
                </c:pt>
                <c:pt idx="3557">
                  <c:v>8.9772792999999993</c:v>
                </c:pt>
                <c:pt idx="3558">
                  <c:v>8.9798011849999995</c:v>
                </c:pt>
                <c:pt idx="3559">
                  <c:v>8.9823230350000003</c:v>
                </c:pt>
                <c:pt idx="3560">
                  <c:v>8.9848448820000009</c:v>
                </c:pt>
                <c:pt idx="3561">
                  <c:v>8.9873671510000008</c:v>
                </c:pt>
                <c:pt idx="3562">
                  <c:v>8.9898894200000008</c:v>
                </c:pt>
                <c:pt idx="3563">
                  <c:v>8.9924114199999998</c:v>
                </c:pt>
                <c:pt idx="3564">
                  <c:v>8.9949334210000007</c:v>
                </c:pt>
                <c:pt idx="3565">
                  <c:v>8.9974552279999997</c:v>
                </c:pt>
                <c:pt idx="3566">
                  <c:v>8.9999770350000006</c:v>
                </c:pt>
                <c:pt idx="3567">
                  <c:v>9.0024995539999999</c:v>
                </c:pt>
                <c:pt idx="3568">
                  <c:v>9.0050220929999991</c:v>
                </c:pt>
                <c:pt idx="3569">
                  <c:v>9.0075442849999998</c:v>
                </c:pt>
                <c:pt idx="3570">
                  <c:v>9.0100664780000006</c:v>
                </c:pt>
                <c:pt idx="3571">
                  <c:v>9.0125883180000006</c:v>
                </c:pt>
                <c:pt idx="3572">
                  <c:v>9.0151101649999994</c:v>
                </c:pt>
                <c:pt idx="3573">
                  <c:v>9.0176323180000004</c:v>
                </c:pt>
                <c:pt idx="3574">
                  <c:v>9.0201544729999998</c:v>
                </c:pt>
                <c:pt idx="3575">
                  <c:v>9.0226765110000002</c:v>
                </c:pt>
                <c:pt idx="3576">
                  <c:v>9.0251985500000007</c:v>
                </c:pt>
                <c:pt idx="3577">
                  <c:v>9.0277205489999997</c:v>
                </c:pt>
                <c:pt idx="3578">
                  <c:v>9.0302425500000005</c:v>
                </c:pt>
                <c:pt idx="3579">
                  <c:v>9.0327643129999995</c:v>
                </c:pt>
                <c:pt idx="3580">
                  <c:v>9.0352860820000007</c:v>
                </c:pt>
                <c:pt idx="3581">
                  <c:v>9.0378084279999999</c:v>
                </c:pt>
                <c:pt idx="3582">
                  <c:v>9.0403307749999993</c:v>
                </c:pt>
                <c:pt idx="3583">
                  <c:v>9.042852731</c:v>
                </c:pt>
                <c:pt idx="3584">
                  <c:v>9.0453746939999995</c:v>
                </c:pt>
                <c:pt idx="3585">
                  <c:v>9.0478968850000001</c:v>
                </c:pt>
                <c:pt idx="3586">
                  <c:v>9.0504190779999991</c:v>
                </c:pt>
                <c:pt idx="3587">
                  <c:v>9.0529414290000005</c:v>
                </c:pt>
                <c:pt idx="3588">
                  <c:v>9.0554637759999999</c:v>
                </c:pt>
                <c:pt idx="3589">
                  <c:v>9.0579863520000004</c:v>
                </c:pt>
                <c:pt idx="3590">
                  <c:v>9.0605089289999992</c:v>
                </c:pt>
                <c:pt idx="3591">
                  <c:v>9.0630315820000007</c:v>
                </c:pt>
                <c:pt idx="3592">
                  <c:v>9.0655542370000006</c:v>
                </c:pt>
                <c:pt idx="3593">
                  <c:v>9.0680763520000003</c:v>
                </c:pt>
                <c:pt idx="3594">
                  <c:v>9.0705984669999999</c:v>
                </c:pt>
                <c:pt idx="3595">
                  <c:v>9.0731208080000005</c:v>
                </c:pt>
                <c:pt idx="3596">
                  <c:v>9.0756431549999999</c:v>
                </c:pt>
                <c:pt idx="3597">
                  <c:v>9.0781658079999996</c:v>
                </c:pt>
                <c:pt idx="3598">
                  <c:v>9.0806884629999995</c:v>
                </c:pt>
                <c:pt idx="3599">
                  <c:v>9.0832111980000008</c:v>
                </c:pt>
                <c:pt idx="3600">
                  <c:v>9.0857339289999999</c:v>
                </c:pt>
                <c:pt idx="3601">
                  <c:v>9.0882563520000001</c:v>
                </c:pt>
                <c:pt idx="3602">
                  <c:v>9.0907787750000004</c:v>
                </c:pt>
                <c:pt idx="3603">
                  <c:v>9.0933018140000001</c:v>
                </c:pt>
                <c:pt idx="3604">
                  <c:v>9.0958248529999999</c:v>
                </c:pt>
                <c:pt idx="3605">
                  <c:v>9.0983470440000005</c:v>
                </c:pt>
                <c:pt idx="3606">
                  <c:v>9.1008692369999995</c:v>
                </c:pt>
                <c:pt idx="3607">
                  <c:v>9.1033923469999998</c:v>
                </c:pt>
                <c:pt idx="3608">
                  <c:v>9.1059154620000005</c:v>
                </c:pt>
                <c:pt idx="3609">
                  <c:v>9.1084378469999994</c:v>
                </c:pt>
                <c:pt idx="3610">
                  <c:v>9.110960232</c:v>
                </c:pt>
                <c:pt idx="3611">
                  <c:v>9.1134824289999994</c:v>
                </c:pt>
                <c:pt idx="3612">
                  <c:v>9.1160046220000002</c:v>
                </c:pt>
                <c:pt idx="3613">
                  <c:v>9.1185274290000002</c:v>
                </c:pt>
                <c:pt idx="3614">
                  <c:v>9.1210502360000003</c:v>
                </c:pt>
                <c:pt idx="3615">
                  <c:v>9.1235728470000002</c:v>
                </c:pt>
                <c:pt idx="3616">
                  <c:v>9.1260954620000003</c:v>
                </c:pt>
                <c:pt idx="3617">
                  <c:v>9.1286183849999993</c:v>
                </c:pt>
                <c:pt idx="3618">
                  <c:v>9.1311413080000001</c:v>
                </c:pt>
                <c:pt idx="3619">
                  <c:v>9.1336641489999995</c:v>
                </c:pt>
                <c:pt idx="3620">
                  <c:v>9.1361869959999993</c:v>
                </c:pt>
                <c:pt idx="3621">
                  <c:v>9.1387100720000003</c:v>
                </c:pt>
                <c:pt idx="3622">
                  <c:v>9.1412331489999996</c:v>
                </c:pt>
                <c:pt idx="3623">
                  <c:v>9.14375538</c:v>
                </c:pt>
                <c:pt idx="3624">
                  <c:v>9.1462776110000004</c:v>
                </c:pt>
                <c:pt idx="3625">
                  <c:v>9.1487996880000004</c:v>
                </c:pt>
                <c:pt idx="3626">
                  <c:v>9.1513217650000005</c:v>
                </c:pt>
                <c:pt idx="3627">
                  <c:v>9.1538440590000008</c:v>
                </c:pt>
                <c:pt idx="3628">
                  <c:v>9.1563663660000003</c:v>
                </c:pt>
                <c:pt idx="3629">
                  <c:v>9.1588884820000001</c:v>
                </c:pt>
                <c:pt idx="3630">
                  <c:v>9.1614105969999997</c:v>
                </c:pt>
                <c:pt idx="3631">
                  <c:v>9.1639329570000001</c:v>
                </c:pt>
                <c:pt idx="3632">
                  <c:v>9.1664553039999994</c:v>
                </c:pt>
                <c:pt idx="3633">
                  <c:v>9.1689769190000003</c:v>
                </c:pt>
                <c:pt idx="3634">
                  <c:v>9.1714985339999995</c:v>
                </c:pt>
                <c:pt idx="3635">
                  <c:v>9.1740202649999993</c:v>
                </c:pt>
                <c:pt idx="3636">
                  <c:v>9.1765419959999992</c:v>
                </c:pt>
                <c:pt idx="3637">
                  <c:v>9.1790644189999995</c:v>
                </c:pt>
                <c:pt idx="3638">
                  <c:v>9.1815868419999997</c:v>
                </c:pt>
                <c:pt idx="3639">
                  <c:v>9.1841088860000006</c:v>
                </c:pt>
                <c:pt idx="3640">
                  <c:v>9.1866309249999993</c:v>
                </c:pt>
                <c:pt idx="3641">
                  <c:v>9.1891533089999999</c:v>
                </c:pt>
                <c:pt idx="3642">
                  <c:v>9.1916756940000006</c:v>
                </c:pt>
                <c:pt idx="3643">
                  <c:v>9.1941983520000008</c:v>
                </c:pt>
                <c:pt idx="3644">
                  <c:v>9.1967210070000007</c:v>
                </c:pt>
                <c:pt idx="3645">
                  <c:v>9.1992429680000001</c:v>
                </c:pt>
                <c:pt idx="3646">
                  <c:v>9.2017649289999994</c:v>
                </c:pt>
                <c:pt idx="3647">
                  <c:v>9.2042871210000001</c:v>
                </c:pt>
                <c:pt idx="3648">
                  <c:v>9.2068093139999991</c:v>
                </c:pt>
                <c:pt idx="3649">
                  <c:v>9.2093320060000003</c:v>
                </c:pt>
                <c:pt idx="3650">
                  <c:v>9.2118546989999999</c:v>
                </c:pt>
                <c:pt idx="3651">
                  <c:v>9.214377356</c:v>
                </c:pt>
                <c:pt idx="3652">
                  <c:v>9.2169000109999999</c:v>
                </c:pt>
                <c:pt idx="3653">
                  <c:v>9.2194225870000004</c:v>
                </c:pt>
                <c:pt idx="3654">
                  <c:v>9.2219451639999992</c:v>
                </c:pt>
                <c:pt idx="3655">
                  <c:v>9.2244673559999999</c:v>
                </c:pt>
                <c:pt idx="3656">
                  <c:v>9.2269895490000007</c:v>
                </c:pt>
                <c:pt idx="3657">
                  <c:v>9.2295118180000006</c:v>
                </c:pt>
                <c:pt idx="3658">
                  <c:v>9.2320340870000006</c:v>
                </c:pt>
                <c:pt idx="3659">
                  <c:v>9.2345570099999996</c:v>
                </c:pt>
                <c:pt idx="3660">
                  <c:v>9.2370799330000004</c:v>
                </c:pt>
                <c:pt idx="3661">
                  <c:v>9.2396010099999994</c:v>
                </c:pt>
                <c:pt idx="3662">
                  <c:v>9.2421220870000003</c:v>
                </c:pt>
                <c:pt idx="3663">
                  <c:v>9.2446429670000008</c:v>
                </c:pt>
                <c:pt idx="3664">
                  <c:v>9.2471638519999999</c:v>
                </c:pt>
                <c:pt idx="3665">
                  <c:v>9.249685736</c:v>
                </c:pt>
                <c:pt idx="3666">
                  <c:v>9.2522076210000002</c:v>
                </c:pt>
                <c:pt idx="3667">
                  <c:v>9.2547292700000003</c:v>
                </c:pt>
                <c:pt idx="3668">
                  <c:v>9.2572509249999992</c:v>
                </c:pt>
                <c:pt idx="3669">
                  <c:v>9.2597729629999996</c:v>
                </c:pt>
                <c:pt idx="3670">
                  <c:v>9.2622950020000001</c:v>
                </c:pt>
                <c:pt idx="3671">
                  <c:v>9.2648167360000002</c:v>
                </c:pt>
                <c:pt idx="3672">
                  <c:v>9.2673384670000001</c:v>
                </c:pt>
                <c:pt idx="3673">
                  <c:v>9.2698603889999998</c:v>
                </c:pt>
                <c:pt idx="3674">
                  <c:v>9.2723823119999995</c:v>
                </c:pt>
                <c:pt idx="3675">
                  <c:v>9.2749045819999996</c:v>
                </c:pt>
                <c:pt idx="3676">
                  <c:v>9.2774268509999995</c:v>
                </c:pt>
                <c:pt idx="3677">
                  <c:v>9.2799490050000006</c:v>
                </c:pt>
                <c:pt idx="3678">
                  <c:v>9.2824711600000001</c:v>
                </c:pt>
                <c:pt idx="3679">
                  <c:v>9.2849930870000001</c:v>
                </c:pt>
                <c:pt idx="3680">
                  <c:v>9.2875150099999999</c:v>
                </c:pt>
                <c:pt idx="3681">
                  <c:v>9.2900377019999993</c:v>
                </c:pt>
                <c:pt idx="3682">
                  <c:v>9.2925603950000006</c:v>
                </c:pt>
                <c:pt idx="3683">
                  <c:v>9.2950828940000001</c:v>
                </c:pt>
                <c:pt idx="3684">
                  <c:v>9.2976053949999997</c:v>
                </c:pt>
                <c:pt idx="3685">
                  <c:v>9.300127625</c:v>
                </c:pt>
                <c:pt idx="3686">
                  <c:v>9.3026498560000004</c:v>
                </c:pt>
                <c:pt idx="3687">
                  <c:v>9.3051721880000002</c:v>
                </c:pt>
                <c:pt idx="3688">
                  <c:v>9.3076945349999995</c:v>
                </c:pt>
                <c:pt idx="3689">
                  <c:v>9.3102176500000002</c:v>
                </c:pt>
                <c:pt idx="3690">
                  <c:v>9.3127407649999991</c:v>
                </c:pt>
                <c:pt idx="3691">
                  <c:v>9.3152633560000009</c:v>
                </c:pt>
                <c:pt idx="3692">
                  <c:v>9.3177859329999997</c:v>
                </c:pt>
                <c:pt idx="3693">
                  <c:v>9.3203083180000004</c:v>
                </c:pt>
                <c:pt idx="3694">
                  <c:v>9.3228307029999993</c:v>
                </c:pt>
                <c:pt idx="3695">
                  <c:v>9.3253539780000008</c:v>
                </c:pt>
                <c:pt idx="3696">
                  <c:v>9.327877247</c:v>
                </c:pt>
                <c:pt idx="3697">
                  <c:v>9.3303994390000007</c:v>
                </c:pt>
                <c:pt idx="3698">
                  <c:v>9.3329216319999997</c:v>
                </c:pt>
                <c:pt idx="3699">
                  <c:v>9.3354448239999996</c:v>
                </c:pt>
                <c:pt idx="3700">
                  <c:v>9.3379680169999997</c:v>
                </c:pt>
                <c:pt idx="3701">
                  <c:v>9.3404904010000003</c:v>
                </c:pt>
                <c:pt idx="3702">
                  <c:v>9.3430127859999992</c:v>
                </c:pt>
                <c:pt idx="3703">
                  <c:v>9.3455354780000004</c:v>
                </c:pt>
                <c:pt idx="3704">
                  <c:v>9.3480581709999999</c:v>
                </c:pt>
                <c:pt idx="3705">
                  <c:v>9.3505804779999995</c:v>
                </c:pt>
                <c:pt idx="3706">
                  <c:v>9.3531027850000008</c:v>
                </c:pt>
                <c:pt idx="3707">
                  <c:v>9.3556250159999994</c:v>
                </c:pt>
                <c:pt idx="3708">
                  <c:v>9.3581472469999998</c:v>
                </c:pt>
                <c:pt idx="3709">
                  <c:v>9.3606694780000002</c:v>
                </c:pt>
                <c:pt idx="3710">
                  <c:v>9.3631917090000005</c:v>
                </c:pt>
                <c:pt idx="3711">
                  <c:v>9.3657136699999999</c:v>
                </c:pt>
                <c:pt idx="3712">
                  <c:v>9.3682356309999992</c:v>
                </c:pt>
                <c:pt idx="3713">
                  <c:v>9.3707575550000008</c:v>
                </c:pt>
                <c:pt idx="3714">
                  <c:v>9.3732794780000006</c:v>
                </c:pt>
                <c:pt idx="3715">
                  <c:v>9.3758010499999997</c:v>
                </c:pt>
                <c:pt idx="3716">
                  <c:v>9.3783226269999993</c:v>
                </c:pt>
                <c:pt idx="3717">
                  <c:v>9.3808443960000005</c:v>
                </c:pt>
                <c:pt idx="3718">
                  <c:v>9.383366165</c:v>
                </c:pt>
                <c:pt idx="3719">
                  <c:v>9.3858880829999993</c:v>
                </c:pt>
                <c:pt idx="3720">
                  <c:v>9.3884100060000009</c:v>
                </c:pt>
                <c:pt idx="3721">
                  <c:v>9.3909322369999995</c:v>
                </c:pt>
                <c:pt idx="3722">
                  <c:v>9.3934544679999998</c:v>
                </c:pt>
                <c:pt idx="3723">
                  <c:v>9.395976353</c:v>
                </c:pt>
                <c:pt idx="3724">
                  <c:v>9.3984982380000002</c:v>
                </c:pt>
                <c:pt idx="3725">
                  <c:v>9.4010203529999998</c:v>
                </c:pt>
                <c:pt idx="3726">
                  <c:v>9.4035424679999995</c:v>
                </c:pt>
                <c:pt idx="3727">
                  <c:v>9.4060644349999993</c:v>
                </c:pt>
                <c:pt idx="3728">
                  <c:v>9.4085863960000005</c:v>
                </c:pt>
                <c:pt idx="3729">
                  <c:v>9.4111086270000008</c:v>
                </c:pt>
                <c:pt idx="3730">
                  <c:v>9.4136308579999994</c:v>
                </c:pt>
                <c:pt idx="3731">
                  <c:v>9.4161527849999995</c:v>
                </c:pt>
                <c:pt idx="3732">
                  <c:v>9.4186747079999993</c:v>
                </c:pt>
                <c:pt idx="3733">
                  <c:v>9.4211964389999991</c:v>
                </c:pt>
                <c:pt idx="3734">
                  <c:v>9.4237181700000008</c:v>
                </c:pt>
                <c:pt idx="3735">
                  <c:v>9.4262395160000008</c:v>
                </c:pt>
                <c:pt idx="3736">
                  <c:v>9.4287608630000008</c:v>
                </c:pt>
                <c:pt idx="3737">
                  <c:v>9.4312825549999992</c:v>
                </c:pt>
                <c:pt idx="3738">
                  <c:v>9.4338042479999995</c:v>
                </c:pt>
                <c:pt idx="3739">
                  <c:v>9.4363269390000006</c:v>
                </c:pt>
                <c:pt idx="3740">
                  <c:v>9.4388496320000002</c:v>
                </c:pt>
                <c:pt idx="3741">
                  <c:v>9.4413716310000009</c:v>
                </c:pt>
                <c:pt idx="3742">
                  <c:v>9.443893632</c:v>
                </c:pt>
                <c:pt idx="3743">
                  <c:v>9.4464158620000003</c:v>
                </c:pt>
                <c:pt idx="3744">
                  <c:v>9.4489380930000006</c:v>
                </c:pt>
                <c:pt idx="3745">
                  <c:v>9.4514602459999999</c:v>
                </c:pt>
                <c:pt idx="3746">
                  <c:v>9.4539824009999993</c:v>
                </c:pt>
                <c:pt idx="3747">
                  <c:v>9.4565045590000008</c:v>
                </c:pt>
                <c:pt idx="3748">
                  <c:v>9.4590267140000002</c:v>
                </c:pt>
                <c:pt idx="3749">
                  <c:v>9.4615484819999995</c:v>
                </c:pt>
                <c:pt idx="3750">
                  <c:v>9.4640702510000008</c:v>
                </c:pt>
                <c:pt idx="3751">
                  <c:v>9.4665921839999996</c:v>
                </c:pt>
                <c:pt idx="3752">
                  <c:v>9.4691141069999993</c:v>
                </c:pt>
                <c:pt idx="3753">
                  <c:v>9.4716355300000004</c:v>
                </c:pt>
                <c:pt idx="3754">
                  <c:v>9.4741569529999996</c:v>
                </c:pt>
                <c:pt idx="3755">
                  <c:v>9.476679141</c:v>
                </c:pt>
                <c:pt idx="3756">
                  <c:v>9.4792013340000008</c:v>
                </c:pt>
                <c:pt idx="3757">
                  <c:v>9.4817233329999997</c:v>
                </c:pt>
                <c:pt idx="3758">
                  <c:v>9.4842453340000006</c:v>
                </c:pt>
                <c:pt idx="3759">
                  <c:v>9.4867674490000002</c:v>
                </c:pt>
                <c:pt idx="3760">
                  <c:v>9.4892895639999999</c:v>
                </c:pt>
                <c:pt idx="3761">
                  <c:v>9.4918119490000006</c:v>
                </c:pt>
                <c:pt idx="3762">
                  <c:v>9.4943343339999995</c:v>
                </c:pt>
                <c:pt idx="3763">
                  <c:v>9.4968564000000004</c:v>
                </c:pt>
                <c:pt idx="3764">
                  <c:v>9.4993784770000005</c:v>
                </c:pt>
                <c:pt idx="3765">
                  <c:v>9.5019007850000001</c:v>
                </c:pt>
                <c:pt idx="3766">
                  <c:v>9.5044230919999997</c:v>
                </c:pt>
                <c:pt idx="3767">
                  <c:v>9.5069450920000005</c:v>
                </c:pt>
                <c:pt idx="3768">
                  <c:v>9.5094670929999996</c:v>
                </c:pt>
                <c:pt idx="3769">
                  <c:v>9.5119894770000002</c:v>
                </c:pt>
                <c:pt idx="3770">
                  <c:v>9.5145118620000009</c:v>
                </c:pt>
                <c:pt idx="3771">
                  <c:v>9.5170340889999991</c:v>
                </c:pt>
                <c:pt idx="3772">
                  <c:v>9.5195563199999995</c:v>
                </c:pt>
                <c:pt idx="3773">
                  <c:v>9.5220786650000004</c:v>
                </c:pt>
                <c:pt idx="3774">
                  <c:v>9.5246010119999998</c:v>
                </c:pt>
                <c:pt idx="3775">
                  <c:v>9.5271228229999991</c:v>
                </c:pt>
                <c:pt idx="3776">
                  <c:v>9.5296446320000001</c:v>
                </c:pt>
                <c:pt idx="3777">
                  <c:v>9.5321674390000002</c:v>
                </c:pt>
                <c:pt idx="3778">
                  <c:v>9.5346902460000003</c:v>
                </c:pt>
                <c:pt idx="3779">
                  <c:v>9.5372125210000007</c:v>
                </c:pt>
                <c:pt idx="3780">
                  <c:v>9.5397347900000007</c:v>
                </c:pt>
                <c:pt idx="3781">
                  <c:v>9.5422572129999992</c:v>
                </c:pt>
                <c:pt idx="3782">
                  <c:v>9.5447796359999995</c:v>
                </c:pt>
                <c:pt idx="3783">
                  <c:v>9.5473017900000006</c:v>
                </c:pt>
                <c:pt idx="3784">
                  <c:v>9.549823945</c:v>
                </c:pt>
                <c:pt idx="3785">
                  <c:v>9.5523464439999994</c:v>
                </c:pt>
                <c:pt idx="3786">
                  <c:v>9.5548689450000008</c:v>
                </c:pt>
                <c:pt idx="3787">
                  <c:v>9.5573907570000003</c:v>
                </c:pt>
                <c:pt idx="3788">
                  <c:v>9.5599125639999993</c:v>
                </c:pt>
                <c:pt idx="3789">
                  <c:v>9.5624349100000003</c:v>
                </c:pt>
                <c:pt idx="3790">
                  <c:v>9.5649572569999997</c:v>
                </c:pt>
                <c:pt idx="3791">
                  <c:v>9.5674790590000001</c:v>
                </c:pt>
                <c:pt idx="3792">
                  <c:v>9.5700008679999993</c:v>
                </c:pt>
                <c:pt idx="3793">
                  <c:v>9.5725224059999992</c:v>
                </c:pt>
                <c:pt idx="3794">
                  <c:v>9.5750439449999991</c:v>
                </c:pt>
                <c:pt idx="3795">
                  <c:v>9.5775660929999997</c:v>
                </c:pt>
                <c:pt idx="3796">
                  <c:v>9.5800882460000008</c:v>
                </c:pt>
                <c:pt idx="3797">
                  <c:v>9.5826102459999998</c:v>
                </c:pt>
                <c:pt idx="3798">
                  <c:v>9.5851322470000007</c:v>
                </c:pt>
                <c:pt idx="3799">
                  <c:v>9.5876543529999996</c:v>
                </c:pt>
                <c:pt idx="3800">
                  <c:v>9.5901764679999992</c:v>
                </c:pt>
                <c:pt idx="3801">
                  <c:v>9.5926985840000007</c:v>
                </c:pt>
                <c:pt idx="3802">
                  <c:v>9.5952206990000004</c:v>
                </c:pt>
                <c:pt idx="3803">
                  <c:v>9.5977419340000001</c:v>
                </c:pt>
                <c:pt idx="3804">
                  <c:v>9.6002631649999994</c:v>
                </c:pt>
                <c:pt idx="3805">
                  <c:v>9.6027849340000007</c:v>
                </c:pt>
                <c:pt idx="3806">
                  <c:v>9.6053067030000001</c:v>
                </c:pt>
                <c:pt idx="3807">
                  <c:v>9.6078283960000004</c:v>
                </c:pt>
                <c:pt idx="3808">
                  <c:v>9.6103500890000007</c:v>
                </c:pt>
                <c:pt idx="3809">
                  <c:v>9.6128718959999997</c:v>
                </c:pt>
                <c:pt idx="3810">
                  <c:v>9.6153937030000005</c:v>
                </c:pt>
                <c:pt idx="3811">
                  <c:v>9.6179160069999998</c:v>
                </c:pt>
                <c:pt idx="3812">
                  <c:v>9.6204383139999994</c:v>
                </c:pt>
                <c:pt idx="3813">
                  <c:v>9.6229608530000004</c:v>
                </c:pt>
                <c:pt idx="3814">
                  <c:v>9.6254833919999996</c:v>
                </c:pt>
                <c:pt idx="3815">
                  <c:v>9.62800543</c:v>
                </c:pt>
                <c:pt idx="3816">
                  <c:v>9.6305274690000005</c:v>
                </c:pt>
                <c:pt idx="3817">
                  <c:v>9.6330506610000004</c:v>
                </c:pt>
                <c:pt idx="3818">
                  <c:v>9.6355738540000004</c:v>
                </c:pt>
                <c:pt idx="3819">
                  <c:v>9.6380966650000008</c:v>
                </c:pt>
                <c:pt idx="3820">
                  <c:v>9.6406194719999991</c:v>
                </c:pt>
                <c:pt idx="3821">
                  <c:v>9.6431419340000009</c:v>
                </c:pt>
                <c:pt idx="3822">
                  <c:v>9.6456643950000007</c:v>
                </c:pt>
                <c:pt idx="3823">
                  <c:v>9.6481865439999996</c:v>
                </c:pt>
                <c:pt idx="3824">
                  <c:v>9.6507086990000008</c:v>
                </c:pt>
                <c:pt idx="3825">
                  <c:v>9.653231044</c:v>
                </c:pt>
                <c:pt idx="3826">
                  <c:v>9.6557533909999993</c:v>
                </c:pt>
                <c:pt idx="3827">
                  <c:v>9.6582758989999995</c:v>
                </c:pt>
                <c:pt idx="3828">
                  <c:v>9.6607983999999991</c:v>
                </c:pt>
                <c:pt idx="3829">
                  <c:v>9.6633204760000009</c:v>
                </c:pt>
                <c:pt idx="3830">
                  <c:v>9.6658425529999992</c:v>
                </c:pt>
                <c:pt idx="3831">
                  <c:v>9.6683649710000008</c:v>
                </c:pt>
                <c:pt idx="3832">
                  <c:v>9.6708873939999993</c:v>
                </c:pt>
                <c:pt idx="3833">
                  <c:v>9.6734098940000006</c:v>
                </c:pt>
                <c:pt idx="3834">
                  <c:v>9.6759323950000002</c:v>
                </c:pt>
                <c:pt idx="3835">
                  <c:v>9.6784538990000009</c:v>
                </c:pt>
                <c:pt idx="3836">
                  <c:v>9.6809753999999995</c:v>
                </c:pt>
                <c:pt idx="3837">
                  <c:v>9.6834969379999993</c:v>
                </c:pt>
                <c:pt idx="3838">
                  <c:v>9.6860184769999993</c:v>
                </c:pt>
                <c:pt idx="3839">
                  <c:v>9.6885405870000003</c:v>
                </c:pt>
                <c:pt idx="3840">
                  <c:v>9.691062702</c:v>
                </c:pt>
                <c:pt idx="3841">
                  <c:v>9.6935854720000005</c:v>
                </c:pt>
                <c:pt idx="3842">
                  <c:v>9.6961082409999992</c:v>
                </c:pt>
                <c:pt idx="3843">
                  <c:v>9.6986308179999998</c:v>
                </c:pt>
                <c:pt idx="3844">
                  <c:v>9.7011533950000004</c:v>
                </c:pt>
                <c:pt idx="3845">
                  <c:v>9.7036758939999999</c:v>
                </c:pt>
                <c:pt idx="3846">
                  <c:v>9.7061983949999995</c:v>
                </c:pt>
                <c:pt idx="3847">
                  <c:v>9.7087214329999991</c:v>
                </c:pt>
                <c:pt idx="3848">
                  <c:v>9.7112444720000006</c:v>
                </c:pt>
                <c:pt idx="3849">
                  <c:v>9.7137672790000007</c:v>
                </c:pt>
                <c:pt idx="3850">
                  <c:v>9.7162900879999992</c:v>
                </c:pt>
                <c:pt idx="3851">
                  <c:v>9.7188133130000001</c:v>
                </c:pt>
                <c:pt idx="3852">
                  <c:v>9.7213365439999997</c:v>
                </c:pt>
                <c:pt idx="3853">
                  <c:v>9.7238594660000004</c:v>
                </c:pt>
                <c:pt idx="3854">
                  <c:v>9.7263823889999994</c:v>
                </c:pt>
                <c:pt idx="3855">
                  <c:v>9.7289052740000006</c:v>
                </c:pt>
                <c:pt idx="3856">
                  <c:v>9.731428159</c:v>
                </c:pt>
                <c:pt idx="3857">
                  <c:v>9.7339513899999996</c:v>
                </c:pt>
                <c:pt idx="3858">
                  <c:v>9.7364746209999993</c:v>
                </c:pt>
                <c:pt idx="3859">
                  <c:v>9.7389965780000001</c:v>
                </c:pt>
                <c:pt idx="3860">
                  <c:v>9.7415185389999994</c:v>
                </c:pt>
                <c:pt idx="3861">
                  <c:v>9.7440411549999997</c:v>
                </c:pt>
                <c:pt idx="3862">
                  <c:v>9.7465637699999998</c:v>
                </c:pt>
                <c:pt idx="3863">
                  <c:v>9.7490862739999997</c:v>
                </c:pt>
                <c:pt idx="3864">
                  <c:v>9.7516087749999993</c:v>
                </c:pt>
                <c:pt idx="3865">
                  <c:v>9.7541313130000002</c:v>
                </c:pt>
                <c:pt idx="3866">
                  <c:v>9.7566538519999995</c:v>
                </c:pt>
                <c:pt idx="3867">
                  <c:v>9.7591758849999994</c:v>
                </c:pt>
                <c:pt idx="3868">
                  <c:v>9.7616979239999999</c:v>
                </c:pt>
                <c:pt idx="3869">
                  <c:v>9.764220731</c:v>
                </c:pt>
                <c:pt idx="3870">
                  <c:v>9.7667435380000001</c:v>
                </c:pt>
                <c:pt idx="3871">
                  <c:v>9.7692654959999992</c:v>
                </c:pt>
                <c:pt idx="3872">
                  <c:v>9.7717874590000005</c:v>
                </c:pt>
                <c:pt idx="3873">
                  <c:v>9.7743089580000007</c:v>
                </c:pt>
                <c:pt idx="3874">
                  <c:v>9.7768304589999993</c:v>
                </c:pt>
                <c:pt idx="3875">
                  <c:v>9.7793528040000002</c:v>
                </c:pt>
                <c:pt idx="3876">
                  <c:v>9.7818751509999995</c:v>
                </c:pt>
                <c:pt idx="3877">
                  <c:v>9.7843978039999993</c:v>
                </c:pt>
                <c:pt idx="3878">
                  <c:v>9.7869204589999992</c:v>
                </c:pt>
                <c:pt idx="3879">
                  <c:v>9.7894428040000001</c:v>
                </c:pt>
                <c:pt idx="3880">
                  <c:v>9.7919651509999994</c:v>
                </c:pt>
                <c:pt idx="3881">
                  <c:v>9.7944877659999996</c:v>
                </c:pt>
                <c:pt idx="3882">
                  <c:v>9.7970103809999998</c:v>
                </c:pt>
                <c:pt idx="3883">
                  <c:v>9.7995329959999999</c:v>
                </c:pt>
                <c:pt idx="3884">
                  <c:v>9.8020556110000001</c:v>
                </c:pt>
                <c:pt idx="3885">
                  <c:v>9.8045781880000007</c:v>
                </c:pt>
                <c:pt idx="3886">
                  <c:v>9.8071007649999995</c:v>
                </c:pt>
                <c:pt idx="3887">
                  <c:v>9.8096236119999993</c:v>
                </c:pt>
                <c:pt idx="3888">
                  <c:v>9.8121464589999992</c:v>
                </c:pt>
                <c:pt idx="3889">
                  <c:v>9.8146690729999992</c:v>
                </c:pt>
                <c:pt idx="3890">
                  <c:v>9.8171916879999994</c:v>
                </c:pt>
                <c:pt idx="3891">
                  <c:v>9.8197143800000006</c:v>
                </c:pt>
                <c:pt idx="3892">
                  <c:v>9.8222370730000002</c:v>
                </c:pt>
                <c:pt idx="3893">
                  <c:v>9.8247594179999993</c:v>
                </c:pt>
                <c:pt idx="3894">
                  <c:v>9.8272817650000004</c:v>
                </c:pt>
                <c:pt idx="3895">
                  <c:v>9.8298039179999996</c:v>
                </c:pt>
                <c:pt idx="3896">
                  <c:v>9.8323260730000008</c:v>
                </c:pt>
                <c:pt idx="3897">
                  <c:v>9.8348495339999999</c:v>
                </c:pt>
                <c:pt idx="3898">
                  <c:v>9.8373729950000008</c:v>
                </c:pt>
                <c:pt idx="3899">
                  <c:v>9.8398959949999991</c:v>
                </c:pt>
                <c:pt idx="3900">
                  <c:v>9.8424189959999993</c:v>
                </c:pt>
                <c:pt idx="3901">
                  <c:v>9.8449414569999991</c:v>
                </c:pt>
                <c:pt idx="3902">
                  <c:v>9.8474639180000008</c:v>
                </c:pt>
                <c:pt idx="3903">
                  <c:v>9.8499864949999996</c:v>
                </c:pt>
                <c:pt idx="3904">
                  <c:v>9.8525090720000001</c:v>
                </c:pt>
                <c:pt idx="3905">
                  <c:v>9.8550314570000008</c:v>
                </c:pt>
                <c:pt idx="3906">
                  <c:v>9.8575538419999997</c:v>
                </c:pt>
                <c:pt idx="3907">
                  <c:v>9.8600766879999995</c:v>
                </c:pt>
                <c:pt idx="3908">
                  <c:v>9.8625995349999993</c:v>
                </c:pt>
                <c:pt idx="3909">
                  <c:v>9.8651221880000008</c:v>
                </c:pt>
                <c:pt idx="3910">
                  <c:v>9.8676448410000006</c:v>
                </c:pt>
                <c:pt idx="3911">
                  <c:v>9.870166803</c:v>
                </c:pt>
                <c:pt idx="3912">
                  <c:v>9.8726887639999994</c:v>
                </c:pt>
                <c:pt idx="3913">
                  <c:v>9.8752112640000007</c:v>
                </c:pt>
                <c:pt idx="3914">
                  <c:v>9.8777337650000003</c:v>
                </c:pt>
                <c:pt idx="3915">
                  <c:v>9.880255923</c:v>
                </c:pt>
                <c:pt idx="3916">
                  <c:v>9.8827780779999994</c:v>
                </c:pt>
                <c:pt idx="3917">
                  <c:v>9.8853001539999994</c:v>
                </c:pt>
                <c:pt idx="3918">
                  <c:v>9.8878222309999995</c:v>
                </c:pt>
                <c:pt idx="3919">
                  <c:v>9.8903445770000005</c:v>
                </c:pt>
                <c:pt idx="3920">
                  <c:v>9.8928669239999998</c:v>
                </c:pt>
                <c:pt idx="3921">
                  <c:v>9.8953898850000002</c:v>
                </c:pt>
                <c:pt idx="3922">
                  <c:v>9.8979128460000005</c:v>
                </c:pt>
                <c:pt idx="3923">
                  <c:v>9.9004351259999996</c:v>
                </c:pt>
                <c:pt idx="3924">
                  <c:v>9.9029573949999996</c:v>
                </c:pt>
                <c:pt idx="3925">
                  <c:v>9.9054797410000006</c:v>
                </c:pt>
                <c:pt idx="3926">
                  <c:v>9.9080020879999999</c:v>
                </c:pt>
                <c:pt idx="3927">
                  <c:v>9.9105242459999996</c:v>
                </c:pt>
                <c:pt idx="3928">
                  <c:v>9.9130464010000008</c:v>
                </c:pt>
                <c:pt idx="3929">
                  <c:v>9.9155689389999999</c:v>
                </c:pt>
                <c:pt idx="3930">
                  <c:v>9.9180914779999991</c:v>
                </c:pt>
                <c:pt idx="3931">
                  <c:v>9.9206143660000006</c:v>
                </c:pt>
                <c:pt idx="3932">
                  <c:v>9.923137251</c:v>
                </c:pt>
                <c:pt idx="3933">
                  <c:v>9.9256595959999991</c:v>
                </c:pt>
                <c:pt idx="3934">
                  <c:v>9.9281819430000002</c:v>
                </c:pt>
                <c:pt idx="3935">
                  <c:v>9.9307050579999991</c:v>
                </c:pt>
                <c:pt idx="3936">
                  <c:v>9.9332281729999998</c:v>
                </c:pt>
                <c:pt idx="3937">
                  <c:v>9.9357508659999993</c:v>
                </c:pt>
                <c:pt idx="3938">
                  <c:v>9.9382735590000006</c:v>
                </c:pt>
                <c:pt idx="3939">
                  <c:v>9.9407962170000008</c:v>
                </c:pt>
                <c:pt idx="3940">
                  <c:v>9.9433188720000008</c:v>
                </c:pt>
                <c:pt idx="3941">
                  <c:v>9.9458407560000008</c:v>
                </c:pt>
                <c:pt idx="3942">
                  <c:v>9.9483626409999992</c:v>
                </c:pt>
                <c:pt idx="3943">
                  <c:v>9.9508847510000003</c:v>
                </c:pt>
                <c:pt idx="3944">
                  <c:v>9.9534068659999999</c:v>
                </c:pt>
                <c:pt idx="3945">
                  <c:v>9.9559094619999993</c:v>
                </c:pt>
                <c:pt idx="3946">
                  <c:v>9.9584120590000005</c:v>
                </c:pt>
                <c:pt idx="3947">
                  <c:v>9.9609146559999999</c:v>
                </c:pt>
                <c:pt idx="3948">
                  <c:v>9.9634172529999994</c:v>
                </c:pt>
                <c:pt idx="3949">
                  <c:v>9.9659198500000006</c:v>
                </c:pt>
                <c:pt idx="3950">
                  <c:v>9.968422447</c:v>
                </c:pt>
                <c:pt idx="3951">
                  <c:v>9.9709250439999995</c:v>
                </c:pt>
                <c:pt idx="3952">
                  <c:v>9.9734276410000007</c:v>
                </c:pt>
                <c:pt idx="3953">
                  <c:v>9.9759302380000001</c:v>
                </c:pt>
                <c:pt idx="3954">
                  <c:v>9.9784328349999996</c:v>
                </c:pt>
                <c:pt idx="3955">
                  <c:v>9.9809354320000008</c:v>
                </c:pt>
                <c:pt idx="3956">
                  <c:v>9.9834380290000002</c:v>
                </c:pt>
                <c:pt idx="3957">
                  <c:v>9.9859406259999997</c:v>
                </c:pt>
                <c:pt idx="3958">
                  <c:v>9.9884432230000009</c:v>
                </c:pt>
                <c:pt idx="3959">
                  <c:v>9.9909458200000003</c:v>
                </c:pt>
                <c:pt idx="3960">
                  <c:v>9.9934484169999998</c:v>
                </c:pt>
                <c:pt idx="3961">
                  <c:v>9.9959510139999992</c:v>
                </c:pt>
                <c:pt idx="3962">
                  <c:v>9.9986407069999998</c:v>
                </c:pt>
                <c:pt idx="3963">
                  <c:v>10.001330400000001</c:v>
                </c:pt>
                <c:pt idx="3964">
                  <c:v>10.003853092</c:v>
                </c:pt>
                <c:pt idx="3965">
                  <c:v>10.006375784999999</c:v>
                </c:pt>
                <c:pt idx="3966">
                  <c:v>10.008898553</c:v>
                </c:pt>
                <c:pt idx="3967">
                  <c:v>10.011421322</c:v>
                </c:pt>
                <c:pt idx="3968">
                  <c:v>10.013943669</c:v>
                </c:pt>
                <c:pt idx="3969">
                  <c:v>10.016466016000001</c:v>
                </c:pt>
                <c:pt idx="3970">
                  <c:v>10.018988712000001</c:v>
                </c:pt>
                <c:pt idx="3971">
                  <c:v>10.021511405</c:v>
                </c:pt>
                <c:pt idx="3972">
                  <c:v>10.024033903999999</c:v>
                </c:pt>
                <c:pt idx="3973">
                  <c:v>10.026556404999999</c:v>
                </c:pt>
                <c:pt idx="3974">
                  <c:v>10.029079019999999</c:v>
                </c:pt>
                <c:pt idx="3975">
                  <c:v>10.031601634999999</c:v>
                </c:pt>
                <c:pt idx="3976">
                  <c:v>10.034124480999999</c:v>
                </c:pt>
                <c:pt idx="3977">
                  <c:v>10.036647328000001</c:v>
                </c:pt>
                <c:pt idx="3978">
                  <c:v>10.039169211999999</c:v>
                </c:pt>
                <c:pt idx="3979">
                  <c:v>10.041691096999999</c:v>
                </c:pt>
                <c:pt idx="3980">
                  <c:v>10.044213097</c:v>
                </c:pt>
                <c:pt idx="3981">
                  <c:v>10.046735097999999</c:v>
                </c:pt>
                <c:pt idx="3982">
                  <c:v>10.049257054</c:v>
                </c:pt>
                <c:pt idx="3983">
                  <c:v>10.051779014999999</c:v>
                </c:pt>
                <c:pt idx="3984">
                  <c:v>10.054300861</c:v>
                </c:pt>
                <c:pt idx="3985">
                  <c:v>10.056822708</c:v>
                </c:pt>
                <c:pt idx="3986">
                  <c:v>10.059344476</c:v>
                </c:pt>
                <c:pt idx="3987">
                  <c:v>10.061866244999999</c:v>
                </c:pt>
                <c:pt idx="3988">
                  <c:v>10.064388553000001</c:v>
                </c:pt>
                <c:pt idx="3989">
                  <c:v>10.066910862</c:v>
                </c:pt>
                <c:pt idx="3990">
                  <c:v>10.069433361</c:v>
                </c:pt>
                <c:pt idx="3991">
                  <c:v>10.071955861999999</c:v>
                </c:pt>
                <c:pt idx="3992">
                  <c:v>10.074478169000001</c:v>
                </c:pt>
                <c:pt idx="3993">
                  <c:v>10.077000476</c:v>
                </c:pt>
                <c:pt idx="3994">
                  <c:v>10.079521823</c:v>
                </c:pt>
                <c:pt idx="3995">
                  <c:v>10.08204317</c:v>
                </c:pt>
                <c:pt idx="3996">
                  <c:v>10.084565015000001</c:v>
                </c:pt>
                <c:pt idx="3997">
                  <c:v>10.087086862</c:v>
                </c:pt>
                <c:pt idx="3998">
                  <c:v>10.089609015000001</c:v>
                </c:pt>
                <c:pt idx="3999">
                  <c:v>10.09213117</c:v>
                </c:pt>
                <c:pt idx="4000">
                  <c:v>10.094653514999999</c:v>
                </c:pt>
                <c:pt idx="4001">
                  <c:v>10.097175862</c:v>
                </c:pt>
                <c:pt idx="4002">
                  <c:v>10.099697823</c:v>
                </c:pt>
                <c:pt idx="4003">
                  <c:v>10.102219784000001</c:v>
                </c:pt>
                <c:pt idx="4004">
                  <c:v>10.1047419</c:v>
                </c:pt>
                <c:pt idx="4005">
                  <c:v>10.107264015</c:v>
                </c:pt>
                <c:pt idx="4006">
                  <c:v>10.109785437999999</c:v>
                </c:pt>
                <c:pt idx="4007">
                  <c:v>10.112306861</c:v>
                </c:pt>
                <c:pt idx="4008">
                  <c:v>10.114828977</c:v>
                </c:pt>
                <c:pt idx="4009">
                  <c:v>10.117351092</c:v>
                </c:pt>
                <c:pt idx="4010">
                  <c:v>10.119872438</c:v>
                </c:pt>
                <c:pt idx="4011">
                  <c:v>10.122393785</c:v>
                </c:pt>
                <c:pt idx="4012">
                  <c:v>10.124915669</c:v>
                </c:pt>
                <c:pt idx="4013">
                  <c:v>10.127437554</c:v>
                </c:pt>
                <c:pt idx="4014">
                  <c:v>10.129960480999999</c:v>
                </c:pt>
                <c:pt idx="4015">
                  <c:v>10.132483404</c:v>
                </c:pt>
                <c:pt idx="4016">
                  <c:v>10.135005251000001</c:v>
                </c:pt>
                <c:pt idx="4017">
                  <c:v>10.137527098</c:v>
                </c:pt>
                <c:pt idx="4018">
                  <c:v>10.140048938</c:v>
                </c:pt>
                <c:pt idx="4019">
                  <c:v>10.142570785</c:v>
                </c:pt>
                <c:pt idx="4020">
                  <c:v>10.145092053999999</c:v>
                </c:pt>
                <c:pt idx="4021">
                  <c:v>10.147613323</c:v>
                </c:pt>
                <c:pt idx="4022">
                  <c:v>10.150134942999999</c:v>
                </c:pt>
                <c:pt idx="4023">
                  <c:v>10.152656558</c:v>
                </c:pt>
                <c:pt idx="4024">
                  <c:v>10.155178097</c:v>
                </c:pt>
                <c:pt idx="4025">
                  <c:v>10.157699636</c:v>
                </c:pt>
                <c:pt idx="4026">
                  <c:v>10.160221405</c:v>
                </c:pt>
                <c:pt idx="4027">
                  <c:v>10.162743173999999</c:v>
                </c:pt>
                <c:pt idx="4028">
                  <c:v>10.165264751</c:v>
                </c:pt>
                <c:pt idx="4029">
                  <c:v>10.167786328</c:v>
                </c:pt>
                <c:pt idx="4030">
                  <c:v>10.170307712</c:v>
                </c:pt>
                <c:pt idx="4031">
                  <c:v>10.172829096999999</c:v>
                </c:pt>
                <c:pt idx="4032">
                  <c:v>10.175350327</c:v>
                </c:pt>
                <c:pt idx="4033">
                  <c:v>10.177871558</c:v>
                </c:pt>
                <c:pt idx="4034">
                  <c:v>10.180393130000001</c:v>
                </c:pt>
                <c:pt idx="4035">
                  <c:v>10.182914707</c:v>
                </c:pt>
                <c:pt idx="4036">
                  <c:v>10.185436554000001</c:v>
                </c:pt>
                <c:pt idx="4037">
                  <c:v>10.187958400999999</c:v>
                </c:pt>
                <c:pt idx="4038">
                  <c:v>10.190480169000001</c:v>
                </c:pt>
                <c:pt idx="4039">
                  <c:v>10.193001938</c:v>
                </c:pt>
                <c:pt idx="4040">
                  <c:v>10.195524131000001</c:v>
                </c:pt>
                <c:pt idx="4041">
                  <c:v>10.198046324</c:v>
                </c:pt>
                <c:pt idx="4042">
                  <c:v>10.200568515000001</c:v>
                </c:pt>
                <c:pt idx="4043">
                  <c:v>10.203090708</c:v>
                </c:pt>
                <c:pt idx="4044">
                  <c:v>10.205612746</c:v>
                </c:pt>
                <c:pt idx="4045">
                  <c:v>10.208134785</c:v>
                </c:pt>
                <c:pt idx="4046">
                  <c:v>10.210656441999999</c:v>
                </c:pt>
                <c:pt idx="4047">
                  <c:v>10.213178097</c:v>
                </c:pt>
                <c:pt idx="4048">
                  <c:v>10.21569925</c:v>
                </c:pt>
                <c:pt idx="4049">
                  <c:v>10.218220405</c:v>
                </c:pt>
                <c:pt idx="4050">
                  <c:v>10.220741635</c:v>
                </c:pt>
                <c:pt idx="4051">
                  <c:v>10.223262866000001</c:v>
                </c:pt>
                <c:pt idx="4052">
                  <c:v>10.225783980999999</c:v>
                </c:pt>
                <c:pt idx="4053">
                  <c:v>10.228305096</c:v>
                </c:pt>
                <c:pt idx="4054">
                  <c:v>10.230826986</c:v>
                </c:pt>
                <c:pt idx="4055">
                  <c:v>10.233348871</c:v>
                </c:pt>
                <c:pt idx="4056">
                  <c:v>10.23587064</c:v>
                </c:pt>
                <c:pt idx="4057">
                  <c:v>10.238392408999999</c:v>
                </c:pt>
                <c:pt idx="4058">
                  <c:v>10.240913678</c:v>
                </c:pt>
                <c:pt idx="4059">
                  <c:v>10.243434947000001</c:v>
                </c:pt>
                <c:pt idx="4060">
                  <c:v>10.245956446999999</c:v>
                </c:pt>
                <c:pt idx="4061">
                  <c:v>10.248477948</c:v>
                </c:pt>
                <c:pt idx="4062">
                  <c:v>10.250998952</c:v>
                </c:pt>
                <c:pt idx="4063">
                  <c:v>10.253519953</c:v>
                </c:pt>
                <c:pt idx="4064">
                  <c:v>10.25604126</c:v>
                </c:pt>
                <c:pt idx="4065">
                  <c:v>10.258562569</c:v>
                </c:pt>
                <c:pt idx="4066">
                  <c:v>10.261084182999999</c:v>
                </c:pt>
                <c:pt idx="4067">
                  <c:v>10.263605798</c:v>
                </c:pt>
                <c:pt idx="4068">
                  <c:v>10.266127491000001</c:v>
                </c:pt>
                <c:pt idx="4069">
                  <c:v>10.268649183999999</c:v>
                </c:pt>
                <c:pt idx="4070">
                  <c:v>10.271171259999999</c:v>
                </c:pt>
                <c:pt idx="4071">
                  <c:v>10.273693336999999</c:v>
                </c:pt>
                <c:pt idx="4072">
                  <c:v>10.276215376</c:v>
                </c:pt>
                <c:pt idx="4073">
                  <c:v>10.278737415</c:v>
                </c:pt>
                <c:pt idx="4074">
                  <c:v>10.281259486</c:v>
                </c:pt>
                <c:pt idx="4075">
                  <c:v>10.283781563</c:v>
                </c:pt>
                <c:pt idx="4076">
                  <c:v>10.286303371000001</c:v>
                </c:pt>
                <c:pt idx="4077">
                  <c:v>10.288825178</c:v>
                </c:pt>
                <c:pt idx="4078">
                  <c:v>10.291347039</c:v>
                </c:pt>
                <c:pt idx="4079">
                  <c:v>10.293868924</c:v>
                </c:pt>
                <c:pt idx="4080">
                  <c:v>10.296390654</c:v>
                </c:pt>
                <c:pt idx="4081">
                  <c:v>10.298912385</c:v>
                </c:pt>
                <c:pt idx="4082">
                  <c:v>10.301433659000001</c:v>
                </c:pt>
                <c:pt idx="4083">
                  <c:v>10.303954928</c:v>
                </c:pt>
                <c:pt idx="4084">
                  <c:v>10.306476275</c:v>
                </c:pt>
                <c:pt idx="4085">
                  <c:v>10.308997622</c:v>
                </c:pt>
                <c:pt idx="4086">
                  <c:v>10.311519703</c:v>
                </c:pt>
                <c:pt idx="4087">
                  <c:v>10.31404178</c:v>
                </c:pt>
                <c:pt idx="4088">
                  <c:v>10.316563088000001</c:v>
                </c:pt>
                <c:pt idx="4089">
                  <c:v>10.319084395000001</c:v>
                </c:pt>
                <c:pt idx="4090">
                  <c:v>10.321606246</c:v>
                </c:pt>
                <c:pt idx="4091">
                  <c:v>10.324128093000001</c:v>
                </c:pt>
                <c:pt idx="4092">
                  <c:v>10.326649823</c:v>
                </c:pt>
                <c:pt idx="4093">
                  <c:v>10.329171554</c:v>
                </c:pt>
                <c:pt idx="4094">
                  <c:v>10.331694208</c:v>
                </c:pt>
                <c:pt idx="4095">
                  <c:v>10.334216861</c:v>
                </c:pt>
                <c:pt idx="4096">
                  <c:v>10.336738746</c:v>
                </c:pt>
                <c:pt idx="4097">
                  <c:v>10.339260631</c:v>
                </c:pt>
                <c:pt idx="4098">
                  <c:v>10.341782437999999</c:v>
                </c:pt>
                <c:pt idx="4099">
                  <c:v>10.344304245</c:v>
                </c:pt>
                <c:pt idx="4100">
                  <c:v>10.346825553</c:v>
                </c:pt>
                <c:pt idx="4101">
                  <c:v>10.349346862000001</c:v>
                </c:pt>
                <c:pt idx="4102">
                  <c:v>10.351868596999999</c:v>
                </c:pt>
                <c:pt idx="4103">
                  <c:v>10.354390327999999</c:v>
                </c:pt>
                <c:pt idx="4104">
                  <c:v>10.35691252</c:v>
                </c:pt>
                <c:pt idx="4105">
                  <c:v>10.359434713000001</c:v>
                </c:pt>
                <c:pt idx="4106">
                  <c:v>10.361956860999999</c:v>
                </c:pt>
                <c:pt idx="4107">
                  <c:v>10.364479014</c:v>
                </c:pt>
                <c:pt idx="4108">
                  <c:v>10.367001322</c:v>
                </c:pt>
                <c:pt idx="4109">
                  <c:v>10.369523631</c:v>
                </c:pt>
                <c:pt idx="4110">
                  <c:v>10.372045665</c:v>
                </c:pt>
                <c:pt idx="4111">
                  <c:v>10.374567704</c:v>
                </c:pt>
                <c:pt idx="4112">
                  <c:v>10.377089934000001</c:v>
                </c:pt>
                <c:pt idx="4113">
                  <c:v>10.379612164999999</c:v>
                </c:pt>
                <c:pt idx="4114">
                  <c:v>10.382134511</c:v>
                </c:pt>
                <c:pt idx="4115">
                  <c:v>10.384656858</c:v>
                </c:pt>
                <c:pt idx="4116">
                  <c:v>10.387178742</c:v>
                </c:pt>
                <c:pt idx="4117">
                  <c:v>10.389700627</c:v>
                </c:pt>
                <c:pt idx="4118">
                  <c:v>10.392222885000001</c:v>
                </c:pt>
                <c:pt idx="4119">
                  <c:v>10.394745154000001</c:v>
                </c:pt>
                <c:pt idx="4120">
                  <c:v>10.397266885000001</c:v>
                </c:pt>
                <c:pt idx="4121">
                  <c:v>10.399788616</c:v>
                </c:pt>
                <c:pt idx="4122">
                  <c:v>10.402310572999999</c:v>
                </c:pt>
                <c:pt idx="4123">
                  <c:v>10.404832534000001</c:v>
                </c:pt>
                <c:pt idx="4124">
                  <c:v>10.407354496</c:v>
                </c:pt>
                <c:pt idx="4125">
                  <c:v>10.409876456999999</c:v>
                </c:pt>
                <c:pt idx="4126">
                  <c:v>10.412397606000001</c:v>
                </c:pt>
                <c:pt idx="4127">
                  <c:v>10.414918760999999</c:v>
                </c:pt>
                <c:pt idx="4128">
                  <c:v>10.417440337</c:v>
                </c:pt>
                <c:pt idx="4129">
                  <c:v>10.419961914</c:v>
                </c:pt>
                <c:pt idx="4130">
                  <c:v>10.422483490999999</c:v>
                </c:pt>
                <c:pt idx="4131">
                  <c:v>10.425005068000001</c:v>
                </c:pt>
                <c:pt idx="4132">
                  <c:v>10.427527682999999</c:v>
                </c:pt>
                <c:pt idx="4133">
                  <c:v>10.430050297999999</c:v>
                </c:pt>
                <c:pt idx="4134">
                  <c:v>10.432571564</c:v>
                </c:pt>
                <c:pt idx="4135">
                  <c:v>10.435092833000001</c:v>
                </c:pt>
                <c:pt idx="4136">
                  <c:v>10.437614179000001</c:v>
                </c:pt>
                <c:pt idx="4137">
                  <c:v>10.440135526000001</c:v>
                </c:pt>
                <c:pt idx="4138">
                  <c:v>10.442656722000001</c:v>
                </c:pt>
                <c:pt idx="4139">
                  <c:v>10.445177915</c:v>
                </c:pt>
                <c:pt idx="4140">
                  <c:v>10.447699760000001</c:v>
                </c:pt>
                <c:pt idx="4141">
                  <c:v>10.450221607</c:v>
                </c:pt>
                <c:pt idx="4142">
                  <c:v>10.452743246000001</c:v>
                </c:pt>
                <c:pt idx="4143">
                  <c:v>10.455264861</c:v>
                </c:pt>
                <c:pt idx="4144">
                  <c:v>10.457786861000001</c:v>
                </c:pt>
                <c:pt idx="4145">
                  <c:v>10.460308862</c:v>
                </c:pt>
                <c:pt idx="4146">
                  <c:v>10.462830938</c:v>
                </c:pt>
                <c:pt idx="4147">
                  <c:v>10.465353015</c:v>
                </c:pt>
                <c:pt idx="4148">
                  <c:v>10.467874630000001</c:v>
                </c:pt>
                <c:pt idx="4149">
                  <c:v>10.470396245</c:v>
                </c:pt>
                <c:pt idx="4150">
                  <c:v>10.472917438</c:v>
                </c:pt>
                <c:pt idx="4151">
                  <c:v>10.475438630999999</c:v>
                </c:pt>
                <c:pt idx="4152">
                  <c:v>10.477959861</c:v>
                </c:pt>
                <c:pt idx="4153">
                  <c:v>10.480481092</c:v>
                </c:pt>
                <c:pt idx="4154">
                  <c:v>10.483001972</c:v>
                </c:pt>
                <c:pt idx="4155">
                  <c:v>10.485522856999999</c:v>
                </c:pt>
                <c:pt idx="4156">
                  <c:v>10.488044048000001</c:v>
                </c:pt>
                <c:pt idx="4157">
                  <c:v>10.490565241000001</c:v>
                </c:pt>
                <c:pt idx="4158">
                  <c:v>10.493087278999999</c:v>
                </c:pt>
                <c:pt idx="4159">
                  <c:v>10.495609318</c:v>
                </c:pt>
                <c:pt idx="4160">
                  <c:v>10.498131664000001</c:v>
                </c:pt>
                <c:pt idx="4161">
                  <c:v>10.500654011</c:v>
                </c:pt>
                <c:pt idx="4162">
                  <c:v>10.503176014999999</c:v>
                </c:pt>
                <c:pt idx="4163">
                  <c:v>10.505698016</c:v>
                </c:pt>
                <c:pt idx="4164">
                  <c:v>10.508220246</c:v>
                </c:pt>
                <c:pt idx="4165">
                  <c:v>10.510742477000001</c:v>
                </c:pt>
                <c:pt idx="4166">
                  <c:v>10.513264669</c:v>
                </c:pt>
                <c:pt idx="4167">
                  <c:v>10.515786862000001</c:v>
                </c:pt>
                <c:pt idx="4168">
                  <c:v>10.518309284000001</c:v>
                </c:pt>
                <c:pt idx="4169">
                  <c:v>10.520831706999999</c:v>
                </c:pt>
                <c:pt idx="4170">
                  <c:v>10.5233539</c:v>
                </c:pt>
                <c:pt idx="4171">
                  <c:v>10.525876093000001</c:v>
                </c:pt>
                <c:pt idx="4172">
                  <c:v>10.528399092000001</c:v>
                </c:pt>
                <c:pt idx="4173">
                  <c:v>10.530922092999999</c:v>
                </c:pt>
                <c:pt idx="4174">
                  <c:v>10.533444332</c:v>
                </c:pt>
                <c:pt idx="4175">
                  <c:v>10.535966563000001</c:v>
                </c:pt>
                <c:pt idx="4176">
                  <c:v>10.538489255</c:v>
                </c:pt>
                <c:pt idx="4177">
                  <c:v>10.541011948</c:v>
                </c:pt>
                <c:pt idx="4178">
                  <c:v>10.543534477</c:v>
                </c:pt>
                <c:pt idx="4179">
                  <c:v>10.546057016000001</c:v>
                </c:pt>
                <c:pt idx="4180">
                  <c:v>10.548579015</c:v>
                </c:pt>
                <c:pt idx="4181">
                  <c:v>10.551101016</c:v>
                </c:pt>
                <c:pt idx="4182">
                  <c:v>10.553622519999999</c:v>
                </c:pt>
                <c:pt idx="4183">
                  <c:v>10.556144021</c:v>
                </c:pt>
                <c:pt idx="4184">
                  <c:v>10.558665366</c:v>
                </c:pt>
                <c:pt idx="4185">
                  <c:v>10.561186713</c:v>
                </c:pt>
                <c:pt idx="4186">
                  <c:v>10.563708515</c:v>
                </c:pt>
                <c:pt idx="4187">
                  <c:v>10.566230323999999</c:v>
                </c:pt>
                <c:pt idx="4188">
                  <c:v>10.568752477</c:v>
                </c:pt>
                <c:pt idx="4189">
                  <c:v>10.57127463</c:v>
                </c:pt>
                <c:pt idx="4190">
                  <c:v>10.57379652</c:v>
                </c:pt>
                <c:pt idx="4191">
                  <c:v>10.576318405</c:v>
                </c:pt>
                <c:pt idx="4192">
                  <c:v>10.578840636000001</c:v>
                </c:pt>
                <c:pt idx="4193">
                  <c:v>10.581362866999999</c:v>
                </c:pt>
                <c:pt idx="4194">
                  <c:v>10.583885212</c:v>
                </c:pt>
                <c:pt idx="4195">
                  <c:v>10.586407559</c:v>
                </c:pt>
                <c:pt idx="4196">
                  <c:v>10.588929943</c:v>
                </c:pt>
                <c:pt idx="4197">
                  <c:v>10.591452328000001</c:v>
                </c:pt>
                <c:pt idx="4198">
                  <c:v>10.593975135999999</c:v>
                </c:pt>
                <c:pt idx="4199">
                  <c:v>10.596497942999999</c:v>
                </c:pt>
                <c:pt idx="4200">
                  <c:v>10.599020597000001</c:v>
                </c:pt>
                <c:pt idx="4201">
                  <c:v>10.601543252000001</c:v>
                </c:pt>
                <c:pt idx="4202">
                  <c:v>10.604065096999999</c:v>
                </c:pt>
                <c:pt idx="4203">
                  <c:v>10.606586944</c:v>
                </c:pt>
                <c:pt idx="4204">
                  <c:v>10.609109328000001</c:v>
                </c:pt>
                <c:pt idx="4205">
                  <c:v>10.611631713</c:v>
                </c:pt>
                <c:pt idx="4206">
                  <c:v>10.614154938</c:v>
                </c:pt>
                <c:pt idx="4207">
                  <c:v>10.616678169</c:v>
                </c:pt>
                <c:pt idx="4208">
                  <c:v>10.619200707999999</c:v>
                </c:pt>
                <c:pt idx="4209">
                  <c:v>10.621723247</c:v>
                </c:pt>
                <c:pt idx="4210">
                  <c:v>10.62424601</c:v>
                </c:pt>
                <c:pt idx="4211">
                  <c:v>10.626768779000001</c:v>
                </c:pt>
                <c:pt idx="4212">
                  <c:v>10.629291972000001</c:v>
                </c:pt>
                <c:pt idx="4213">
                  <c:v>10.631815165000001</c:v>
                </c:pt>
                <c:pt idx="4214">
                  <c:v>10.634337428</c:v>
                </c:pt>
                <c:pt idx="4215">
                  <c:v>10.636859697</c:v>
                </c:pt>
                <c:pt idx="4216">
                  <c:v>10.639381813</c:v>
                </c:pt>
                <c:pt idx="4217">
                  <c:v>10.641903928</c:v>
                </c:pt>
                <c:pt idx="4218">
                  <c:v>10.644425972000001</c:v>
                </c:pt>
                <c:pt idx="4219">
                  <c:v>10.646948010999999</c:v>
                </c:pt>
                <c:pt idx="4220">
                  <c:v>10.649470356</c:v>
                </c:pt>
                <c:pt idx="4221">
                  <c:v>10.651992702999999</c:v>
                </c:pt>
                <c:pt idx="4222">
                  <c:v>10.654514846</c:v>
                </c:pt>
                <c:pt idx="4223">
                  <c:v>10.657037001000001</c:v>
                </c:pt>
                <c:pt idx="4224">
                  <c:v>10.659559539</c:v>
                </c:pt>
                <c:pt idx="4225">
                  <c:v>10.662082077999999</c:v>
                </c:pt>
                <c:pt idx="4226">
                  <c:v>10.664604573</c:v>
                </c:pt>
                <c:pt idx="4227">
                  <c:v>10.667127074</c:v>
                </c:pt>
                <c:pt idx="4228">
                  <c:v>10.66964965</c:v>
                </c:pt>
                <c:pt idx="4229">
                  <c:v>10.672172227000001</c:v>
                </c:pt>
                <c:pt idx="4230">
                  <c:v>10.674694689000001</c:v>
                </c:pt>
                <c:pt idx="4231">
                  <c:v>10.677217150000001</c:v>
                </c:pt>
                <c:pt idx="4232">
                  <c:v>10.679739419000001</c:v>
                </c:pt>
                <c:pt idx="4233">
                  <c:v>10.682261688000001</c:v>
                </c:pt>
                <c:pt idx="4234">
                  <c:v>10.684783490999999</c:v>
                </c:pt>
                <c:pt idx="4235">
                  <c:v>10.6873053</c:v>
                </c:pt>
                <c:pt idx="4236">
                  <c:v>10.689826799</c:v>
                </c:pt>
                <c:pt idx="4237">
                  <c:v>10.692348300000001</c:v>
                </c:pt>
                <c:pt idx="4238">
                  <c:v>10.694869684</c:v>
                </c:pt>
                <c:pt idx="4239">
                  <c:v>10.697391069</c:v>
                </c:pt>
                <c:pt idx="4240">
                  <c:v>10.699912568</c:v>
                </c:pt>
                <c:pt idx="4241">
                  <c:v>10.702434069000001</c:v>
                </c:pt>
                <c:pt idx="4242">
                  <c:v>10.704956116</c:v>
                </c:pt>
                <c:pt idx="4243">
                  <c:v>10.707478155</c:v>
                </c:pt>
                <c:pt idx="4244">
                  <c:v>10.709999961999999</c:v>
                </c:pt>
                <c:pt idx="4245">
                  <c:v>10.712521769</c:v>
                </c:pt>
                <c:pt idx="4246">
                  <c:v>10.715043198</c:v>
                </c:pt>
                <c:pt idx="4247">
                  <c:v>10.717564620999999</c:v>
                </c:pt>
                <c:pt idx="4248">
                  <c:v>10.720085544</c:v>
                </c:pt>
                <c:pt idx="4249">
                  <c:v>10.722606467</c:v>
                </c:pt>
                <c:pt idx="4250">
                  <c:v>10.725129164</c:v>
                </c:pt>
                <c:pt idx="4251">
                  <c:v>10.727651857</c:v>
                </c:pt>
                <c:pt idx="4252">
                  <c:v>10.730173203</c:v>
                </c:pt>
                <c:pt idx="4253">
                  <c:v>10.73269455</c:v>
                </c:pt>
                <c:pt idx="4254">
                  <c:v>10.735216203</c:v>
                </c:pt>
                <c:pt idx="4255">
                  <c:v>10.737737856000001</c:v>
                </c:pt>
                <c:pt idx="4256">
                  <c:v>10.740259433</c:v>
                </c:pt>
                <c:pt idx="4257">
                  <c:v>10.74278101</c:v>
                </c:pt>
                <c:pt idx="4258">
                  <c:v>10.745303356999999</c:v>
                </c:pt>
                <c:pt idx="4259">
                  <c:v>10.747825704</c:v>
                </c:pt>
                <c:pt idx="4260">
                  <c:v>10.750348088000001</c:v>
                </c:pt>
                <c:pt idx="4261">
                  <c:v>10.752870473</c:v>
                </c:pt>
                <c:pt idx="4262">
                  <c:v>10.755392357</c:v>
                </c:pt>
                <c:pt idx="4263">
                  <c:v>10.757914242</c:v>
                </c:pt>
                <c:pt idx="4264">
                  <c:v>10.760435663999999</c:v>
                </c:pt>
                <c:pt idx="4265">
                  <c:v>10.762957087</c:v>
                </c:pt>
                <c:pt idx="4266">
                  <c:v>10.765479164</c:v>
                </c:pt>
                <c:pt idx="4267">
                  <c:v>10.768001241</c:v>
                </c:pt>
                <c:pt idx="4268">
                  <c:v>10.770523318</c:v>
                </c:pt>
                <c:pt idx="4269">
                  <c:v>10.773045395</c:v>
                </c:pt>
                <c:pt idx="4270">
                  <c:v>10.77556678</c:v>
                </c:pt>
                <c:pt idx="4271">
                  <c:v>10.778088165</c:v>
                </c:pt>
                <c:pt idx="4272">
                  <c:v>10.780609548999999</c:v>
                </c:pt>
                <c:pt idx="4273">
                  <c:v>10.783130934000001</c:v>
                </c:pt>
                <c:pt idx="4274">
                  <c:v>10.785652549</c:v>
                </c:pt>
                <c:pt idx="4275">
                  <c:v>10.788174164000001</c:v>
                </c:pt>
                <c:pt idx="4276">
                  <c:v>10.790695895000001</c:v>
                </c:pt>
                <c:pt idx="4277">
                  <c:v>10.793217626000001</c:v>
                </c:pt>
                <c:pt idx="4278">
                  <c:v>10.795739434</c:v>
                </c:pt>
                <c:pt idx="4279">
                  <c:v>10.798261241000001</c:v>
                </c:pt>
                <c:pt idx="4280">
                  <c:v>10.800783011</c:v>
                </c:pt>
                <c:pt idx="4281">
                  <c:v>10.803304779999999</c:v>
                </c:pt>
                <c:pt idx="4282">
                  <c:v>10.805827011</c:v>
                </c:pt>
                <c:pt idx="4283">
                  <c:v>10.808349242</c:v>
                </c:pt>
                <c:pt idx="4284">
                  <c:v>10.810871280000001</c:v>
                </c:pt>
                <c:pt idx="4285">
                  <c:v>10.813393318999999</c:v>
                </c:pt>
                <c:pt idx="4286">
                  <c:v>10.815915626000001</c:v>
                </c:pt>
                <c:pt idx="4287">
                  <c:v>10.818437935</c:v>
                </c:pt>
                <c:pt idx="4288">
                  <c:v>10.820960443000001</c:v>
                </c:pt>
                <c:pt idx="4289">
                  <c:v>10.823482944</c:v>
                </c:pt>
                <c:pt idx="4290">
                  <c:v>10.826005712000001</c:v>
                </c:pt>
                <c:pt idx="4291">
                  <c:v>10.828528480999999</c:v>
                </c:pt>
                <c:pt idx="4292">
                  <c:v>10.831050481</c:v>
                </c:pt>
                <c:pt idx="4293">
                  <c:v>10.833572481999999</c:v>
                </c:pt>
                <c:pt idx="4294">
                  <c:v>10.836094597000001</c:v>
                </c:pt>
                <c:pt idx="4295">
                  <c:v>10.838616712</c:v>
                </c:pt>
                <c:pt idx="4296">
                  <c:v>10.841139092000001</c:v>
                </c:pt>
                <c:pt idx="4297">
                  <c:v>10.843661476999999</c:v>
                </c:pt>
                <c:pt idx="4298">
                  <c:v>10.846183591999999</c:v>
                </c:pt>
                <c:pt idx="4299">
                  <c:v>10.848705707000001</c:v>
                </c:pt>
                <c:pt idx="4300">
                  <c:v>10.851227596999999</c:v>
                </c:pt>
                <c:pt idx="4301">
                  <c:v>10.853749482</c:v>
                </c:pt>
                <c:pt idx="4302">
                  <c:v>10.856271289</c:v>
                </c:pt>
                <c:pt idx="4303">
                  <c:v>10.858793098</c:v>
                </c:pt>
                <c:pt idx="4304">
                  <c:v>10.861315712</c:v>
                </c:pt>
                <c:pt idx="4305">
                  <c:v>10.863838327</c:v>
                </c:pt>
                <c:pt idx="4306">
                  <c:v>10.866360712000001</c:v>
                </c:pt>
                <c:pt idx="4307">
                  <c:v>10.868883096999999</c:v>
                </c:pt>
                <c:pt idx="4308">
                  <c:v>10.871405706999999</c:v>
                </c:pt>
                <c:pt idx="4309">
                  <c:v>10.873928321999999</c:v>
                </c:pt>
                <c:pt idx="4310">
                  <c:v>10.876451245</c:v>
                </c:pt>
                <c:pt idx="4311">
                  <c:v>10.878974167999999</c:v>
                </c:pt>
                <c:pt idx="4312">
                  <c:v>10.881496739999999</c:v>
                </c:pt>
                <c:pt idx="4313">
                  <c:v>10.884019317</c:v>
                </c:pt>
                <c:pt idx="4314">
                  <c:v>10.886541548</c:v>
                </c:pt>
                <c:pt idx="4315">
                  <c:v>10.889063779000001</c:v>
                </c:pt>
                <c:pt idx="4316">
                  <c:v>10.891585587</c:v>
                </c:pt>
                <c:pt idx="4317">
                  <c:v>10.894107394000001</c:v>
                </c:pt>
                <c:pt idx="4318">
                  <c:v>10.896629432999999</c:v>
                </c:pt>
                <c:pt idx="4319">
                  <c:v>10.899151472</c:v>
                </c:pt>
                <c:pt idx="4320">
                  <c:v>10.901673582999999</c:v>
                </c:pt>
                <c:pt idx="4321">
                  <c:v>10.904195698000001</c:v>
                </c:pt>
                <c:pt idx="4322">
                  <c:v>10.906718044</c:v>
                </c:pt>
                <c:pt idx="4323">
                  <c:v>10.909240391000001</c:v>
                </c:pt>
                <c:pt idx="4324">
                  <c:v>10.911763001000001</c:v>
                </c:pt>
                <c:pt idx="4325">
                  <c:v>10.914285616000001</c:v>
                </c:pt>
                <c:pt idx="4326">
                  <c:v>10.916808001</c:v>
                </c:pt>
                <c:pt idx="4327">
                  <c:v>10.919330386</c:v>
                </c:pt>
                <c:pt idx="4328">
                  <c:v>10.921852889</c:v>
                </c:pt>
                <c:pt idx="4329">
                  <c:v>10.92437539</c:v>
                </c:pt>
                <c:pt idx="4330">
                  <c:v>10.926898043</c:v>
                </c:pt>
                <c:pt idx="4331">
                  <c:v>10.929420697999999</c:v>
                </c:pt>
                <c:pt idx="4332">
                  <c:v>10.931942697</c:v>
                </c:pt>
                <c:pt idx="4333">
                  <c:v>10.934464697999999</c:v>
                </c:pt>
                <c:pt idx="4334">
                  <c:v>10.936986851</c:v>
                </c:pt>
                <c:pt idx="4335">
                  <c:v>10.939509006</c:v>
                </c:pt>
                <c:pt idx="4336">
                  <c:v>10.942031351000001</c:v>
                </c:pt>
                <c:pt idx="4337">
                  <c:v>10.944553698</c:v>
                </c:pt>
                <c:pt idx="4338">
                  <c:v>10.947076351</c:v>
                </c:pt>
                <c:pt idx="4339">
                  <c:v>10.949599006</c:v>
                </c:pt>
                <c:pt idx="4340">
                  <c:v>10.952121626</c:v>
                </c:pt>
                <c:pt idx="4341">
                  <c:v>10.954644241</c:v>
                </c:pt>
                <c:pt idx="4342">
                  <c:v>10.957167126</c:v>
                </c:pt>
                <c:pt idx="4343">
                  <c:v>10.959690010999999</c:v>
                </c:pt>
                <c:pt idx="4344">
                  <c:v>10.962212707000001</c:v>
                </c:pt>
                <c:pt idx="4345">
                  <c:v>10.9647354</c:v>
                </c:pt>
                <c:pt idx="4346">
                  <c:v>10.967257937999999</c:v>
                </c:pt>
                <c:pt idx="4347">
                  <c:v>10.969780477</c:v>
                </c:pt>
                <c:pt idx="4348">
                  <c:v>10.972303399999999</c:v>
                </c:pt>
                <c:pt idx="4349">
                  <c:v>10.974826323</c:v>
                </c:pt>
                <c:pt idx="4350">
                  <c:v>10.977349477000001</c:v>
                </c:pt>
                <c:pt idx="4351">
                  <c:v>10.979872629999999</c:v>
                </c:pt>
                <c:pt idx="4352">
                  <c:v>10.982395553</c:v>
                </c:pt>
                <c:pt idx="4353">
                  <c:v>10.984918476000001</c:v>
                </c:pt>
                <c:pt idx="4354">
                  <c:v>10.987440861</c:v>
                </c:pt>
                <c:pt idx="4355">
                  <c:v>10.989963246</c:v>
                </c:pt>
                <c:pt idx="4356">
                  <c:v>10.992485592</c:v>
                </c:pt>
                <c:pt idx="4357">
                  <c:v>10.995007939000001</c:v>
                </c:pt>
                <c:pt idx="4358">
                  <c:v>10.997530092</c:v>
                </c:pt>
                <c:pt idx="4359">
                  <c:v>11.000052246999999</c:v>
                </c:pt>
                <c:pt idx="4360">
                  <c:v>11.0025744</c:v>
                </c:pt>
                <c:pt idx="4361">
                  <c:v>11.005096553</c:v>
                </c:pt>
                <c:pt idx="4362">
                  <c:v>11.007619053000001</c:v>
                </c:pt>
                <c:pt idx="4363">
                  <c:v>11.010141554</c:v>
                </c:pt>
                <c:pt idx="4364">
                  <c:v>11.01266401</c:v>
                </c:pt>
                <c:pt idx="4365">
                  <c:v>11.015186471</c:v>
                </c:pt>
                <c:pt idx="4366">
                  <c:v>11.017708741</c:v>
                </c:pt>
                <c:pt idx="4367">
                  <c:v>11.02023101</c:v>
                </c:pt>
                <c:pt idx="4368">
                  <c:v>11.022753972</c:v>
                </c:pt>
                <c:pt idx="4369">
                  <c:v>11.025276933000001</c:v>
                </c:pt>
                <c:pt idx="4370">
                  <c:v>11.027800164</c:v>
                </c:pt>
                <c:pt idx="4371">
                  <c:v>11.030323395</c:v>
                </c:pt>
                <c:pt idx="4372">
                  <c:v>11.032845439000001</c:v>
                </c:pt>
                <c:pt idx="4373">
                  <c:v>11.035367478</c:v>
                </c:pt>
                <c:pt idx="4374">
                  <c:v>11.037889708</c:v>
                </c:pt>
                <c:pt idx="4375">
                  <c:v>11.040411939</c:v>
                </c:pt>
                <c:pt idx="4376">
                  <c:v>11.042935169</c:v>
                </c:pt>
                <c:pt idx="4377">
                  <c:v>11.045458399999999</c:v>
                </c:pt>
                <c:pt idx="4378">
                  <c:v>11.047981092000001</c:v>
                </c:pt>
                <c:pt idx="4379">
                  <c:v>11.050503785</c:v>
                </c:pt>
                <c:pt idx="4380">
                  <c:v>11.053026750000001</c:v>
                </c:pt>
                <c:pt idx="4381">
                  <c:v>11.055549710999999</c:v>
                </c:pt>
                <c:pt idx="4382">
                  <c:v>11.058072557999999</c:v>
                </c:pt>
                <c:pt idx="4383">
                  <c:v>11.060595405000001</c:v>
                </c:pt>
                <c:pt idx="4384">
                  <c:v>11.063118371</c:v>
                </c:pt>
                <c:pt idx="4385">
                  <c:v>11.065641332</c:v>
                </c:pt>
                <c:pt idx="4386">
                  <c:v>11.068164024</c:v>
                </c:pt>
                <c:pt idx="4387">
                  <c:v>11.070686716999999</c:v>
                </c:pt>
                <c:pt idx="4388">
                  <c:v>11.073208832000001</c:v>
                </c:pt>
                <c:pt idx="4389">
                  <c:v>11.075730947</c:v>
                </c:pt>
                <c:pt idx="4390">
                  <c:v>11.078253485999999</c:v>
                </c:pt>
                <c:pt idx="4391">
                  <c:v>11.080776025</c:v>
                </c:pt>
                <c:pt idx="4392">
                  <c:v>11.083298524</c:v>
                </c:pt>
                <c:pt idx="4393">
                  <c:v>11.085821025</c:v>
                </c:pt>
                <c:pt idx="4394">
                  <c:v>11.088343717000001</c:v>
                </c:pt>
                <c:pt idx="4395">
                  <c:v>11.09086641</c:v>
                </c:pt>
                <c:pt idx="4396">
                  <c:v>11.093388212000001</c:v>
                </c:pt>
                <c:pt idx="4397">
                  <c:v>11.095910019</c:v>
                </c:pt>
                <c:pt idx="4398">
                  <c:v>11.098431904</c:v>
                </c:pt>
                <c:pt idx="4399">
                  <c:v>11.100953789</c:v>
                </c:pt>
                <c:pt idx="4400">
                  <c:v>11.103475446999999</c:v>
                </c:pt>
                <c:pt idx="4401">
                  <c:v>11.105997102</c:v>
                </c:pt>
                <c:pt idx="4402">
                  <c:v>11.108519371</c:v>
                </c:pt>
                <c:pt idx="4403">
                  <c:v>11.11104164</c:v>
                </c:pt>
                <c:pt idx="4404">
                  <c:v>11.113564179000001</c:v>
                </c:pt>
                <c:pt idx="4405">
                  <c:v>11.116086718</c:v>
                </c:pt>
                <c:pt idx="4406">
                  <c:v>11.118608986</c:v>
                </c:pt>
                <c:pt idx="4407">
                  <c:v>11.121131255</c:v>
                </c:pt>
                <c:pt idx="4408">
                  <c:v>11.123654058</c:v>
                </c:pt>
                <c:pt idx="4409">
                  <c:v>11.126176865</c:v>
                </c:pt>
                <c:pt idx="4410">
                  <c:v>11.128698634999999</c:v>
                </c:pt>
                <c:pt idx="4411">
                  <c:v>11.131220404</c:v>
                </c:pt>
                <c:pt idx="4412">
                  <c:v>11.133741981</c:v>
                </c:pt>
                <c:pt idx="4413">
                  <c:v>11.136263558</c:v>
                </c:pt>
                <c:pt idx="4414">
                  <c:v>11.13878525</c:v>
                </c:pt>
                <c:pt idx="4415">
                  <c:v>11.141306943</c:v>
                </c:pt>
                <c:pt idx="4416">
                  <c:v>11.143829025</c:v>
                </c:pt>
                <c:pt idx="4417">
                  <c:v>11.146351102000001</c:v>
                </c:pt>
                <c:pt idx="4418">
                  <c:v>11.148873332999999</c:v>
                </c:pt>
                <c:pt idx="4419">
                  <c:v>11.151395564</c:v>
                </c:pt>
                <c:pt idx="4420">
                  <c:v>11.153917944</c:v>
                </c:pt>
                <c:pt idx="4421">
                  <c:v>11.156440329</c:v>
                </c:pt>
                <c:pt idx="4422">
                  <c:v>11.158962636</c:v>
                </c:pt>
                <c:pt idx="4423">
                  <c:v>11.161484943</c:v>
                </c:pt>
                <c:pt idx="4424">
                  <c:v>11.164007174</c:v>
                </c:pt>
                <c:pt idx="4425">
                  <c:v>11.166529405</c:v>
                </c:pt>
                <c:pt idx="4426">
                  <c:v>11.169050751</c:v>
                </c:pt>
                <c:pt idx="4427">
                  <c:v>11.171572098</c:v>
                </c:pt>
                <c:pt idx="4428">
                  <c:v>11.174093954</c:v>
                </c:pt>
                <c:pt idx="4429">
                  <c:v>11.176615801000001</c:v>
                </c:pt>
                <c:pt idx="4430">
                  <c:v>11.179137915</c:v>
                </c:pt>
                <c:pt idx="4431">
                  <c:v>11.18166003</c:v>
                </c:pt>
                <c:pt idx="4432">
                  <c:v>11.184182415</c:v>
                </c:pt>
                <c:pt idx="4433">
                  <c:v>11.186704799999999</c:v>
                </c:pt>
                <c:pt idx="4434">
                  <c:v>11.189227415</c:v>
                </c:pt>
                <c:pt idx="4435">
                  <c:v>11.19175003</c:v>
                </c:pt>
                <c:pt idx="4436">
                  <c:v>11.194271915</c:v>
                </c:pt>
                <c:pt idx="4437">
                  <c:v>11.1967938</c:v>
                </c:pt>
                <c:pt idx="4438">
                  <c:v>11.199296374999999</c:v>
                </c:pt>
                <c:pt idx="4439">
                  <c:v>11.20179894</c:v>
                </c:pt>
                <c:pt idx="4440">
                  <c:v>11.204301505</c:v>
                </c:pt>
                <c:pt idx="4441">
                  <c:v>11.20680407</c:v>
                </c:pt>
                <c:pt idx="4442">
                  <c:v>11.209306635000001</c:v>
                </c:pt>
                <c:pt idx="4443">
                  <c:v>11.211809199999999</c:v>
                </c:pt>
                <c:pt idx="4444">
                  <c:v>11.214311765</c:v>
                </c:pt>
                <c:pt idx="4445">
                  <c:v>11.21681433</c:v>
                </c:pt>
                <c:pt idx="4446">
                  <c:v>11.219316895</c:v>
                </c:pt>
                <c:pt idx="4447">
                  <c:v>11.221819460000001</c:v>
                </c:pt>
                <c:pt idx="4448">
                  <c:v>11.224322024999999</c:v>
                </c:pt>
                <c:pt idx="4449">
                  <c:v>11.22682459</c:v>
                </c:pt>
                <c:pt idx="4450">
                  <c:v>11.229327155</c:v>
                </c:pt>
                <c:pt idx="4451">
                  <c:v>11.23182972</c:v>
                </c:pt>
                <c:pt idx="4452">
                  <c:v>11.234332285000001</c:v>
                </c:pt>
                <c:pt idx="4453">
                  <c:v>11.236834849999999</c:v>
                </c:pt>
                <c:pt idx="4454">
                  <c:v>11.239337415</c:v>
                </c:pt>
                <c:pt idx="4455">
                  <c:v>11.242027877</c:v>
                </c:pt>
                <c:pt idx="4456">
                  <c:v>11.244718338</c:v>
                </c:pt>
                <c:pt idx="4457">
                  <c:v>11.247240646</c:v>
                </c:pt>
                <c:pt idx="4458">
                  <c:v>11.249762955</c:v>
                </c:pt>
                <c:pt idx="4459">
                  <c:v>11.252285415999999</c:v>
                </c:pt>
                <c:pt idx="4460">
                  <c:v>11.254807876999999</c:v>
                </c:pt>
                <c:pt idx="4461">
                  <c:v>11.257330416</c:v>
                </c:pt>
                <c:pt idx="4462">
                  <c:v>11.259852954999999</c:v>
                </c:pt>
                <c:pt idx="4463">
                  <c:v>11.262375319</c:v>
                </c:pt>
                <c:pt idx="4464">
                  <c:v>11.264897703999999</c:v>
                </c:pt>
                <c:pt idx="4465">
                  <c:v>11.267420318999999</c:v>
                </c:pt>
                <c:pt idx="4466">
                  <c:v>11.269942933999999</c:v>
                </c:pt>
                <c:pt idx="4467">
                  <c:v>11.272465175000001</c:v>
                </c:pt>
                <c:pt idx="4468">
                  <c:v>11.274987444000001</c:v>
                </c:pt>
                <c:pt idx="4469">
                  <c:v>11.277509752</c:v>
                </c:pt>
                <c:pt idx="4470">
                  <c:v>11.280032061</c:v>
                </c:pt>
                <c:pt idx="4471">
                  <c:v>11.282553814</c:v>
                </c:pt>
                <c:pt idx="4472">
                  <c:v>11.285075582999999</c:v>
                </c:pt>
                <c:pt idx="4473">
                  <c:v>11.287597352000001</c:v>
                </c:pt>
                <c:pt idx="4474">
                  <c:v>11.290119121</c:v>
                </c:pt>
                <c:pt idx="4475">
                  <c:v>11.292641775</c:v>
                </c:pt>
                <c:pt idx="4476">
                  <c:v>11.29516443</c:v>
                </c:pt>
                <c:pt idx="4477">
                  <c:v>11.297687467999999</c:v>
                </c:pt>
                <c:pt idx="4478">
                  <c:v>11.300210506999999</c:v>
                </c:pt>
                <c:pt idx="4479">
                  <c:v>11.302732693999999</c:v>
                </c:pt>
                <c:pt idx="4480">
                  <c:v>11.305254887</c:v>
                </c:pt>
                <c:pt idx="4481">
                  <c:v>11.307777502</c:v>
                </c:pt>
                <c:pt idx="4482">
                  <c:v>11.310300117000001</c:v>
                </c:pt>
                <c:pt idx="4483">
                  <c:v>11.312822382</c:v>
                </c:pt>
                <c:pt idx="4484">
                  <c:v>11.315344651</c:v>
                </c:pt>
                <c:pt idx="4485">
                  <c:v>11.317866996999999</c:v>
                </c:pt>
                <c:pt idx="4486">
                  <c:v>11.320389344000001</c:v>
                </c:pt>
                <c:pt idx="4487">
                  <c:v>11.322912457999999</c:v>
                </c:pt>
                <c:pt idx="4488">
                  <c:v>11.325435573</c:v>
                </c:pt>
                <c:pt idx="4489">
                  <c:v>11.327957918999999</c:v>
                </c:pt>
                <c:pt idx="4490">
                  <c:v>11.330480266</c:v>
                </c:pt>
                <c:pt idx="4491">
                  <c:v>11.333002765</c:v>
                </c:pt>
                <c:pt idx="4492">
                  <c:v>11.335525265999999</c:v>
                </c:pt>
                <c:pt idx="4493">
                  <c:v>11.338047573000001</c:v>
                </c:pt>
                <c:pt idx="4494">
                  <c:v>11.340569882</c:v>
                </c:pt>
                <c:pt idx="4495">
                  <c:v>11.343092265999999</c:v>
                </c:pt>
                <c:pt idx="4496">
                  <c:v>11.345614651</c:v>
                </c:pt>
                <c:pt idx="4497">
                  <c:v>11.348137612</c:v>
                </c:pt>
                <c:pt idx="4498">
                  <c:v>11.350660573000001</c:v>
                </c:pt>
                <c:pt idx="4499">
                  <c:v>11.353183429</c:v>
                </c:pt>
                <c:pt idx="4500">
                  <c:v>11.355706275999999</c:v>
                </c:pt>
                <c:pt idx="4501">
                  <c:v>11.358228506</c:v>
                </c:pt>
                <c:pt idx="4502">
                  <c:v>11.360750737</c:v>
                </c:pt>
                <c:pt idx="4503">
                  <c:v>11.363273199</c:v>
                </c:pt>
                <c:pt idx="4504">
                  <c:v>11.36579566</c:v>
                </c:pt>
                <c:pt idx="4505">
                  <c:v>11.36831843</c:v>
                </c:pt>
                <c:pt idx="4506">
                  <c:v>11.370841198999999</c:v>
                </c:pt>
                <c:pt idx="4507">
                  <c:v>11.373364194000001</c:v>
                </c:pt>
                <c:pt idx="4508">
                  <c:v>11.375887195000001</c:v>
                </c:pt>
                <c:pt idx="4509">
                  <c:v>11.378409848</c:v>
                </c:pt>
                <c:pt idx="4510">
                  <c:v>11.380932501</c:v>
                </c:pt>
                <c:pt idx="4511">
                  <c:v>11.383455112</c:v>
                </c:pt>
                <c:pt idx="4512">
                  <c:v>11.385977727</c:v>
                </c:pt>
                <c:pt idx="4513">
                  <c:v>11.388500612</c:v>
                </c:pt>
                <c:pt idx="4514">
                  <c:v>11.391023497000001</c:v>
                </c:pt>
                <c:pt idx="4515">
                  <c:v>11.393546257000001</c:v>
                </c:pt>
                <c:pt idx="4516">
                  <c:v>11.396069025999999</c:v>
                </c:pt>
                <c:pt idx="4517">
                  <c:v>11.398591526000001</c:v>
                </c:pt>
                <c:pt idx="4518">
                  <c:v>11.401114027</c:v>
                </c:pt>
                <c:pt idx="4519">
                  <c:v>11.403636911</c:v>
                </c:pt>
                <c:pt idx="4520">
                  <c:v>11.406159796000001</c:v>
                </c:pt>
                <c:pt idx="4521">
                  <c:v>11.408682603000001</c:v>
                </c:pt>
                <c:pt idx="4522">
                  <c:v>11.411205410000001</c:v>
                </c:pt>
                <c:pt idx="4523">
                  <c:v>11.413728334</c:v>
                </c:pt>
                <c:pt idx="4524">
                  <c:v>11.416251257000001</c:v>
                </c:pt>
                <c:pt idx="4525">
                  <c:v>11.418773949</c:v>
                </c:pt>
                <c:pt idx="4526">
                  <c:v>11.421296642</c:v>
                </c:pt>
                <c:pt idx="4527">
                  <c:v>11.423820189000001</c:v>
                </c:pt>
                <c:pt idx="4528">
                  <c:v>11.426343728000001</c:v>
                </c:pt>
                <c:pt idx="4529">
                  <c:v>11.428865957999999</c:v>
                </c:pt>
                <c:pt idx="4530">
                  <c:v>11.431388189</c:v>
                </c:pt>
                <c:pt idx="4531">
                  <c:v>11.433910415</c:v>
                </c:pt>
                <c:pt idx="4532">
                  <c:v>11.436432608</c:v>
                </c:pt>
                <c:pt idx="4533">
                  <c:v>11.438955146</c:v>
                </c:pt>
                <c:pt idx="4534">
                  <c:v>11.441477685000001</c:v>
                </c:pt>
                <c:pt idx="4535">
                  <c:v>11.443999659999999</c:v>
                </c:pt>
                <c:pt idx="4536">
                  <c:v>11.446521621</c:v>
                </c:pt>
                <c:pt idx="4537">
                  <c:v>11.449043775</c:v>
                </c:pt>
                <c:pt idx="4538">
                  <c:v>11.451565929999999</c:v>
                </c:pt>
                <c:pt idx="4539">
                  <c:v>11.454088319</c:v>
                </c:pt>
                <c:pt idx="4540">
                  <c:v>11.456610703999999</c:v>
                </c:pt>
                <c:pt idx="4541">
                  <c:v>11.459133665</c:v>
                </c:pt>
                <c:pt idx="4542">
                  <c:v>11.461656626</c:v>
                </c:pt>
                <c:pt idx="4543">
                  <c:v>11.464179588</c:v>
                </c:pt>
                <c:pt idx="4544">
                  <c:v>11.466702549000001</c:v>
                </c:pt>
                <c:pt idx="4545">
                  <c:v>11.469225203000001</c:v>
                </c:pt>
                <c:pt idx="4546">
                  <c:v>11.471747858000001</c:v>
                </c:pt>
                <c:pt idx="4547">
                  <c:v>11.474270127</c:v>
                </c:pt>
                <c:pt idx="4548">
                  <c:v>11.476792396</c:v>
                </c:pt>
                <c:pt idx="4549">
                  <c:v>11.47931455</c:v>
                </c:pt>
                <c:pt idx="4550">
                  <c:v>11.481836703000001</c:v>
                </c:pt>
                <c:pt idx="4551">
                  <c:v>11.484358703</c:v>
                </c:pt>
                <c:pt idx="4552">
                  <c:v>11.486880704000001</c:v>
                </c:pt>
                <c:pt idx="4553">
                  <c:v>11.489403318999999</c:v>
                </c:pt>
                <c:pt idx="4554">
                  <c:v>11.491925933999999</c:v>
                </c:pt>
                <c:pt idx="4555">
                  <c:v>11.494448698999999</c:v>
                </c:pt>
                <c:pt idx="4556">
                  <c:v>11.496971468</c:v>
                </c:pt>
                <c:pt idx="4557">
                  <c:v>11.499493737</c:v>
                </c:pt>
                <c:pt idx="4558">
                  <c:v>11.502016006</c:v>
                </c:pt>
                <c:pt idx="4559">
                  <c:v>11.504538814</c:v>
                </c:pt>
                <c:pt idx="4560">
                  <c:v>11.507061623</c:v>
                </c:pt>
                <c:pt idx="4561">
                  <c:v>11.509584199000001</c:v>
                </c:pt>
                <c:pt idx="4562">
                  <c:v>11.512106776</c:v>
                </c:pt>
                <c:pt idx="4563">
                  <c:v>11.514629117</c:v>
                </c:pt>
                <c:pt idx="4564">
                  <c:v>11.517151463999999</c:v>
                </c:pt>
                <c:pt idx="4565">
                  <c:v>11.519673309</c:v>
                </c:pt>
                <c:pt idx="4566">
                  <c:v>11.522195156</c:v>
                </c:pt>
                <c:pt idx="4567">
                  <c:v>11.524717771000001</c:v>
                </c:pt>
                <c:pt idx="4568">
                  <c:v>11.527240386000001</c:v>
                </c:pt>
                <c:pt idx="4569">
                  <c:v>11.529762732</c:v>
                </c:pt>
                <c:pt idx="4570">
                  <c:v>11.532285078999999</c:v>
                </c:pt>
                <c:pt idx="4571">
                  <c:v>11.534807117</c:v>
                </c:pt>
                <c:pt idx="4572">
                  <c:v>11.537329156</c:v>
                </c:pt>
                <c:pt idx="4573">
                  <c:v>11.539851271</c:v>
                </c:pt>
                <c:pt idx="4574">
                  <c:v>11.542373386</c:v>
                </c:pt>
                <c:pt idx="4575">
                  <c:v>11.544894776</c:v>
                </c:pt>
                <c:pt idx="4576">
                  <c:v>11.547416160999999</c:v>
                </c:pt>
                <c:pt idx="4577">
                  <c:v>11.549938236999999</c:v>
                </c:pt>
                <c:pt idx="4578">
                  <c:v>11.552460313999999</c:v>
                </c:pt>
                <c:pt idx="4579">
                  <c:v>11.554982512</c:v>
                </c:pt>
                <c:pt idx="4580">
                  <c:v>11.557504704999999</c:v>
                </c:pt>
                <c:pt idx="4581">
                  <c:v>11.560026935</c:v>
                </c:pt>
                <c:pt idx="4582">
                  <c:v>11.562549166</c:v>
                </c:pt>
                <c:pt idx="4583">
                  <c:v>11.565071318999999</c:v>
                </c:pt>
                <c:pt idx="4584">
                  <c:v>11.567593474000001</c:v>
                </c:pt>
                <c:pt idx="4585">
                  <c:v>11.570115819</c:v>
                </c:pt>
                <c:pt idx="4586">
                  <c:v>11.572638166000001</c:v>
                </c:pt>
                <c:pt idx="4587">
                  <c:v>11.575160358</c:v>
                </c:pt>
                <c:pt idx="4588">
                  <c:v>11.577682551000001</c:v>
                </c:pt>
                <c:pt idx="4589">
                  <c:v>11.580204704</c:v>
                </c:pt>
                <c:pt idx="4590">
                  <c:v>11.582726857000001</c:v>
                </c:pt>
                <c:pt idx="4591">
                  <c:v>11.585249165</c:v>
                </c:pt>
                <c:pt idx="4592">
                  <c:v>11.587771474</c:v>
                </c:pt>
                <c:pt idx="4593">
                  <c:v>11.590293242</c:v>
                </c:pt>
                <c:pt idx="4594">
                  <c:v>11.592815011000001</c:v>
                </c:pt>
                <c:pt idx="4595">
                  <c:v>11.595337424</c:v>
                </c:pt>
                <c:pt idx="4596">
                  <c:v>11.597859847</c:v>
                </c:pt>
                <c:pt idx="4597">
                  <c:v>11.600381693999999</c:v>
                </c:pt>
                <c:pt idx="4598">
                  <c:v>11.602903541</c:v>
                </c:pt>
                <c:pt idx="4599">
                  <c:v>11.605425002</c:v>
                </c:pt>
                <c:pt idx="4600">
                  <c:v>11.607946462999999</c:v>
                </c:pt>
                <c:pt idx="4601">
                  <c:v>11.610467656000001</c:v>
                </c:pt>
                <c:pt idx="4602">
                  <c:v>11.612988849000001</c:v>
                </c:pt>
                <c:pt idx="4603">
                  <c:v>11.615510265999999</c:v>
                </c:pt>
                <c:pt idx="4604">
                  <c:v>11.618031689</c:v>
                </c:pt>
                <c:pt idx="4605">
                  <c:v>11.620554151</c:v>
                </c:pt>
                <c:pt idx="4606">
                  <c:v>11.623076612</c:v>
                </c:pt>
                <c:pt idx="4607">
                  <c:v>11.625598386</c:v>
                </c:pt>
                <c:pt idx="4608">
                  <c:v>11.628120155</c:v>
                </c:pt>
                <c:pt idx="4609">
                  <c:v>11.630642808999999</c:v>
                </c:pt>
                <c:pt idx="4610">
                  <c:v>11.633165463999999</c:v>
                </c:pt>
                <c:pt idx="4611">
                  <c:v>11.635688160999999</c:v>
                </c:pt>
                <c:pt idx="4612">
                  <c:v>11.638210854</c:v>
                </c:pt>
                <c:pt idx="4613">
                  <c:v>11.640733007</c:v>
                </c:pt>
                <c:pt idx="4614">
                  <c:v>11.643255160000001</c:v>
                </c:pt>
                <c:pt idx="4615">
                  <c:v>11.645777240999999</c:v>
                </c:pt>
                <c:pt idx="4616">
                  <c:v>11.648299317999999</c:v>
                </c:pt>
                <c:pt idx="4617">
                  <c:v>11.650821280000001</c:v>
                </c:pt>
                <c:pt idx="4618">
                  <c:v>11.653343241</c:v>
                </c:pt>
                <c:pt idx="4619">
                  <c:v>11.655864862</c:v>
                </c:pt>
                <c:pt idx="4620">
                  <c:v>11.658386477000001</c:v>
                </c:pt>
                <c:pt idx="4621">
                  <c:v>11.660907631000001</c:v>
                </c:pt>
                <c:pt idx="4622">
                  <c:v>11.663428786000001</c:v>
                </c:pt>
                <c:pt idx="4623">
                  <c:v>11.66595017</c:v>
                </c:pt>
                <c:pt idx="4624">
                  <c:v>11.668471555</c:v>
                </c:pt>
                <c:pt idx="4625">
                  <c:v>11.670993054</c:v>
                </c:pt>
                <c:pt idx="4626">
                  <c:v>11.673514555000001</c:v>
                </c:pt>
                <c:pt idx="4627">
                  <c:v>11.676036247000001</c:v>
                </c:pt>
                <c:pt idx="4628">
                  <c:v>11.678557939999999</c:v>
                </c:pt>
                <c:pt idx="4629">
                  <c:v>11.681079516</c:v>
                </c:pt>
                <c:pt idx="4630">
                  <c:v>11.683601093</c:v>
                </c:pt>
                <c:pt idx="4631">
                  <c:v>11.686122785</c:v>
                </c:pt>
                <c:pt idx="4632">
                  <c:v>11.688644478000001</c:v>
                </c:pt>
                <c:pt idx="4633">
                  <c:v>11.691165938999999</c:v>
                </c:pt>
                <c:pt idx="4634">
                  <c:v>11.6936874</c:v>
                </c:pt>
                <c:pt idx="4635">
                  <c:v>11.696209212999999</c:v>
                </c:pt>
                <c:pt idx="4636">
                  <c:v>11.698731022</c:v>
                </c:pt>
                <c:pt idx="4637">
                  <c:v>11.701252829</c:v>
                </c:pt>
                <c:pt idx="4638">
                  <c:v>11.703774636</c:v>
                </c:pt>
                <c:pt idx="4639">
                  <c:v>11.706296443999999</c:v>
                </c:pt>
                <c:pt idx="4640">
                  <c:v>11.708818251</c:v>
                </c:pt>
                <c:pt idx="4641">
                  <c:v>11.711340213</c:v>
                </c:pt>
                <c:pt idx="4642">
                  <c:v>11.713862174000001</c:v>
                </c:pt>
                <c:pt idx="4643">
                  <c:v>11.716384443999999</c:v>
                </c:pt>
                <c:pt idx="4644">
                  <c:v>11.718906713000001</c:v>
                </c:pt>
                <c:pt idx="4645">
                  <c:v>11.721429559000001</c:v>
                </c:pt>
                <c:pt idx="4646">
                  <c:v>11.723952406</c:v>
                </c:pt>
                <c:pt idx="4647">
                  <c:v>11.726474367</c:v>
                </c:pt>
                <c:pt idx="4648">
                  <c:v>11.728996327999999</c:v>
                </c:pt>
                <c:pt idx="4649">
                  <c:v>11.731518444000001</c:v>
                </c:pt>
                <c:pt idx="4650">
                  <c:v>11.734040559</c:v>
                </c:pt>
                <c:pt idx="4651">
                  <c:v>11.736562285</c:v>
                </c:pt>
                <c:pt idx="4652">
                  <c:v>11.739084016</c:v>
                </c:pt>
                <c:pt idx="4653">
                  <c:v>11.741606130999999</c:v>
                </c:pt>
                <c:pt idx="4654">
                  <c:v>11.744128246000001</c:v>
                </c:pt>
                <c:pt idx="4655">
                  <c:v>11.746650909</c:v>
                </c:pt>
                <c:pt idx="4656">
                  <c:v>11.749173563999999</c:v>
                </c:pt>
                <c:pt idx="4657">
                  <c:v>11.751696063000001</c:v>
                </c:pt>
                <c:pt idx="4658">
                  <c:v>11.754218564</c:v>
                </c:pt>
                <c:pt idx="4659">
                  <c:v>11.756741112</c:v>
                </c:pt>
                <c:pt idx="4660">
                  <c:v>11.759263650999999</c:v>
                </c:pt>
                <c:pt idx="4661">
                  <c:v>11.761785843</c:v>
                </c:pt>
                <c:pt idx="4662">
                  <c:v>11.764308035999999</c:v>
                </c:pt>
                <c:pt idx="4663">
                  <c:v>11.766830132000001</c:v>
                </c:pt>
                <c:pt idx="4664">
                  <c:v>11.769352247</c:v>
                </c:pt>
                <c:pt idx="4665">
                  <c:v>11.771873862</c:v>
                </c:pt>
                <c:pt idx="4666">
                  <c:v>11.774395477000001</c:v>
                </c:pt>
                <c:pt idx="4667">
                  <c:v>11.776917443</c:v>
                </c:pt>
                <c:pt idx="4668">
                  <c:v>11.779439404</c:v>
                </c:pt>
                <c:pt idx="4669">
                  <c:v>11.781961789</c:v>
                </c:pt>
                <c:pt idx="4670">
                  <c:v>11.784484173999999</c:v>
                </c:pt>
                <c:pt idx="4671">
                  <c:v>11.78700667</c:v>
                </c:pt>
                <c:pt idx="4672">
                  <c:v>11.789529171</c:v>
                </c:pt>
                <c:pt idx="4673">
                  <c:v>11.792051209</c:v>
                </c:pt>
                <c:pt idx="4674">
                  <c:v>11.794573248000001</c:v>
                </c:pt>
                <c:pt idx="4675">
                  <c:v>11.797095555</c:v>
                </c:pt>
                <c:pt idx="4676">
                  <c:v>11.799617862</c:v>
                </c:pt>
                <c:pt idx="4677">
                  <c:v>11.802140131</c:v>
                </c:pt>
                <c:pt idx="4678">
                  <c:v>11.8046624</c:v>
                </c:pt>
                <c:pt idx="4679">
                  <c:v>11.807183578</c:v>
                </c:pt>
                <c:pt idx="4680">
                  <c:v>11.809704771</c:v>
                </c:pt>
                <c:pt idx="4681">
                  <c:v>11.812226232</c:v>
                </c:pt>
                <c:pt idx="4682">
                  <c:v>11.814747692999999</c:v>
                </c:pt>
                <c:pt idx="4683">
                  <c:v>11.817269304</c:v>
                </c:pt>
                <c:pt idx="4684">
                  <c:v>11.819790919000001</c:v>
                </c:pt>
                <c:pt idx="4685">
                  <c:v>11.822314035</c:v>
                </c:pt>
                <c:pt idx="4686">
                  <c:v>11.82483715</c:v>
                </c:pt>
                <c:pt idx="4687">
                  <c:v>11.827359376</c:v>
                </c:pt>
                <c:pt idx="4688">
                  <c:v>11.829881607000001</c:v>
                </c:pt>
                <c:pt idx="4689">
                  <c:v>11.832404453000001</c:v>
                </c:pt>
                <c:pt idx="4690">
                  <c:v>11.8349273</c:v>
                </c:pt>
                <c:pt idx="4691">
                  <c:v>11.837449490999999</c:v>
                </c:pt>
                <c:pt idx="4692">
                  <c:v>11.839971684</c:v>
                </c:pt>
                <c:pt idx="4693">
                  <c:v>11.842494029999999</c:v>
                </c:pt>
                <c:pt idx="4694">
                  <c:v>11.845016377</c:v>
                </c:pt>
                <c:pt idx="4695">
                  <c:v>11.847538567999999</c:v>
                </c:pt>
                <c:pt idx="4696">
                  <c:v>11.850060761</c:v>
                </c:pt>
                <c:pt idx="4697">
                  <c:v>11.852582068</c:v>
                </c:pt>
                <c:pt idx="4698">
                  <c:v>11.855103377000001</c:v>
                </c:pt>
                <c:pt idx="4699">
                  <c:v>11.857624911</c:v>
                </c:pt>
                <c:pt idx="4700">
                  <c:v>11.86014645</c:v>
                </c:pt>
                <c:pt idx="4701">
                  <c:v>11.862668872</c:v>
                </c:pt>
                <c:pt idx="4702">
                  <c:v>11.865191295000001</c:v>
                </c:pt>
                <c:pt idx="4703">
                  <c:v>11.867713871999999</c:v>
                </c:pt>
                <c:pt idx="4704">
                  <c:v>11.870236449</c:v>
                </c:pt>
                <c:pt idx="4705">
                  <c:v>11.872758487</c:v>
                </c:pt>
                <c:pt idx="4706">
                  <c:v>11.875280525999999</c:v>
                </c:pt>
                <c:pt idx="4707">
                  <c:v>11.877802644999999</c:v>
                </c:pt>
                <c:pt idx="4708">
                  <c:v>11.880324760000001</c:v>
                </c:pt>
                <c:pt idx="4709">
                  <c:v>11.882846990999999</c:v>
                </c:pt>
                <c:pt idx="4710">
                  <c:v>11.885369222</c:v>
                </c:pt>
                <c:pt idx="4711">
                  <c:v>11.887892189</c:v>
                </c:pt>
                <c:pt idx="4712">
                  <c:v>11.890415150000001</c:v>
                </c:pt>
                <c:pt idx="4713">
                  <c:v>11.892937458</c:v>
                </c:pt>
                <c:pt idx="4714">
                  <c:v>11.895459765</c:v>
                </c:pt>
                <c:pt idx="4715">
                  <c:v>11.897982072</c:v>
                </c:pt>
                <c:pt idx="4716">
                  <c:v>11.900504380999999</c:v>
                </c:pt>
                <c:pt idx="4717">
                  <c:v>11.903026188</c:v>
                </c:pt>
                <c:pt idx="4718">
                  <c:v>11.905547994999999</c:v>
                </c:pt>
                <c:pt idx="4719">
                  <c:v>11.908070414000001</c:v>
                </c:pt>
                <c:pt idx="4720">
                  <c:v>11.910592836999999</c:v>
                </c:pt>
                <c:pt idx="4721">
                  <c:v>11.913115184</c:v>
                </c:pt>
                <c:pt idx="4722">
                  <c:v>11.915637531</c:v>
                </c:pt>
                <c:pt idx="4723">
                  <c:v>11.918160564000001</c:v>
                </c:pt>
                <c:pt idx="4724">
                  <c:v>11.920683603000001</c:v>
                </c:pt>
                <c:pt idx="4725">
                  <c:v>11.923206103</c:v>
                </c:pt>
                <c:pt idx="4726">
                  <c:v>11.925728604</c:v>
                </c:pt>
                <c:pt idx="4727">
                  <c:v>11.928250726</c:v>
                </c:pt>
                <c:pt idx="4728">
                  <c:v>11.930772841</c:v>
                </c:pt>
                <c:pt idx="4729">
                  <c:v>11.933294803000001</c:v>
                </c:pt>
                <c:pt idx="4730">
                  <c:v>11.935816764</c:v>
                </c:pt>
                <c:pt idx="4731">
                  <c:v>11.938338379999999</c:v>
                </c:pt>
                <c:pt idx="4732">
                  <c:v>11.940859995</c:v>
                </c:pt>
                <c:pt idx="4733">
                  <c:v>11.943381688000001</c:v>
                </c:pt>
                <c:pt idx="4734">
                  <c:v>11.945903381000001</c:v>
                </c:pt>
                <c:pt idx="4735">
                  <c:v>11.948425726</c:v>
                </c:pt>
                <c:pt idx="4736">
                  <c:v>11.950948072999999</c:v>
                </c:pt>
                <c:pt idx="4737">
                  <c:v>11.953470380000001</c:v>
                </c:pt>
                <c:pt idx="4738">
                  <c:v>11.955992689</c:v>
                </c:pt>
                <c:pt idx="4739">
                  <c:v>11.958514222</c:v>
                </c:pt>
                <c:pt idx="4740">
                  <c:v>11.961035761</c:v>
                </c:pt>
                <c:pt idx="4741">
                  <c:v>11.963557645</c:v>
                </c:pt>
                <c:pt idx="4742">
                  <c:v>11.96607953</c:v>
                </c:pt>
                <c:pt idx="4743">
                  <c:v>11.968601226000001</c:v>
                </c:pt>
                <c:pt idx="4744">
                  <c:v>11.971122919000001</c:v>
                </c:pt>
                <c:pt idx="4745">
                  <c:v>11.973645265</c:v>
                </c:pt>
                <c:pt idx="4746">
                  <c:v>11.976167611999999</c:v>
                </c:pt>
                <c:pt idx="4747">
                  <c:v>11.978689457</c:v>
                </c:pt>
                <c:pt idx="4748">
                  <c:v>11.981211304</c:v>
                </c:pt>
                <c:pt idx="4749">
                  <c:v>11.983732649</c:v>
                </c:pt>
                <c:pt idx="4750">
                  <c:v>11.986253996</c:v>
                </c:pt>
                <c:pt idx="4751">
                  <c:v>11.988775842000001</c:v>
                </c:pt>
                <c:pt idx="4752">
                  <c:v>11.991297689</c:v>
                </c:pt>
                <c:pt idx="4753">
                  <c:v>11.993818996</c:v>
                </c:pt>
                <c:pt idx="4754">
                  <c:v>11.996340303</c:v>
                </c:pt>
                <c:pt idx="4755">
                  <c:v>11.998861731</c:v>
                </c:pt>
                <c:pt idx="4756">
                  <c:v>12.001383154000001</c:v>
                </c:pt>
                <c:pt idx="4757">
                  <c:v>12.003905193</c:v>
                </c:pt>
                <c:pt idx="4758">
                  <c:v>12.006427232</c:v>
                </c:pt>
                <c:pt idx="4759">
                  <c:v>12.008949428999999</c:v>
                </c:pt>
                <c:pt idx="4760">
                  <c:v>12.011471622</c:v>
                </c:pt>
                <c:pt idx="4761">
                  <c:v>12.013994313</c:v>
                </c:pt>
                <c:pt idx="4762">
                  <c:v>12.016517006000001</c:v>
                </c:pt>
                <c:pt idx="4763">
                  <c:v>12.019040158999999</c:v>
                </c:pt>
                <c:pt idx="4764">
                  <c:v>12.021563314</c:v>
                </c:pt>
                <c:pt idx="4765">
                  <c:v>12.024084813</c:v>
                </c:pt>
                <c:pt idx="4766">
                  <c:v>12.026606314</c:v>
                </c:pt>
                <c:pt idx="4767">
                  <c:v>12.029128120999999</c:v>
                </c:pt>
                <c:pt idx="4768">
                  <c:v>12.031649928</c:v>
                </c:pt>
                <c:pt idx="4769">
                  <c:v>12.034172236</c:v>
                </c:pt>
                <c:pt idx="4770">
                  <c:v>12.036694545</c:v>
                </c:pt>
                <c:pt idx="4771">
                  <c:v>12.039217001000001</c:v>
                </c:pt>
                <c:pt idx="4772">
                  <c:v>12.041739462000001</c:v>
                </c:pt>
                <c:pt idx="4773">
                  <c:v>12.044262155</c:v>
                </c:pt>
                <c:pt idx="4774">
                  <c:v>12.046784848</c:v>
                </c:pt>
                <c:pt idx="4775">
                  <c:v>12.049307419</c:v>
                </c:pt>
                <c:pt idx="4776">
                  <c:v>12.051829996</c:v>
                </c:pt>
                <c:pt idx="4777">
                  <c:v>12.054352495</c:v>
                </c:pt>
                <c:pt idx="4778">
                  <c:v>12.056874995999999</c:v>
                </c:pt>
                <c:pt idx="4779">
                  <c:v>12.059397703</c:v>
                </c:pt>
                <c:pt idx="4780">
                  <c:v>12.061920433999999</c:v>
                </c:pt>
                <c:pt idx="4781">
                  <c:v>12.064442973</c:v>
                </c:pt>
                <c:pt idx="4782">
                  <c:v>12.066965511999999</c:v>
                </c:pt>
                <c:pt idx="4783">
                  <c:v>12.069488478</c:v>
                </c:pt>
                <c:pt idx="4784">
                  <c:v>12.072011439000001</c:v>
                </c:pt>
                <c:pt idx="4785">
                  <c:v>12.074534747</c:v>
                </c:pt>
                <c:pt idx="4786">
                  <c:v>12.077058054</c:v>
                </c:pt>
                <c:pt idx="4787">
                  <c:v>12.079580780000001</c:v>
                </c:pt>
                <c:pt idx="4788">
                  <c:v>12.082103511</c:v>
                </c:pt>
                <c:pt idx="4789">
                  <c:v>12.084626203999999</c:v>
                </c:pt>
                <c:pt idx="4790">
                  <c:v>12.087148897000001</c:v>
                </c:pt>
                <c:pt idx="4791">
                  <c:v>12.089671011</c:v>
                </c:pt>
                <c:pt idx="4792">
                  <c:v>12.092193126</c:v>
                </c:pt>
                <c:pt idx="4793">
                  <c:v>12.094715396</c:v>
                </c:pt>
                <c:pt idx="4794">
                  <c:v>12.097237665</c:v>
                </c:pt>
                <c:pt idx="4795">
                  <c:v>12.099759742</c:v>
                </c:pt>
                <c:pt idx="4796">
                  <c:v>12.102281819</c:v>
                </c:pt>
                <c:pt idx="4797">
                  <c:v>12.104803934</c:v>
                </c:pt>
                <c:pt idx="4798">
                  <c:v>12.107326048999999</c:v>
                </c:pt>
                <c:pt idx="4799">
                  <c:v>12.109848049</c:v>
                </c:pt>
                <c:pt idx="4800">
                  <c:v>12.112370050000001</c:v>
                </c:pt>
                <c:pt idx="4801">
                  <c:v>12.114891549999999</c:v>
                </c:pt>
                <c:pt idx="4802">
                  <c:v>12.117413051</c:v>
                </c:pt>
                <c:pt idx="4803">
                  <c:v>12.119935819</c:v>
                </c:pt>
                <c:pt idx="4804">
                  <c:v>12.122458588000001</c:v>
                </c:pt>
                <c:pt idx="4805">
                  <c:v>12.124980588</c:v>
                </c:pt>
                <c:pt idx="4806">
                  <c:v>12.127502589000001</c:v>
                </c:pt>
                <c:pt idx="4807">
                  <c:v>12.130024473000001</c:v>
                </c:pt>
                <c:pt idx="4808">
                  <c:v>12.132546358000001</c:v>
                </c:pt>
                <c:pt idx="4809">
                  <c:v>12.135068934</c:v>
                </c:pt>
                <c:pt idx="4810">
                  <c:v>12.137591511</c:v>
                </c:pt>
                <c:pt idx="4811">
                  <c:v>12.140113588</c:v>
                </c:pt>
                <c:pt idx="4812">
                  <c:v>12.142635665</c:v>
                </c:pt>
                <c:pt idx="4813">
                  <c:v>12.145157896000001</c:v>
                </c:pt>
                <c:pt idx="4814">
                  <c:v>12.147680126999999</c:v>
                </c:pt>
                <c:pt idx="4815">
                  <c:v>12.15020228</c:v>
                </c:pt>
                <c:pt idx="4816">
                  <c:v>12.152724435</c:v>
                </c:pt>
                <c:pt idx="4817">
                  <c:v>12.155246281</c:v>
                </c:pt>
                <c:pt idx="4818">
                  <c:v>12.157768128000001</c:v>
                </c:pt>
                <c:pt idx="4819">
                  <c:v>12.160289780999999</c:v>
                </c:pt>
                <c:pt idx="4820">
                  <c:v>12.162811434</c:v>
                </c:pt>
                <c:pt idx="4821">
                  <c:v>12.16533405</c:v>
                </c:pt>
                <c:pt idx="4822">
                  <c:v>12.167856665</c:v>
                </c:pt>
                <c:pt idx="4823">
                  <c:v>12.170380434</c:v>
                </c:pt>
                <c:pt idx="4824">
                  <c:v>12.172904203</c:v>
                </c:pt>
                <c:pt idx="4825">
                  <c:v>12.175427973</c:v>
                </c:pt>
                <c:pt idx="4826">
                  <c:v>12.177951741999999</c:v>
                </c:pt>
                <c:pt idx="4827">
                  <c:v>12.180475082999999</c:v>
                </c:pt>
                <c:pt idx="4828">
                  <c:v>12.18299843</c:v>
                </c:pt>
                <c:pt idx="4829">
                  <c:v>12.185522468</c:v>
                </c:pt>
                <c:pt idx="4830">
                  <c:v>12.188046506999999</c:v>
                </c:pt>
                <c:pt idx="4831">
                  <c:v>12.190570199</c:v>
                </c:pt>
                <c:pt idx="4832">
                  <c:v>12.193093892</c:v>
                </c:pt>
                <c:pt idx="4833">
                  <c:v>12.195616660000001</c:v>
                </c:pt>
                <c:pt idx="4834">
                  <c:v>12.198139428999999</c:v>
                </c:pt>
                <c:pt idx="4835">
                  <c:v>12.200662896000001</c:v>
                </c:pt>
                <c:pt idx="4836">
                  <c:v>12.203186357</c:v>
                </c:pt>
                <c:pt idx="4837">
                  <c:v>12.205710281</c:v>
                </c:pt>
                <c:pt idx="4838">
                  <c:v>12.208234204</c:v>
                </c:pt>
                <c:pt idx="4839">
                  <c:v>12.21075767</c:v>
                </c:pt>
                <c:pt idx="4840">
                  <c:v>12.213281131</c:v>
                </c:pt>
                <c:pt idx="4841">
                  <c:v>12.215804785</c:v>
                </c:pt>
                <c:pt idx="4842">
                  <c:v>12.218328438</c:v>
                </c:pt>
                <c:pt idx="4843">
                  <c:v>12.22085139</c:v>
                </c:pt>
                <c:pt idx="4844">
                  <c:v>12.223374313000001</c:v>
                </c:pt>
                <c:pt idx="4845">
                  <c:v>12.225897005</c:v>
                </c:pt>
                <c:pt idx="4846">
                  <c:v>12.228419698</c:v>
                </c:pt>
                <c:pt idx="4847">
                  <c:v>12.230942505</c:v>
                </c:pt>
                <c:pt idx="4848">
                  <c:v>12.233465314</c:v>
                </c:pt>
                <c:pt idx="4849">
                  <c:v>12.235988428000001</c:v>
                </c:pt>
                <c:pt idx="4850">
                  <c:v>12.238511543</c:v>
                </c:pt>
                <c:pt idx="4851">
                  <c:v>12.241033779</c:v>
                </c:pt>
                <c:pt idx="4852">
                  <c:v>12.243556010000001</c:v>
                </c:pt>
                <c:pt idx="4853">
                  <c:v>12.246077087</c:v>
                </c:pt>
                <c:pt idx="4854">
                  <c:v>12.248598164000001</c:v>
                </c:pt>
                <c:pt idx="4855">
                  <c:v>12.251119741</c:v>
                </c:pt>
                <c:pt idx="4856">
                  <c:v>12.253641318</c:v>
                </c:pt>
              </c:numCache>
            </c:numRef>
          </c:xVal>
          <c:yVal>
            <c:numRef>
              <c:f>airport!$D$4:$D$4862</c:f>
              <c:numCache>
                <c:formatCode>General</c:formatCode>
                <c:ptCount val="4859"/>
                <c:pt idx="0">
                  <c:v>-7.5695160707706294E-2</c:v>
                </c:pt>
                <c:pt idx="1">
                  <c:v>1.38434380842262E-2</c:v>
                </c:pt>
                <c:pt idx="2">
                  <c:v>1.2674634500584101E-2</c:v>
                </c:pt>
                <c:pt idx="3">
                  <c:v>-3.9459749186642398E-2</c:v>
                </c:pt>
                <c:pt idx="4">
                  <c:v>-1.9680373864225898E-3</c:v>
                </c:pt>
                <c:pt idx="5">
                  <c:v>-1.99742407001544E-2</c:v>
                </c:pt>
                <c:pt idx="6">
                  <c:v>6.1619942156672901E-2</c:v>
                </c:pt>
                <c:pt idx="7">
                  <c:v>0.15089660069799499</c:v>
                </c:pt>
                <c:pt idx="8">
                  <c:v>0.18231701200370901</c:v>
                </c:pt>
                <c:pt idx="9">
                  <c:v>0.173853487532655</c:v>
                </c:pt>
                <c:pt idx="10">
                  <c:v>1.18832355827649E-2</c:v>
                </c:pt>
                <c:pt idx="11">
                  <c:v>-2.1693820469334199E-2</c:v>
                </c:pt>
                <c:pt idx="12">
                  <c:v>-4.2155166238748203E-2</c:v>
                </c:pt>
                <c:pt idx="13">
                  <c:v>-1.7241635085767299E-3</c:v>
                </c:pt>
                <c:pt idx="14">
                  <c:v>-6.97930639279853E-3</c:v>
                </c:pt>
                <c:pt idx="15">
                  <c:v>2.4017079788105598E-2</c:v>
                </c:pt>
                <c:pt idx="16">
                  <c:v>-2.8786671862874799E-2</c:v>
                </c:pt>
                <c:pt idx="17">
                  <c:v>-0.117429361904362</c:v>
                </c:pt>
                <c:pt idx="18">
                  <c:v>-0.13634384963091101</c:v>
                </c:pt>
                <c:pt idx="19">
                  <c:v>-0.24107504918715</c:v>
                </c:pt>
                <c:pt idx="20">
                  <c:v>-0.26725960600011101</c:v>
                </c:pt>
                <c:pt idx="21">
                  <c:v>-0.33780747117704202</c:v>
                </c:pt>
                <c:pt idx="22">
                  <c:v>-0.34464630653147599</c:v>
                </c:pt>
                <c:pt idx="23">
                  <c:v>-0.317317081846274</c:v>
                </c:pt>
                <c:pt idx="24">
                  <c:v>-0.26425329316256602</c:v>
                </c:pt>
                <c:pt idx="25">
                  <c:v>-0.31700261011599001</c:v>
                </c:pt>
                <c:pt idx="26">
                  <c:v>-0.22720209419630699</c:v>
                </c:pt>
                <c:pt idx="27">
                  <c:v>-0.23936207818907801</c:v>
                </c:pt>
                <c:pt idx="28">
                  <c:v>-0.18988977851805899</c:v>
                </c:pt>
                <c:pt idx="29">
                  <c:v>-0.20071171905468199</c:v>
                </c:pt>
                <c:pt idx="30">
                  <c:v>-0.150168984618746</c:v>
                </c:pt>
                <c:pt idx="31">
                  <c:v>-0.124935602734058</c:v>
                </c:pt>
                <c:pt idx="32">
                  <c:v>-8.8748531015372806E-2</c:v>
                </c:pt>
                <c:pt idx="33">
                  <c:v>-2.6199020124797901E-2</c:v>
                </c:pt>
                <c:pt idx="34">
                  <c:v>5.8240765589614399E-2</c:v>
                </c:pt>
                <c:pt idx="35">
                  <c:v>8.5793204512707805E-2</c:v>
                </c:pt>
                <c:pt idx="36">
                  <c:v>0.121434551403135</c:v>
                </c:pt>
                <c:pt idx="37">
                  <c:v>8.1147274911570394E-2</c:v>
                </c:pt>
                <c:pt idx="38">
                  <c:v>9.6118228864803201E-2</c:v>
                </c:pt>
                <c:pt idx="39">
                  <c:v>8.5694326744185603E-2</c:v>
                </c:pt>
                <c:pt idx="40">
                  <c:v>8.9355479705895705E-2</c:v>
                </c:pt>
                <c:pt idx="41">
                  <c:v>0.104284676733467</c:v>
                </c:pt>
                <c:pt idx="42">
                  <c:v>0.10422775969732</c:v>
                </c:pt>
                <c:pt idx="43">
                  <c:v>0.104981786615278</c:v>
                </c:pt>
                <c:pt idx="44">
                  <c:v>9.9985795503160405E-2</c:v>
                </c:pt>
                <c:pt idx="45">
                  <c:v>7.3588337330262293E-2</c:v>
                </c:pt>
                <c:pt idx="46">
                  <c:v>3.48708834872564E-2</c:v>
                </c:pt>
                <c:pt idx="47">
                  <c:v>5.66969082058204E-2</c:v>
                </c:pt>
                <c:pt idx="48">
                  <c:v>6.2157453322468401E-2</c:v>
                </c:pt>
                <c:pt idx="49">
                  <c:v>6.8925333995865701E-2</c:v>
                </c:pt>
                <c:pt idx="50">
                  <c:v>0.16394077378848901</c:v>
                </c:pt>
                <c:pt idx="51">
                  <c:v>0.12955273499758799</c:v>
                </c:pt>
                <c:pt idx="52">
                  <c:v>0.13004218189455499</c:v>
                </c:pt>
                <c:pt idx="53">
                  <c:v>8.2433403718770296E-2</c:v>
                </c:pt>
                <c:pt idx="54">
                  <c:v>0.10914664362931201</c:v>
                </c:pt>
                <c:pt idx="55">
                  <c:v>4.7317162315559699E-2</c:v>
                </c:pt>
                <c:pt idx="56">
                  <c:v>0.100253784784088</c:v>
                </c:pt>
                <c:pt idx="57">
                  <c:v>0.116203088862427</c:v>
                </c:pt>
                <c:pt idx="58">
                  <c:v>0.15456296547470599</c:v>
                </c:pt>
                <c:pt idx="59">
                  <c:v>0.198049939030156</c:v>
                </c:pt>
                <c:pt idx="60">
                  <c:v>0.24883988408545399</c:v>
                </c:pt>
                <c:pt idx="61">
                  <c:v>0.26307184623320601</c:v>
                </c:pt>
                <c:pt idx="62">
                  <c:v>0.20725770892015799</c:v>
                </c:pt>
                <c:pt idx="63">
                  <c:v>0.189006392966204</c:v>
                </c:pt>
                <c:pt idx="64">
                  <c:v>0.14160504723429301</c:v>
                </c:pt>
                <c:pt idx="65">
                  <c:v>0.165283702094075</c:v>
                </c:pt>
                <c:pt idx="66">
                  <c:v>0.18262750488814999</c:v>
                </c:pt>
                <c:pt idx="67">
                  <c:v>0.184501509525755</c:v>
                </c:pt>
                <c:pt idx="68">
                  <c:v>0.10920170200536899</c:v>
                </c:pt>
                <c:pt idx="69">
                  <c:v>0.24176123343046799</c:v>
                </c:pt>
                <c:pt idx="70">
                  <c:v>0.29660875481077997</c:v>
                </c:pt>
                <c:pt idx="71">
                  <c:v>0.36688676581151403</c:v>
                </c:pt>
                <c:pt idx="72">
                  <c:v>0.303109479787883</c:v>
                </c:pt>
                <c:pt idx="73">
                  <c:v>0.224888096525619</c:v>
                </c:pt>
                <c:pt idx="74">
                  <c:v>0.11111012321659</c:v>
                </c:pt>
                <c:pt idx="75">
                  <c:v>0.100088049745146</c:v>
                </c:pt>
                <c:pt idx="76">
                  <c:v>0.120070592384008</c:v>
                </c:pt>
                <c:pt idx="77">
                  <c:v>0.15125666921970701</c:v>
                </c:pt>
                <c:pt idx="78">
                  <c:v>0.158605280444126</c:v>
                </c:pt>
                <c:pt idx="79">
                  <c:v>0.155683662831863</c:v>
                </c:pt>
                <c:pt idx="80">
                  <c:v>0.120547601652209</c:v>
                </c:pt>
                <c:pt idx="81">
                  <c:v>5.8837373313954403E-2</c:v>
                </c:pt>
                <c:pt idx="82">
                  <c:v>-4.9297656554774198E-3</c:v>
                </c:pt>
                <c:pt idx="83">
                  <c:v>-3.5143458520476401E-2</c:v>
                </c:pt>
                <c:pt idx="84">
                  <c:v>-6.4915151337864005E-2</c:v>
                </c:pt>
                <c:pt idx="85">
                  <c:v>-4.55318219980256E-2</c:v>
                </c:pt>
                <c:pt idx="86">
                  <c:v>2.7743715031416298E-3</c:v>
                </c:pt>
                <c:pt idx="87">
                  <c:v>-2.6580704213500801E-2</c:v>
                </c:pt>
                <c:pt idx="88">
                  <c:v>-9.2642887125968798E-3</c:v>
                </c:pt>
                <c:pt idx="89" formatCode="0.00E+00">
                  <c:v>5.8875213539266702E-4</c:v>
                </c:pt>
                <c:pt idx="90">
                  <c:v>-6.5929144776061904E-2</c:v>
                </c:pt>
                <c:pt idx="91">
                  <c:v>-8.9543700342334206E-2</c:v>
                </c:pt>
                <c:pt idx="92">
                  <c:v>-8.1235027412539296E-2</c:v>
                </c:pt>
                <c:pt idx="93">
                  <c:v>-9.2187576373390798E-2</c:v>
                </c:pt>
                <c:pt idx="94">
                  <c:v>-7.8550476137774397E-2</c:v>
                </c:pt>
                <c:pt idx="95">
                  <c:v>-7.2440448048890702E-2</c:v>
                </c:pt>
                <c:pt idx="96">
                  <c:v>-3.15523645426267E-2</c:v>
                </c:pt>
                <c:pt idx="97">
                  <c:v>-2.9241220247381901E-2</c:v>
                </c:pt>
                <c:pt idx="98">
                  <c:v>5.9806334104829099E-2</c:v>
                </c:pt>
                <c:pt idx="99">
                  <c:v>6.6245641014331696E-2</c:v>
                </c:pt>
                <c:pt idx="100">
                  <c:v>5.1396628778263599E-2</c:v>
                </c:pt>
                <c:pt idx="101">
                  <c:v>1.07172175733918E-2</c:v>
                </c:pt>
                <c:pt idx="102">
                  <c:v>-2.7426286976442699E-2</c:v>
                </c:pt>
                <c:pt idx="103">
                  <c:v>-2.3540913614357999E-2</c:v>
                </c:pt>
                <c:pt idx="104">
                  <c:v>-2.84327980301597E-2</c:v>
                </c:pt>
                <c:pt idx="105">
                  <c:v>-4.2746696187798201E-2</c:v>
                </c:pt>
                <c:pt idx="106">
                  <c:v>-3.4996917497112499E-2</c:v>
                </c:pt>
                <c:pt idx="107">
                  <c:v>-1.27974912730799E-2</c:v>
                </c:pt>
                <c:pt idx="108">
                  <c:v>-4.3838609473540999E-2</c:v>
                </c:pt>
                <c:pt idx="109">
                  <c:v>-9.6670619024145296E-2</c:v>
                </c:pt>
                <c:pt idx="110">
                  <c:v>-0.13333625107868999</c:v>
                </c:pt>
                <c:pt idx="111">
                  <c:v>-0.22186904358756099</c:v>
                </c:pt>
                <c:pt idx="112">
                  <c:v>-0.223895686530205</c:v>
                </c:pt>
                <c:pt idx="113">
                  <c:v>-0.236716189116743</c:v>
                </c:pt>
                <c:pt idx="114">
                  <c:v>-0.22377312829534701</c:v>
                </c:pt>
                <c:pt idx="115">
                  <c:v>-0.218218331737841</c:v>
                </c:pt>
                <c:pt idx="116">
                  <c:v>-0.174574665390272</c:v>
                </c:pt>
                <c:pt idx="117">
                  <c:v>-0.15645965907003001</c:v>
                </c:pt>
                <c:pt idx="118">
                  <c:v>-0.13156802632829001</c:v>
                </c:pt>
                <c:pt idx="119">
                  <c:v>-0.119654140300912</c:v>
                </c:pt>
                <c:pt idx="120">
                  <c:v>-0.10612370286573</c:v>
                </c:pt>
                <c:pt idx="121">
                  <c:v>-8.1698431286724799E-2</c:v>
                </c:pt>
                <c:pt idx="122">
                  <c:v>-0.16455918448250401</c:v>
                </c:pt>
                <c:pt idx="123">
                  <c:v>-0.110047005789128</c:v>
                </c:pt>
                <c:pt idx="124">
                  <c:v>-4.0379708422406601E-3</c:v>
                </c:pt>
                <c:pt idx="125">
                  <c:v>3.2769684361364002E-2</c:v>
                </c:pt>
                <c:pt idx="126">
                  <c:v>7.7415851248856499E-2</c:v>
                </c:pt>
                <c:pt idx="127">
                  <c:v>7.7933047210024101E-2</c:v>
                </c:pt>
                <c:pt idx="128">
                  <c:v>5.8346346215285998E-2</c:v>
                </c:pt>
                <c:pt idx="129">
                  <c:v>5.4676497138243997E-2</c:v>
                </c:pt>
                <c:pt idx="130">
                  <c:v>-9.0587900823742001E-3</c:v>
                </c:pt>
                <c:pt idx="131">
                  <c:v>-6.6446555991680201E-2</c:v>
                </c:pt>
                <c:pt idx="132">
                  <c:v>5.0842846759390797E-2</c:v>
                </c:pt>
                <c:pt idx="133">
                  <c:v>9.2673941714153302E-2</c:v>
                </c:pt>
                <c:pt idx="134">
                  <c:v>0.13653920830296301</c:v>
                </c:pt>
                <c:pt idx="135">
                  <c:v>0.151631726749792</c:v>
                </c:pt>
                <c:pt idx="136">
                  <c:v>0.14450484429045901</c:v>
                </c:pt>
                <c:pt idx="137">
                  <c:v>0.15640435150658499</c:v>
                </c:pt>
                <c:pt idx="138">
                  <c:v>0.15392291968183</c:v>
                </c:pt>
                <c:pt idx="139">
                  <c:v>0.120738891165386</c:v>
                </c:pt>
                <c:pt idx="140">
                  <c:v>6.7790911516294003E-2</c:v>
                </c:pt>
                <c:pt idx="141">
                  <c:v>3.6632478968893802E-2</c:v>
                </c:pt>
                <c:pt idx="142">
                  <c:v>3.0106306661442799E-2</c:v>
                </c:pt>
                <c:pt idx="143">
                  <c:v>5.3684807292045202E-2</c:v>
                </c:pt>
                <c:pt idx="144">
                  <c:v>1.81477359703556E-2</c:v>
                </c:pt>
                <c:pt idx="145">
                  <c:v>5.77181094305814E-2</c:v>
                </c:pt>
                <c:pt idx="146">
                  <c:v>5.0974902583527902E-2</c:v>
                </c:pt>
                <c:pt idx="147">
                  <c:v>1.5979812203541499E-2</c:v>
                </c:pt>
                <c:pt idx="148">
                  <c:v>3.9841061104901598E-3</c:v>
                </c:pt>
                <c:pt idx="149">
                  <c:v>-2.5612916527624201E-2</c:v>
                </c:pt>
                <c:pt idx="150">
                  <c:v>-2.1290656708426701E-2</c:v>
                </c:pt>
                <c:pt idx="151">
                  <c:v>-1.8632409399945201E-2</c:v>
                </c:pt>
                <c:pt idx="152">
                  <c:v>-1.5705488066831901E-2</c:v>
                </c:pt>
                <c:pt idx="153">
                  <c:v>1.0350052984868701E-3</c:v>
                </c:pt>
                <c:pt idx="154">
                  <c:v>-5.3571867587382999E-2</c:v>
                </c:pt>
                <c:pt idx="155">
                  <c:v>-2.7657451345296701E-2</c:v>
                </c:pt>
                <c:pt idx="156">
                  <c:v>-1.32594276569086E-3</c:v>
                </c:pt>
                <c:pt idx="157">
                  <c:v>5.2539557066744097E-2</c:v>
                </c:pt>
                <c:pt idx="158">
                  <c:v>6.60314320303481E-2</c:v>
                </c:pt>
                <c:pt idx="159">
                  <c:v>-4.7174854375722199E-2</c:v>
                </c:pt>
                <c:pt idx="160">
                  <c:v>-9.9339614945890206E-2</c:v>
                </c:pt>
                <c:pt idx="161">
                  <c:v>-8.2672222962571595E-2</c:v>
                </c:pt>
                <c:pt idx="162">
                  <c:v>0.107462227733458</c:v>
                </c:pt>
                <c:pt idx="163">
                  <c:v>0.14357018501879801</c:v>
                </c:pt>
                <c:pt idx="164">
                  <c:v>1.4856148015038401E-2</c:v>
                </c:pt>
                <c:pt idx="165">
                  <c:v>-3.8514861861406402E-2</c:v>
                </c:pt>
                <c:pt idx="166">
                  <c:v>-9.8012359459827794E-2</c:v>
                </c:pt>
                <c:pt idx="167">
                  <c:v>-0.10320999743114299</c:v>
                </c:pt>
                <c:pt idx="168">
                  <c:v>-0.101767369282805</c:v>
                </c:pt>
                <c:pt idx="169">
                  <c:v>-0.123814255533666</c:v>
                </c:pt>
                <c:pt idx="170">
                  <c:v>-2.7851605842949202E-2</c:v>
                </c:pt>
                <c:pt idx="171">
                  <c:v>-3.5881443365765202E-2</c:v>
                </c:pt>
                <c:pt idx="172">
                  <c:v>-1.5104996001205901E-2</c:v>
                </c:pt>
                <c:pt idx="173">
                  <c:v>3.7516222925598003E-2</c:v>
                </c:pt>
                <c:pt idx="174">
                  <c:v>1.8012703682275699E-2</c:v>
                </c:pt>
                <c:pt idx="175">
                  <c:v>3.21021177394698E-3</c:v>
                </c:pt>
                <c:pt idx="176">
                  <c:v>3.9368553940642301E-2</c:v>
                </c:pt>
                <c:pt idx="177">
                  <c:v>-5.2505553576001E-2</c:v>
                </c:pt>
                <c:pt idx="178">
                  <c:v>-0.105204058339316</c:v>
                </c:pt>
                <c:pt idx="179">
                  <c:v>-0.11216312460114</c:v>
                </c:pt>
                <c:pt idx="180">
                  <c:v>-0.41853070109692803</c:v>
                </c:pt>
                <c:pt idx="181">
                  <c:v>-0.52842502474473096</c:v>
                </c:pt>
                <c:pt idx="182">
                  <c:v>-0.32193969630945601</c:v>
                </c:pt>
                <c:pt idx="183">
                  <c:v>-6.3516532877994003E-3</c:v>
                </c:pt>
                <c:pt idx="184">
                  <c:v>0.17731842712561899</c:v>
                </c:pt>
                <c:pt idx="185">
                  <c:v>0.39385516894659001</c:v>
                </c:pt>
                <c:pt idx="186">
                  <c:v>0.36628423891703699</c:v>
                </c:pt>
                <c:pt idx="187">
                  <c:v>0.34422673195394099</c:v>
                </c:pt>
                <c:pt idx="188">
                  <c:v>0.21858206915690301</c:v>
                </c:pt>
                <c:pt idx="189">
                  <c:v>8.6065606497397695E-2</c:v>
                </c:pt>
                <c:pt idx="190">
                  <c:v>-1.0347496491533501E-2</c:v>
                </c:pt>
                <c:pt idx="191">
                  <c:v>2.2121325316540201E-2</c:v>
                </c:pt>
                <c:pt idx="192">
                  <c:v>0.10409766450128</c:v>
                </c:pt>
                <c:pt idx="193">
                  <c:v>0.120077753183055</c:v>
                </c:pt>
                <c:pt idx="194">
                  <c:v>0.118462104890195</c:v>
                </c:pt>
                <c:pt idx="195">
                  <c:v>9.3970123365281197E-2</c:v>
                </c:pt>
                <c:pt idx="196">
                  <c:v>-9.4423815858554805E-2</c:v>
                </c:pt>
                <c:pt idx="197">
                  <c:v>-0.169939077100906</c:v>
                </c:pt>
                <c:pt idx="198">
                  <c:v>-0.19275134102642699</c:v>
                </c:pt>
                <c:pt idx="199">
                  <c:v>-0.20380129254770299</c:v>
                </c:pt>
                <c:pt idx="200">
                  <c:v>-0.11424113779792899</c:v>
                </c:pt>
                <c:pt idx="201">
                  <c:v>-4.8992550130922297E-2</c:v>
                </c:pt>
                <c:pt idx="202">
                  <c:v>-5.5194406315674599E-2</c:v>
                </c:pt>
                <c:pt idx="203">
                  <c:v>-1.6955207669727902E-2</c:v>
                </c:pt>
                <c:pt idx="204">
                  <c:v>-0.12636400134086001</c:v>
                </c:pt>
                <c:pt idx="205">
                  <c:v>-0.118691451316829</c:v>
                </c:pt>
                <c:pt idx="206">
                  <c:v>-0.10055313663939899</c:v>
                </c:pt>
                <c:pt idx="207">
                  <c:v>-6.4442906040035497E-2</c:v>
                </c:pt>
                <c:pt idx="208">
                  <c:v>-9.4754245486324606E-2</c:v>
                </c:pt>
                <c:pt idx="209">
                  <c:v>-8.8603231594138507E-2</c:v>
                </c:pt>
                <c:pt idx="210">
                  <c:v>-8.0482652413982295E-2</c:v>
                </c:pt>
                <c:pt idx="211">
                  <c:v>-8.67860242749358E-2</c:v>
                </c:pt>
                <c:pt idx="212">
                  <c:v>-4.5429033042994497E-2</c:v>
                </c:pt>
                <c:pt idx="213">
                  <c:v>-8.8342890741037294E-2</c:v>
                </c:pt>
                <c:pt idx="214">
                  <c:v>-7.2274196626032905E-2</c:v>
                </c:pt>
                <c:pt idx="215">
                  <c:v>-0.129819479371139</c:v>
                </c:pt>
                <c:pt idx="216">
                  <c:v>-7.9055473633630399E-2</c:v>
                </c:pt>
                <c:pt idx="217">
                  <c:v>-0.127244317871747</c:v>
                </c:pt>
                <c:pt idx="218">
                  <c:v>-0.18419596699270999</c:v>
                </c:pt>
                <c:pt idx="219">
                  <c:v>-0.23055684683635499</c:v>
                </c:pt>
                <c:pt idx="220">
                  <c:v>-0.346045208914397</c:v>
                </c:pt>
                <c:pt idx="221">
                  <c:v>-0.41283622816667298</c:v>
                </c:pt>
                <c:pt idx="222">
                  <c:v>-0.25586865294349398</c:v>
                </c:pt>
                <c:pt idx="223">
                  <c:v>-4.3095190909482897E-2</c:v>
                </c:pt>
                <c:pt idx="224">
                  <c:v>0.207123883893507</c:v>
                </c:pt>
                <c:pt idx="225">
                  <c:v>0.23289881414605501</c:v>
                </c:pt>
                <c:pt idx="226">
                  <c:v>0.27111900859223498</c:v>
                </c:pt>
                <c:pt idx="227">
                  <c:v>0.125695713465585</c:v>
                </c:pt>
                <c:pt idx="228">
                  <c:v>3.9756399874031297E-2</c:v>
                </c:pt>
                <c:pt idx="229">
                  <c:v>-1.29946847882749E-2</c:v>
                </c:pt>
                <c:pt idx="230" formatCode="0.00E+00">
                  <c:v>-7.9568069194735304E-4</c:v>
                </c:pt>
                <c:pt idx="231">
                  <c:v>-2.38367703836352E-2</c:v>
                </c:pt>
                <c:pt idx="232">
                  <c:v>-7.4269611619408593E-2</c:v>
                </c:pt>
                <c:pt idx="233">
                  <c:v>-0.13941523153185401</c:v>
                </c:pt>
                <c:pt idx="234">
                  <c:v>-0.218732807784077</c:v>
                </c:pt>
                <c:pt idx="235">
                  <c:v>-0.20698621570968301</c:v>
                </c:pt>
                <c:pt idx="236">
                  <c:v>-0.242388746737669</c:v>
                </c:pt>
                <c:pt idx="237">
                  <c:v>-0.15471116828857301</c:v>
                </c:pt>
                <c:pt idx="238">
                  <c:v>-0.22856858673046701</c:v>
                </c:pt>
                <c:pt idx="239">
                  <c:v>-0.27565500976523399</c:v>
                </c:pt>
                <c:pt idx="240">
                  <c:v>-0.23732393457000001</c:v>
                </c:pt>
                <c:pt idx="241">
                  <c:v>-0.23545927582982701</c:v>
                </c:pt>
                <c:pt idx="242">
                  <c:v>-0.22436748169901699</c:v>
                </c:pt>
                <c:pt idx="243">
                  <c:v>-0.25869396704866598</c:v>
                </c:pt>
                <c:pt idx="244">
                  <c:v>-9.6554783013932097E-2</c:v>
                </c:pt>
                <c:pt idx="245">
                  <c:v>2.6756265141589301E-2</c:v>
                </c:pt>
                <c:pt idx="246">
                  <c:v>0.11020429800194401</c:v>
                </c:pt>
                <c:pt idx="247">
                  <c:v>0.149763932786321</c:v>
                </c:pt>
                <c:pt idx="248">
                  <c:v>0.109410755604056</c:v>
                </c:pt>
                <c:pt idx="249">
                  <c:v>0.13152884862386899</c:v>
                </c:pt>
                <c:pt idx="250">
                  <c:v>0.14922332303972</c:v>
                </c:pt>
                <c:pt idx="251">
                  <c:v>0.1081787072599</c:v>
                </c:pt>
                <c:pt idx="252">
                  <c:v>0.13454253856182699</c:v>
                </c:pt>
                <c:pt idx="253">
                  <c:v>-7.1565950839991205E-2</c:v>
                </c:pt>
                <c:pt idx="254">
                  <c:v>-0.220452376150507</c:v>
                </c:pt>
                <c:pt idx="255">
                  <c:v>-0.15636220609618601</c:v>
                </c:pt>
                <c:pt idx="256">
                  <c:v>0.138110613541018</c:v>
                </c:pt>
                <c:pt idx="257">
                  <c:v>0.12408788658476699</c:v>
                </c:pt>
                <c:pt idx="258">
                  <c:v>0.106470931826407</c:v>
                </c:pt>
                <c:pt idx="259" formatCode="0.00E+00">
                  <c:v>3.7602524628255099E-4</c:v>
                </c:pt>
                <c:pt idx="260" formatCode="0.00E+00">
                  <c:v>3.0082019702604103E-4</c:v>
                </c:pt>
                <c:pt idx="261">
                  <c:v>3.6240717192777397E-2</c:v>
                </c:pt>
                <c:pt idx="262">
                  <c:v>0.138592640892893</c:v>
                </c:pt>
                <c:pt idx="263">
                  <c:v>0.211674436200642</c:v>
                </c:pt>
                <c:pt idx="264">
                  <c:v>0.29333933533746698</c:v>
                </c:pt>
                <c:pt idx="265">
                  <c:v>0.31307188941255099</c:v>
                </c:pt>
                <c:pt idx="266">
                  <c:v>0.25525716362965001</c:v>
                </c:pt>
                <c:pt idx="267">
                  <c:v>0.174605968940829</c:v>
                </c:pt>
                <c:pt idx="268">
                  <c:v>7.8884604254225693E-2</c:v>
                </c:pt>
                <c:pt idx="269">
                  <c:v>1.75075552295531E-2</c:v>
                </c:pt>
                <c:pt idx="270">
                  <c:v>5.0006105218798703E-2</c:v>
                </c:pt>
                <c:pt idx="271">
                  <c:v>4.00482313988348E-3</c:v>
                </c:pt>
                <c:pt idx="272">
                  <c:v>-8.9596281868953298E-2</c:v>
                </c:pt>
                <c:pt idx="273">
                  <c:v>-5.4076775251020899E-2</c:v>
                </c:pt>
                <c:pt idx="274">
                  <c:v>-8.1661688755504599E-2</c:v>
                </c:pt>
                <c:pt idx="275">
                  <c:v>-0.11412924724463699</c:v>
                </c:pt>
                <c:pt idx="276">
                  <c:v>-0.11930327572539599</c:v>
                </c:pt>
                <c:pt idx="277">
                  <c:v>-0.149842492406488</c:v>
                </c:pt>
                <c:pt idx="278">
                  <c:v>-0.15907382302675299</c:v>
                </c:pt>
                <c:pt idx="279">
                  <c:v>-0.12645949787452701</c:v>
                </c:pt>
                <c:pt idx="280">
                  <c:v>-8.67671161218872E-2</c:v>
                </c:pt>
                <c:pt idx="281">
                  <c:v>-7.9013760036181296E-2</c:v>
                </c:pt>
                <c:pt idx="282">
                  <c:v>-0.110411020235975</c:v>
                </c:pt>
                <c:pt idx="283">
                  <c:v>-7.4728657497374201E-2</c:v>
                </c:pt>
                <c:pt idx="284">
                  <c:v>-2.6983395968603201E-2</c:v>
                </c:pt>
                <c:pt idx="285">
                  <c:v>-1.58625901121034E-3</c:v>
                </c:pt>
                <c:pt idx="286">
                  <c:v>-7.3269129279280407E-2</c:v>
                </c:pt>
                <c:pt idx="287">
                  <c:v>-0.160215187456627</c:v>
                </c:pt>
                <c:pt idx="288">
                  <c:v>-0.12977279693795801</c:v>
                </c:pt>
                <c:pt idx="289">
                  <c:v>-9.4218170411695099E-2</c:v>
                </c:pt>
                <c:pt idx="290">
                  <c:v>-9.0574579053965806E-2</c:v>
                </c:pt>
                <c:pt idx="291">
                  <c:v>8.3409654189363601E-3</c:v>
                </c:pt>
                <c:pt idx="292">
                  <c:v>2.26723756066338E-2</c:v>
                </c:pt>
                <c:pt idx="293">
                  <c:v>-7.4617699248502502E-3</c:v>
                </c:pt>
                <c:pt idx="294">
                  <c:v>6.4430059157775305E-2</c:v>
                </c:pt>
                <c:pt idx="295">
                  <c:v>7.4744273156298294E-2</c:v>
                </c:pt>
                <c:pt idx="296">
                  <c:v>6.7795601630507393E-2</c:v>
                </c:pt>
                <c:pt idx="297">
                  <c:v>1.42363287165157E-2</c:v>
                </c:pt>
                <c:pt idx="298">
                  <c:v>1.1389062973211799E-2</c:v>
                </c:pt>
                <c:pt idx="299">
                  <c:v>-2.04885115843218E-2</c:v>
                </c:pt>
                <c:pt idx="300">
                  <c:v>-2.0390900820192501E-2</c:v>
                </c:pt>
                <c:pt idx="301">
                  <c:v>7.5687096238377494E-2</c:v>
                </c:pt>
                <c:pt idx="302">
                  <c:v>0.122949731922341</c:v>
                </c:pt>
                <c:pt idx="303">
                  <c:v>0.110360060196075</c:v>
                </c:pt>
                <c:pt idx="304">
                  <c:v>0.15788796270764199</c:v>
                </c:pt>
                <c:pt idx="305">
                  <c:v>0.15031015654306701</c:v>
                </c:pt>
                <c:pt idx="306">
                  <c:v>7.3848436513751198E-2</c:v>
                </c:pt>
                <c:pt idx="307">
                  <c:v>-6.4921800105405894E-2</c:v>
                </c:pt>
                <c:pt idx="308">
                  <c:v>-0.274337342428074</c:v>
                </c:pt>
                <c:pt idx="309">
                  <c:v>-0.25866970304402198</c:v>
                </c:pt>
                <c:pt idx="310">
                  <c:v>-9.9735902816076902E-2</c:v>
                </c:pt>
                <c:pt idx="311">
                  <c:v>5.22112472295592E-2</c:v>
                </c:pt>
                <c:pt idx="312">
                  <c:v>0.200969284648882</c:v>
                </c:pt>
                <c:pt idx="313">
                  <c:v>0.25917554368590401</c:v>
                </c:pt>
                <c:pt idx="314">
                  <c:v>0.22334003822020701</c:v>
                </c:pt>
                <c:pt idx="315">
                  <c:v>0.20027237237303999</c:v>
                </c:pt>
                <c:pt idx="316">
                  <c:v>0.20581802607226099</c:v>
                </c:pt>
                <c:pt idx="317">
                  <c:v>0.173454164510152</c:v>
                </c:pt>
                <c:pt idx="318">
                  <c:v>0.17716360016280799</c:v>
                </c:pt>
                <c:pt idx="319">
                  <c:v>0.172930526126339</c:v>
                </c:pt>
                <c:pt idx="320">
                  <c:v>0.16634429883075899</c:v>
                </c:pt>
                <c:pt idx="321">
                  <c:v>0.121875487892733</c:v>
                </c:pt>
                <c:pt idx="322">
                  <c:v>0.15270058562668601</c:v>
                </c:pt>
                <c:pt idx="323">
                  <c:v>0.10376065771033301</c:v>
                </c:pt>
                <c:pt idx="324">
                  <c:v>1.66083796838929E-2</c:v>
                </c:pt>
                <c:pt idx="325">
                  <c:v>4.12865816768022E-2</c:v>
                </c:pt>
                <c:pt idx="326">
                  <c:v>2.1028990683237901E-2</c:v>
                </c:pt>
                <c:pt idx="327">
                  <c:v>5.2023693034872302E-2</c:v>
                </c:pt>
                <c:pt idx="328">
                  <c:v>4.5619045980632898E-2</c:v>
                </c:pt>
                <c:pt idx="329">
                  <c:v>3.7294797331382398E-2</c:v>
                </c:pt>
                <c:pt idx="330">
                  <c:v>-3.3363777613409598E-2</c:v>
                </c:pt>
                <c:pt idx="331">
                  <c:v>-6.1091199092681202E-2</c:v>
                </c:pt>
                <c:pt idx="332">
                  <c:v>-1.9273197311253602E-2</c:v>
                </c:pt>
                <c:pt idx="333">
                  <c:v>2.4581594738888699E-2</c:v>
                </c:pt>
                <c:pt idx="334">
                  <c:v>-2.9934943935451399E-2</c:v>
                </c:pt>
                <c:pt idx="335">
                  <c:v>4.85224626765479E-3</c:v>
                </c:pt>
                <c:pt idx="336">
                  <c:v>4.7882041154748402E-2</c:v>
                </c:pt>
                <c:pt idx="337">
                  <c:v>6.2305419300752597E-2</c:v>
                </c:pt>
                <c:pt idx="338">
                  <c:v>0.106644414786305</c:v>
                </c:pt>
                <c:pt idx="339">
                  <c:v>0.13891508016888901</c:v>
                </c:pt>
                <c:pt idx="340">
                  <c:v>0.15673219230894</c:v>
                </c:pt>
                <c:pt idx="341">
                  <c:v>0.101385967470198</c:v>
                </c:pt>
                <c:pt idx="342">
                  <c:v>9.2308725148033205E-2</c:v>
                </c:pt>
                <c:pt idx="343">
                  <c:v>0.13864724256959801</c:v>
                </c:pt>
                <c:pt idx="344">
                  <c:v>0.122117745227553</c:v>
                </c:pt>
                <c:pt idx="345">
                  <c:v>0.105693616348059</c:v>
                </c:pt>
                <c:pt idx="346">
                  <c:v>9.4955283703448801E-2</c:v>
                </c:pt>
                <c:pt idx="347">
                  <c:v>6.2364068271353497E-2</c:v>
                </c:pt>
                <c:pt idx="348">
                  <c:v>1.7891285134661299E-2</c:v>
                </c:pt>
                <c:pt idx="349">
                  <c:v>0.107113168488588</c:v>
                </c:pt>
                <c:pt idx="350">
                  <c:v>4.1690290650246098E-2</c:v>
                </c:pt>
                <c:pt idx="351">
                  <c:v>-9.0647553856754798E-2</c:v>
                </c:pt>
                <c:pt idx="352">
                  <c:v>-7.1717719599074997E-2</c:v>
                </c:pt>
                <c:pt idx="353">
                  <c:v>-9.3374236714415901E-2</c:v>
                </c:pt>
                <c:pt idx="354">
                  <c:v>-7.5499712857860501E-2</c:v>
                </c:pt>
                <c:pt idx="355">
                  <c:v>-7.4799489524568899E-2</c:v>
                </c:pt>
                <c:pt idx="356">
                  <c:v>-4.7039756414577E-2</c:v>
                </c:pt>
                <c:pt idx="357">
                  <c:v>-5.5232055375801802E-2</c:v>
                </c:pt>
                <c:pt idx="358">
                  <c:v>-8.0985265882672394E-2</c:v>
                </c:pt>
                <c:pt idx="359">
                  <c:v>-7.5988163878012202E-2</c:v>
                </c:pt>
                <c:pt idx="360">
                  <c:v>-0.128790561619988</c:v>
                </c:pt>
                <c:pt idx="361">
                  <c:v>-0.18623252253817801</c:v>
                </c:pt>
                <c:pt idx="362">
                  <c:v>-0.17538601192702699</c:v>
                </c:pt>
                <c:pt idx="363">
                  <c:v>-0.101909303926387</c:v>
                </c:pt>
                <c:pt idx="364">
                  <c:v>1.2872581272953E-2</c:v>
                </c:pt>
                <c:pt idx="365">
                  <c:v>7.4298766922659298E-2</c:v>
                </c:pt>
                <c:pt idx="366">
                  <c:v>0.10583870225883001</c:v>
                </c:pt>
                <c:pt idx="367">
                  <c:v>5.2670992324642799E-2</c:v>
                </c:pt>
                <c:pt idx="368">
                  <c:v>9.0136366613620497E-2</c:v>
                </c:pt>
                <c:pt idx="369">
                  <c:v>8.0109276396365503E-2</c:v>
                </c:pt>
                <c:pt idx="370">
                  <c:v>9.6887714085841695E-2</c:v>
                </c:pt>
                <c:pt idx="371">
                  <c:v>7.1109872196407395E-2</c:v>
                </c:pt>
                <c:pt idx="372">
                  <c:v>7.1288379934861298E-2</c:v>
                </c:pt>
                <c:pt idx="373">
                  <c:v>8.1830050871717505E-2</c:v>
                </c:pt>
                <c:pt idx="374">
                  <c:v>9.9864217699327101E-2</c:v>
                </c:pt>
                <c:pt idx="375">
                  <c:v>9.4291856337196805E-2</c:v>
                </c:pt>
                <c:pt idx="376">
                  <c:v>3.6232893028742497E-2</c:v>
                </c:pt>
                <c:pt idx="377">
                  <c:v>-7.0213362090678105E-2</c:v>
                </c:pt>
                <c:pt idx="378">
                  <c:v>-0.16977084836394901</c:v>
                </c:pt>
                <c:pt idx="379">
                  <c:v>-0.189416227031003</c:v>
                </c:pt>
                <c:pt idx="380">
                  <c:v>-0.140333030452927</c:v>
                </c:pt>
                <c:pt idx="381">
                  <c:v>-7.1466711227575502E-2</c:v>
                </c:pt>
                <c:pt idx="382">
                  <c:v>-7.7973387292606902E-2</c:v>
                </c:pt>
                <c:pt idx="383">
                  <c:v>-4.7978990595805002E-2</c:v>
                </c:pt>
                <c:pt idx="384">
                  <c:v>-7.4383253511799197E-2</c:v>
                </c:pt>
                <c:pt idx="385">
                  <c:v>-0.112306590602408</c:v>
                </c:pt>
                <c:pt idx="386">
                  <c:v>-0.179444881856927</c:v>
                </c:pt>
                <c:pt idx="387">
                  <c:v>-0.106756283903511</c:v>
                </c:pt>
                <c:pt idx="388">
                  <c:v>-8.0604612083746405E-2</c:v>
                </c:pt>
                <c:pt idx="389">
                  <c:v>-2.04834455263718E-2</c:v>
                </c:pt>
                <c:pt idx="390">
                  <c:v>5.8813133715620497E-2</c:v>
                </c:pt>
                <c:pt idx="391">
                  <c:v>-4.3349425888830902E-2</c:v>
                </c:pt>
                <c:pt idx="392">
                  <c:v>5.81198367303414E-2</c:v>
                </c:pt>
                <c:pt idx="393">
                  <c:v>5.8496144042475599E-2</c:v>
                </c:pt>
                <c:pt idx="394">
                  <c:v>8.8396951855074193E-2</c:v>
                </c:pt>
                <c:pt idx="395">
                  <c:v>0.118717897177418</c:v>
                </c:pt>
                <c:pt idx="396">
                  <c:v>0.14217432994896601</c:v>
                </c:pt>
                <c:pt idx="397">
                  <c:v>0.13533904281659401</c:v>
                </c:pt>
                <c:pt idx="398">
                  <c:v>0.17467138073765101</c:v>
                </c:pt>
                <c:pt idx="399">
                  <c:v>0.14293687265652699</c:v>
                </c:pt>
                <c:pt idx="400">
                  <c:v>0.135949839922098</c:v>
                </c:pt>
                <c:pt idx="401">
                  <c:v>0.21116007945720999</c:v>
                </c:pt>
                <c:pt idx="402">
                  <c:v>0.264127648526706</c:v>
                </c:pt>
                <c:pt idx="403">
                  <c:v>0.29370186857722402</c:v>
                </c:pt>
                <c:pt idx="404">
                  <c:v>0.16376169627779499</c:v>
                </c:pt>
                <c:pt idx="405">
                  <c:v>5.5809466885518598E-2</c:v>
                </c:pt>
                <c:pt idx="406">
                  <c:v>-1.7752481423226298E-2</c:v>
                </c:pt>
                <c:pt idx="407">
                  <c:v>-0.172601948517487</c:v>
                </c:pt>
                <c:pt idx="408">
                  <c:v>-0.10768147336477001</c:v>
                </c:pt>
                <c:pt idx="409">
                  <c:v>-6.7745367900801698E-2</c:v>
                </c:pt>
                <c:pt idx="410">
                  <c:v>-1.3963065276723001E-3</c:v>
                </c:pt>
                <c:pt idx="411">
                  <c:v>-6.9916636286590603E-2</c:v>
                </c:pt>
                <c:pt idx="412">
                  <c:v>-3.7533498238257502E-2</c:v>
                </c:pt>
                <c:pt idx="413">
                  <c:v>-0.115627079352325</c:v>
                </c:pt>
                <c:pt idx="414">
                  <c:v>-0.17170164517131201</c:v>
                </c:pt>
                <c:pt idx="415">
                  <c:v>-0.27736146872494</c:v>
                </c:pt>
                <c:pt idx="416">
                  <c:v>-0.35948912004831202</c:v>
                </c:pt>
                <c:pt idx="417">
                  <c:v>-0.41639073451521202</c:v>
                </c:pt>
                <c:pt idx="418">
                  <c:v>-0.40111261812974702</c:v>
                </c:pt>
                <c:pt idx="419">
                  <c:v>-0.33769002126160902</c:v>
                </c:pt>
                <c:pt idx="420">
                  <c:v>-0.35575229777100598</c:v>
                </c:pt>
                <c:pt idx="421">
                  <c:v>-0.33740182600977398</c:v>
                </c:pt>
                <c:pt idx="422">
                  <c:v>-0.333921399772663</c:v>
                </c:pt>
                <c:pt idx="423">
                  <c:v>-0.23833691840211499</c:v>
                </c:pt>
                <c:pt idx="424">
                  <c:v>-0.25866956523926898</c:v>
                </c:pt>
                <c:pt idx="425">
                  <c:v>-0.37093559115625901</c:v>
                </c:pt>
                <c:pt idx="426">
                  <c:v>-0.39514858889180299</c:v>
                </c:pt>
                <c:pt idx="427">
                  <c:v>-0.36011911525406598</c:v>
                </c:pt>
                <c:pt idx="428">
                  <c:v>-0.21049519454700399</c:v>
                </c:pt>
                <c:pt idx="429" formatCode="0.00E+00">
                  <c:v>-3.9612512002484802E-4</c:v>
                </c:pt>
                <c:pt idx="430">
                  <c:v>0.13968325249187</c:v>
                </c:pt>
                <c:pt idx="431">
                  <c:v>0.20614662640755901</c:v>
                </c:pt>
                <c:pt idx="432">
                  <c:v>0.22971680063776501</c:v>
                </c:pt>
                <c:pt idx="433">
                  <c:v>0.19017373958247799</c:v>
                </c:pt>
                <c:pt idx="434">
                  <c:v>0.16333894283785699</c:v>
                </c:pt>
                <c:pt idx="435">
                  <c:v>4.66707575417704E-2</c:v>
                </c:pt>
                <c:pt idx="436">
                  <c:v>6.8537014968962098E-2</c:v>
                </c:pt>
                <c:pt idx="437">
                  <c:v>1.7229666906810999E-2</c:v>
                </c:pt>
                <c:pt idx="438">
                  <c:v>-3.6616046747989003E-2</c:v>
                </c:pt>
                <c:pt idx="439">
                  <c:v>-6.4493337886672095E-2</c:v>
                </c:pt>
                <c:pt idx="440">
                  <c:v>-9.9946336882439299E-3</c:v>
                </c:pt>
                <c:pt idx="441">
                  <c:v>-1.27953590502052E-2</c:v>
                </c:pt>
                <c:pt idx="442">
                  <c:v>-6.3036275033132499E-2</c:v>
                </c:pt>
                <c:pt idx="443">
                  <c:v>-0.122429142096818</c:v>
                </c:pt>
                <c:pt idx="444">
                  <c:v>-0.123543747027063</c:v>
                </c:pt>
                <c:pt idx="445">
                  <c:v>-0.19963455816852599</c:v>
                </c:pt>
                <c:pt idx="446">
                  <c:v>-0.16210785405435299</c:v>
                </c:pt>
                <c:pt idx="447">
                  <c:v>-8.80862466223888E-2</c:v>
                </c:pt>
                <c:pt idx="448">
                  <c:v>-6.6468905745176998E-2</c:v>
                </c:pt>
                <c:pt idx="449">
                  <c:v>1.32250218882337E-2</c:v>
                </c:pt>
                <c:pt idx="450">
                  <c:v>5.6979706231290402E-2</c:v>
                </c:pt>
                <c:pt idx="451">
                  <c:v>5.43835086373771E-2</c:v>
                </c:pt>
                <c:pt idx="452">
                  <c:v>4.91075454352927E-2</c:v>
                </c:pt>
                <c:pt idx="453">
                  <c:v>-6.3140918255939404E-3</c:v>
                </c:pt>
                <c:pt idx="454">
                  <c:v>-2.9051822776882098E-2</c:v>
                </c:pt>
                <c:pt idx="455">
                  <c:v>0.103958859161306</c:v>
                </c:pt>
                <c:pt idx="456">
                  <c:v>0.210367404711856</c:v>
                </c:pt>
                <c:pt idx="457">
                  <c:v>0.25949341717768798</c:v>
                </c:pt>
                <c:pt idx="458">
                  <c:v>0.25879483750191601</c:v>
                </c:pt>
                <c:pt idx="459">
                  <c:v>0.22863621179840701</c:v>
                </c:pt>
                <c:pt idx="460">
                  <c:v>0.229308658159428</c:v>
                </c:pt>
                <c:pt idx="461">
                  <c:v>0.18984722559980899</c:v>
                </c:pt>
                <c:pt idx="462">
                  <c:v>0.30147723726695602</c:v>
                </c:pt>
                <c:pt idx="463">
                  <c:v>0.437982021747158</c:v>
                </c:pt>
                <c:pt idx="464">
                  <c:v>0.43758578219264799</c:v>
                </c:pt>
                <c:pt idx="465">
                  <c:v>0.48446880275607201</c:v>
                </c:pt>
                <c:pt idx="466">
                  <c:v>0.47397488351345202</c:v>
                </c:pt>
                <c:pt idx="467">
                  <c:v>0.36957983967209102</c:v>
                </c:pt>
                <c:pt idx="468">
                  <c:v>0.29726375577087599</c:v>
                </c:pt>
                <c:pt idx="469">
                  <c:v>0.26021090696045002</c:v>
                </c:pt>
                <c:pt idx="470">
                  <c:v>0.24816887815625099</c:v>
                </c:pt>
                <c:pt idx="471">
                  <c:v>0.177735084214454</c:v>
                </c:pt>
                <c:pt idx="472">
                  <c:v>0.15498790257664199</c:v>
                </c:pt>
                <c:pt idx="473">
                  <c:v>0.18719070047928199</c:v>
                </c:pt>
                <c:pt idx="474">
                  <c:v>0.13215231013928599</c:v>
                </c:pt>
                <c:pt idx="475">
                  <c:v>0.112122147183693</c:v>
                </c:pt>
                <c:pt idx="476">
                  <c:v>6.2497400364142301E-2</c:v>
                </c:pt>
                <c:pt idx="477">
                  <c:v>9.1982071565475092E-3</c:v>
                </c:pt>
                <c:pt idx="478">
                  <c:v>-2.7841934763042499E-2</c:v>
                </c:pt>
                <c:pt idx="479">
                  <c:v>-3.74735905350434E-2</c:v>
                </c:pt>
                <c:pt idx="480">
                  <c:v>-4.83786832190507E-2</c:v>
                </c:pt>
                <c:pt idx="481">
                  <c:v>-3.5024460869585898E-3</c:v>
                </c:pt>
                <c:pt idx="482">
                  <c:v>4.8397383950746303E-2</c:v>
                </c:pt>
                <c:pt idx="483">
                  <c:v>7.7918499201611896E-2</c:v>
                </c:pt>
                <c:pt idx="484">
                  <c:v>0.113534140181602</c:v>
                </c:pt>
                <c:pt idx="485">
                  <c:v>0.137227763805439</c:v>
                </c:pt>
                <c:pt idx="486">
                  <c:v>0.12258204624943</c:v>
                </c:pt>
                <c:pt idx="487">
                  <c:v>0.110065911657748</c:v>
                </c:pt>
                <c:pt idx="488">
                  <c:v>6.9652918535183503E-2</c:v>
                </c:pt>
                <c:pt idx="489">
                  <c:v>1.7322066273459599E-2</c:v>
                </c:pt>
                <c:pt idx="490">
                  <c:v>4.2575858800955003E-3</c:v>
                </c:pt>
                <c:pt idx="491">
                  <c:v>-1.25942975068618E-2</c:v>
                </c:pt>
                <c:pt idx="492">
                  <c:v>-8.4747910328335507E-3</c:v>
                </c:pt>
                <c:pt idx="493">
                  <c:v>-8.1980485902438005E-2</c:v>
                </c:pt>
                <c:pt idx="494">
                  <c:v>-0.169583717335232</c:v>
                </c:pt>
                <c:pt idx="495">
                  <c:v>-0.180467541495138</c:v>
                </c:pt>
                <c:pt idx="496">
                  <c:v>-0.229173990471501</c:v>
                </c:pt>
                <c:pt idx="497">
                  <c:v>-0.166539265619388</c:v>
                </c:pt>
                <c:pt idx="498">
                  <c:v>-0.27963110121621398</c:v>
                </c:pt>
                <c:pt idx="499">
                  <c:v>-0.28850514342414202</c:v>
                </c:pt>
                <c:pt idx="500">
                  <c:v>-0.305203681389704</c:v>
                </c:pt>
                <c:pt idx="501">
                  <c:v>-0.25216312821723103</c:v>
                </c:pt>
                <c:pt idx="502">
                  <c:v>-0.27933060023003597</c:v>
                </c:pt>
                <c:pt idx="503">
                  <c:v>-0.22826413228363701</c:v>
                </c:pt>
                <c:pt idx="504">
                  <c:v>-0.13621161710620699</c:v>
                </c:pt>
                <c:pt idx="505">
                  <c:v>-0.20736940965176301</c:v>
                </c:pt>
                <c:pt idx="506">
                  <c:v>-0.25309569251633202</c:v>
                </c:pt>
                <c:pt idx="507">
                  <c:v>-0.25287633428650302</c:v>
                </c:pt>
                <c:pt idx="508">
                  <c:v>-0.19430088432373399</c:v>
                </c:pt>
                <c:pt idx="509">
                  <c:v>-0.12904071356250299</c:v>
                </c:pt>
                <c:pt idx="510">
                  <c:v>-5.7632442676174699E-2</c:v>
                </c:pt>
                <c:pt idx="511">
                  <c:v>-6.9061250393769296E-3</c:v>
                </c:pt>
                <c:pt idx="512">
                  <c:v>-4.95251441721258E-2</c:v>
                </c:pt>
                <c:pt idx="513">
                  <c:v>-3.9620115337701302E-2</c:v>
                </c:pt>
                <c:pt idx="514">
                  <c:v>3.3903730727885703E-2</c:v>
                </c:pt>
                <c:pt idx="515">
                  <c:v>0.13672305172098101</c:v>
                </c:pt>
                <c:pt idx="516">
                  <c:v>0.25817910055647098</c:v>
                </c:pt>
                <c:pt idx="517">
                  <c:v>0.28894303020103601</c:v>
                </c:pt>
                <c:pt idx="518">
                  <c:v>0.28235452792059401</c:v>
                </c:pt>
                <c:pt idx="519">
                  <c:v>0.27468351857670997</c:v>
                </c:pt>
                <c:pt idx="520">
                  <c:v>0.27494701017386802</c:v>
                </c:pt>
                <c:pt idx="521">
                  <c:v>0.32475726023870499</c:v>
                </c:pt>
                <c:pt idx="522">
                  <c:v>0.39500554573979202</c:v>
                </c:pt>
                <c:pt idx="523">
                  <c:v>0.40800501642581799</c:v>
                </c:pt>
                <c:pt idx="524">
                  <c:v>0.373604025347686</c:v>
                </c:pt>
                <c:pt idx="525">
                  <c:v>0.317283031069164</c:v>
                </c:pt>
                <c:pt idx="526">
                  <c:v>0.26742658354673599</c:v>
                </c:pt>
                <c:pt idx="527">
                  <c:v>0.23154075414207501</c:v>
                </c:pt>
                <c:pt idx="528">
                  <c:v>0.19643255448553401</c:v>
                </c:pt>
                <c:pt idx="529">
                  <c:v>0.153946275522022</c:v>
                </c:pt>
                <c:pt idx="530">
                  <c:v>0.16555738052503999</c:v>
                </c:pt>
                <c:pt idx="531">
                  <c:v>0.229245373414173</c:v>
                </c:pt>
                <c:pt idx="532">
                  <c:v>0.183396298731338</c:v>
                </c:pt>
                <c:pt idx="533">
                  <c:v>4.9117246504600497E-2</c:v>
                </c:pt>
                <c:pt idx="534">
                  <c:v>-2.5506465247492099E-2</c:v>
                </c:pt>
                <c:pt idx="535">
                  <c:v>-0.139604543535885</c:v>
                </c:pt>
                <c:pt idx="536">
                  <c:v>-0.15408399493612901</c:v>
                </c:pt>
                <c:pt idx="537">
                  <c:v>-0.159267256984058</c:v>
                </c:pt>
                <c:pt idx="538">
                  <c:v>-0.117013414962245</c:v>
                </c:pt>
                <c:pt idx="539">
                  <c:v>-7.7611128698311604E-2</c:v>
                </c:pt>
                <c:pt idx="540">
                  <c:v>-6.0891470992743202E-3</c:v>
                </c:pt>
                <c:pt idx="541">
                  <c:v>4.7287494592520504E-3</c:v>
                </c:pt>
                <c:pt idx="542">
                  <c:v>5.8183634333026597E-2</c:v>
                </c:pt>
                <c:pt idx="543">
                  <c:v>2.4946565669544798E-2</c:v>
                </c:pt>
                <c:pt idx="544">
                  <c:v>3.1157203707511599E-2</c:v>
                </c:pt>
                <c:pt idx="545">
                  <c:v>-1.0273974582819499E-2</c:v>
                </c:pt>
                <c:pt idx="546">
                  <c:v>-8.5819277322505202E-2</c:v>
                </c:pt>
                <c:pt idx="547">
                  <c:v>-8.3055904035738495E-2</c:v>
                </c:pt>
                <c:pt idx="548">
                  <c:v>-7.2044698814528005E-2</c:v>
                </c:pt>
                <c:pt idx="549">
                  <c:v>-9.4435380633653296E-2</c:v>
                </c:pt>
                <c:pt idx="550">
                  <c:v>-5.39487256495014E-2</c:v>
                </c:pt>
                <c:pt idx="551">
                  <c:v>-9.8358412892647296E-2</c:v>
                </c:pt>
                <c:pt idx="552">
                  <c:v>-0.144286553312165</c:v>
                </c:pt>
                <c:pt idx="553">
                  <c:v>-0.10982926706379401</c:v>
                </c:pt>
                <c:pt idx="554">
                  <c:v>-0.18706385310415899</c:v>
                </c:pt>
                <c:pt idx="555">
                  <c:v>-0.264050801721609</c:v>
                </c:pt>
                <c:pt idx="556">
                  <c:v>-0.28884073903353702</c:v>
                </c:pt>
                <c:pt idx="557">
                  <c:v>-0.217472432535423</c:v>
                </c:pt>
                <c:pt idx="558">
                  <c:v>-0.20197782395802599</c:v>
                </c:pt>
                <c:pt idx="559">
                  <c:v>-0.17678230189103</c:v>
                </c:pt>
                <c:pt idx="560">
                  <c:v>-5.5026000204230999E-2</c:v>
                </c:pt>
                <c:pt idx="561">
                  <c:v>-8.8210626145563895E-3</c:v>
                </c:pt>
                <c:pt idx="562">
                  <c:v>4.1743046148589202E-2</c:v>
                </c:pt>
                <c:pt idx="563">
                  <c:v>3.7946749559800699E-3</c:v>
                </c:pt>
                <c:pt idx="564">
                  <c:v>-5.5364223414121803E-2</c:v>
                </c:pt>
                <c:pt idx="565">
                  <c:v>-0.11069152521567199</c:v>
                </c:pt>
                <c:pt idx="566">
                  <c:v>-0.15735281123699099</c:v>
                </c:pt>
                <c:pt idx="567">
                  <c:v>-0.209082322231781</c:v>
                </c:pt>
                <c:pt idx="568">
                  <c:v>-0.25766579064675199</c:v>
                </c:pt>
                <c:pt idx="569">
                  <c:v>-0.26533291938263598</c:v>
                </c:pt>
                <c:pt idx="570">
                  <c:v>-0.19706629278149901</c:v>
                </c:pt>
                <c:pt idx="571">
                  <c:v>-0.19205321122715199</c:v>
                </c:pt>
                <c:pt idx="572">
                  <c:v>-0.151242361462191</c:v>
                </c:pt>
                <c:pt idx="573">
                  <c:v>-0.12579430420881499</c:v>
                </c:pt>
                <c:pt idx="574">
                  <c:v>-9.5035467781114394E-2</c:v>
                </c:pt>
                <c:pt idx="575">
                  <c:v>-4.5628288775672397E-2</c:v>
                </c:pt>
                <c:pt idx="576">
                  <c:v>-5.7302649331084803E-2</c:v>
                </c:pt>
                <c:pt idx="577">
                  <c:v>-4.5041795978539398E-2</c:v>
                </c:pt>
                <c:pt idx="578">
                  <c:v>-2.4833485610956801E-2</c:v>
                </c:pt>
                <c:pt idx="579">
                  <c:v>-3.9866483312984202E-2</c:v>
                </c:pt>
                <c:pt idx="580">
                  <c:v>-0.121493558964839</c:v>
                </c:pt>
                <c:pt idx="581">
                  <c:v>-0.179594596927731</c:v>
                </c:pt>
                <c:pt idx="582">
                  <c:v>-0.13407561040351301</c:v>
                </c:pt>
                <c:pt idx="583">
                  <c:v>-0.121660970500546</c:v>
                </c:pt>
                <c:pt idx="584">
                  <c:v>-0.119728678744186</c:v>
                </c:pt>
                <c:pt idx="585">
                  <c:v>-7.81826927512074E-2</c:v>
                </c:pt>
                <c:pt idx="586">
                  <c:v>-0.132946392238075</c:v>
                </c:pt>
                <c:pt idx="587">
                  <c:v>-0.11195708937639801</c:v>
                </c:pt>
                <c:pt idx="588">
                  <c:v>-0.138365567741352</c:v>
                </c:pt>
                <c:pt idx="589">
                  <c:v>-0.122692728851285</c:v>
                </c:pt>
                <c:pt idx="590">
                  <c:v>-0.102154274633763</c:v>
                </c:pt>
                <c:pt idx="591">
                  <c:v>-0.13532296804685301</c:v>
                </c:pt>
                <c:pt idx="592">
                  <c:v>-0.10745881389060701</c:v>
                </c:pt>
                <c:pt idx="593">
                  <c:v>-0.10596674593670399</c:v>
                </c:pt>
                <c:pt idx="594">
                  <c:v>-0.12957320143686399</c:v>
                </c:pt>
                <c:pt idx="595">
                  <c:v>-8.9258841911210099E-2</c:v>
                </c:pt>
                <c:pt idx="596">
                  <c:v>1.25933231995478E-2</c:v>
                </c:pt>
                <c:pt idx="597">
                  <c:v>7.1674390004950794E-2</c:v>
                </c:pt>
                <c:pt idx="598">
                  <c:v>0.14213946927935101</c:v>
                </c:pt>
                <c:pt idx="599">
                  <c:v>0.22091143504262101</c:v>
                </c:pt>
                <c:pt idx="600">
                  <c:v>0.28712953865909702</c:v>
                </c:pt>
                <c:pt idx="601">
                  <c:v>0.29530345392532598</c:v>
                </c:pt>
                <c:pt idx="602">
                  <c:v>0.28744286690002502</c:v>
                </c:pt>
                <c:pt idx="603">
                  <c:v>0.22755408600048899</c:v>
                </c:pt>
                <c:pt idx="604">
                  <c:v>0.224443628907813</c:v>
                </c:pt>
                <c:pt idx="605">
                  <c:v>0.19475494585086001</c:v>
                </c:pt>
                <c:pt idx="606">
                  <c:v>0.15900372474709401</c:v>
                </c:pt>
                <c:pt idx="607">
                  <c:v>0.22640265631134601</c:v>
                </c:pt>
                <c:pt idx="608">
                  <c:v>0.20512267436548301</c:v>
                </c:pt>
                <c:pt idx="609">
                  <c:v>0.180097742763871</c:v>
                </c:pt>
                <c:pt idx="610">
                  <c:v>0.199278389523597</c:v>
                </c:pt>
                <c:pt idx="611">
                  <c:v>0.12182276655051801</c:v>
                </c:pt>
                <c:pt idx="612">
                  <c:v>4.7057670027525499E-2</c:v>
                </c:pt>
                <c:pt idx="613">
                  <c:v>-6.2353863977980498E-2</c:v>
                </c:pt>
                <c:pt idx="614">
                  <c:v>-0.104282963008556</c:v>
                </c:pt>
                <c:pt idx="615">
                  <c:v>-9.8626413131453802E-2</c:v>
                </c:pt>
                <c:pt idx="616">
                  <c:v>-2.0501167126257099E-2</c:v>
                </c:pt>
                <c:pt idx="617">
                  <c:v>2.7599310439619201E-2</c:v>
                </c:pt>
                <c:pt idx="618">
                  <c:v>7.4879436144664496E-2</c:v>
                </c:pt>
                <c:pt idx="619">
                  <c:v>4.2303298671590897E-2</c:v>
                </c:pt>
                <c:pt idx="620">
                  <c:v>-2.05572328888994E-2</c:v>
                </c:pt>
                <c:pt idx="621">
                  <c:v>-9.08453529615105E-2</c:v>
                </c:pt>
                <c:pt idx="622">
                  <c:v>-0.174276166402412</c:v>
                </c:pt>
                <c:pt idx="623">
                  <c:v>-0.19222168385435201</c:v>
                </c:pt>
                <c:pt idx="624">
                  <c:v>-0.19857715177098101</c:v>
                </c:pt>
                <c:pt idx="625">
                  <c:v>-0.171661556621863</c:v>
                </c:pt>
                <c:pt idx="626">
                  <c:v>-0.24052901336389701</c:v>
                </c:pt>
                <c:pt idx="627">
                  <c:v>-0.24682308251728899</c:v>
                </c:pt>
                <c:pt idx="628">
                  <c:v>-0.25345898481265999</c:v>
                </c:pt>
                <c:pt idx="629">
                  <c:v>-0.266767126814972</c:v>
                </c:pt>
                <c:pt idx="630">
                  <c:v>-0.22141388455744601</c:v>
                </c:pt>
                <c:pt idx="631">
                  <c:v>-0.158730533915488</c:v>
                </c:pt>
                <c:pt idx="632">
                  <c:v>-0.19658434168317199</c:v>
                </c:pt>
                <c:pt idx="633">
                  <c:v>-0.19166765034849001</c:v>
                </c:pt>
                <c:pt idx="634">
                  <c:v>-0.23253410196824401</c:v>
                </c:pt>
                <c:pt idx="635">
                  <c:v>-0.22122778206287699</c:v>
                </c:pt>
                <c:pt idx="636">
                  <c:v>-0.23538218902920699</c:v>
                </c:pt>
                <c:pt idx="637">
                  <c:v>-0.218705836672585</c:v>
                </c:pt>
                <c:pt idx="638">
                  <c:v>-0.14056449233611401</c:v>
                </c:pt>
                <c:pt idx="639">
                  <c:v>-5.9651606075922403E-2</c:v>
                </c:pt>
                <c:pt idx="640">
                  <c:v>4.7479063039652603E-2</c:v>
                </c:pt>
                <c:pt idx="641">
                  <c:v>0.10998337250203399</c:v>
                </c:pt>
                <c:pt idx="642">
                  <c:v>0.103186740726236</c:v>
                </c:pt>
                <c:pt idx="643">
                  <c:v>9.61487883329432E-2</c:v>
                </c:pt>
                <c:pt idx="644" formatCode="0.00E+00">
                  <c:v>-6.8106698989467396E-4</c:v>
                </c:pt>
                <c:pt idx="645">
                  <c:v>-5.9744377517697303E-2</c:v>
                </c:pt>
                <c:pt idx="646">
                  <c:v>1.6204436950685502E-2</c:v>
                </c:pt>
                <c:pt idx="647">
                  <c:v>-8.6367922363255103E-3</c:v>
                </c:pt>
                <c:pt idx="648">
                  <c:v>1.5491231494141999E-2</c:v>
                </c:pt>
                <c:pt idx="649">
                  <c:v>2.51928204003917E-2</c:v>
                </c:pt>
                <c:pt idx="650" formatCode="0.00E+00">
                  <c:v>1.53798556640438E-4</c:v>
                </c:pt>
                <c:pt idx="651">
                  <c:v>2.41235881617178E-2</c:v>
                </c:pt>
                <c:pt idx="652">
                  <c:v>-1.7501513992110401E-2</c:v>
                </c:pt>
                <c:pt idx="653">
                  <c:v>-1.32008877073594E-2</c:v>
                </c:pt>
                <c:pt idx="654">
                  <c:v>-9.3760783408075796E-2</c:v>
                </c:pt>
                <c:pt idx="655">
                  <c:v>-0.130208822038961</c:v>
                </c:pt>
                <c:pt idx="656">
                  <c:v>-0.145767094252262</c:v>
                </c:pt>
                <c:pt idx="657">
                  <c:v>-0.12461385850727701</c:v>
                </c:pt>
                <c:pt idx="658">
                  <c:v>-0.118090897596838</c:v>
                </c:pt>
                <c:pt idx="659">
                  <c:v>-6.3272309141923999E-2</c:v>
                </c:pt>
                <c:pt idx="660">
                  <c:v>2.5381603370053699E-2</c:v>
                </c:pt>
                <c:pt idx="661">
                  <c:v>6.59054108698722E-2</c:v>
                </c:pt>
                <c:pt idx="662">
                  <c:v>0.22792421883261499</c:v>
                </c:pt>
                <c:pt idx="663">
                  <c:v>0.203939716862967</c:v>
                </c:pt>
                <c:pt idx="664">
                  <c:v>0.24955161479896701</c:v>
                </c:pt>
                <c:pt idx="665">
                  <c:v>0.24444109652667401</c:v>
                </c:pt>
                <c:pt idx="666">
                  <c:v>0.22835317019008899</c:v>
                </c:pt>
                <c:pt idx="667">
                  <c:v>0.17468235304660201</c:v>
                </c:pt>
                <c:pt idx="668">
                  <c:v>0.100546053335719</c:v>
                </c:pt>
                <c:pt idx="669">
                  <c:v>0.104436629045528</c:v>
                </c:pt>
                <c:pt idx="670">
                  <c:v>2.19495717911097E-2</c:v>
                </c:pt>
                <c:pt idx="671">
                  <c:v>-8.8403364635958308E-3</c:v>
                </c:pt>
                <c:pt idx="672">
                  <c:v>2.172793224514E-2</c:v>
                </c:pt>
                <c:pt idx="673">
                  <c:v>2.9818636183787102E-3</c:v>
                </c:pt>
                <c:pt idx="674">
                  <c:v>-9.6140208240473798E-3</c:v>
                </c:pt>
                <c:pt idx="675">
                  <c:v>-7.0091271590879203E-2</c:v>
                </c:pt>
                <c:pt idx="676">
                  <c:v>-1.44729806516092E-2</c:v>
                </c:pt>
                <c:pt idx="677">
                  <c:v>-0.108378616454881</c:v>
                </c:pt>
                <c:pt idx="678">
                  <c:v>2.12972899415628E-2</c:v>
                </c:pt>
                <c:pt idx="679">
                  <c:v>-7.7622779100305897E-3</c:v>
                </c:pt>
                <c:pt idx="680">
                  <c:v>1.61900800157255E-2</c:v>
                </c:pt>
                <c:pt idx="681">
                  <c:v>4.8952125047737299E-2</c:v>
                </c:pt>
                <c:pt idx="682">
                  <c:v>9.5619380752989206E-3</c:v>
                </c:pt>
                <c:pt idx="683">
                  <c:v>-9.1511392370264791E-3</c:v>
                </c:pt>
                <c:pt idx="684">
                  <c:v>-9.4520313245089499E-2</c:v>
                </c:pt>
                <c:pt idx="685">
                  <c:v>-7.8016458115602205E-2</c:v>
                </c:pt>
                <c:pt idx="686">
                  <c:v>-0.11601347777177801</c:v>
                </c:pt>
                <c:pt idx="687">
                  <c:v>-5.2810629629531598E-2</c:v>
                </c:pt>
                <c:pt idx="688">
                  <c:v>-1.4487905688600399E-3</c:v>
                </c:pt>
                <c:pt idx="689">
                  <c:v>5.8041254410145598E-2</c:v>
                </c:pt>
                <c:pt idx="690">
                  <c:v>8.0833180530069201E-2</c:v>
                </c:pt>
                <c:pt idx="691">
                  <c:v>0.119066416250227</c:v>
                </c:pt>
                <c:pt idx="692">
                  <c:v>0.117653035343931</c:v>
                </c:pt>
                <c:pt idx="693">
                  <c:v>9.9722403861083095E-2</c:v>
                </c:pt>
                <c:pt idx="694">
                  <c:v>5.6578460198242198E-2</c:v>
                </c:pt>
                <c:pt idx="695">
                  <c:v>-5.8737323394140603E-2</c:v>
                </c:pt>
                <c:pt idx="696">
                  <c:v>-0.110989797680156</c:v>
                </c:pt>
                <c:pt idx="697">
                  <c:v>-6.8792143319907198E-2</c:v>
                </c:pt>
                <c:pt idx="698">
                  <c:v>2.73660350999342E-2</c:v>
                </c:pt>
                <c:pt idx="699">
                  <c:v>0.173092931839713</c:v>
                </c:pt>
                <c:pt idx="700">
                  <c:v>0.21207435157528501</c:v>
                </c:pt>
                <c:pt idx="701">
                  <c:v>0.22325979253952599</c:v>
                </c:pt>
                <c:pt idx="702">
                  <c:v>0.24820774858240199</c:v>
                </c:pt>
                <c:pt idx="703">
                  <c:v>0.21216635755732699</c:v>
                </c:pt>
                <c:pt idx="704">
                  <c:v>0.18653301280367501</c:v>
                </c:pt>
                <c:pt idx="705">
                  <c:v>0.13562625155153299</c:v>
                </c:pt>
                <c:pt idx="706">
                  <c:v>8.8501306417008097E-2</c:v>
                </c:pt>
                <c:pt idx="707">
                  <c:v>4.9200703336731801E-2</c:v>
                </c:pt>
                <c:pt idx="708">
                  <c:v>-3.5839327467332503E-2</c:v>
                </c:pt>
                <c:pt idx="709">
                  <c:v>-6.0671431456288602E-2</c:v>
                </c:pt>
                <c:pt idx="710">
                  <c:v>-0.102937016991202</c:v>
                </c:pt>
                <c:pt idx="711">
                  <c:v>-6.7949894354679602E-2</c:v>
                </c:pt>
                <c:pt idx="712">
                  <c:v>3.2397244088340198E-3</c:v>
                </c:pt>
                <c:pt idx="713">
                  <c:v>6.9792249497769604E-2</c:v>
                </c:pt>
                <c:pt idx="714">
                  <c:v>0.133433897254466</c:v>
                </c:pt>
                <c:pt idx="715">
                  <c:v>0.12834669666099599</c:v>
                </c:pt>
                <c:pt idx="716">
                  <c:v>0.16427785171356199</c:v>
                </c:pt>
                <c:pt idx="717">
                  <c:v>0.129821634398192</c:v>
                </c:pt>
                <c:pt idx="718">
                  <c:v>0.12785785683496001</c:v>
                </c:pt>
                <c:pt idx="719">
                  <c:v>6.3086456366406196E-2</c:v>
                </c:pt>
                <c:pt idx="720">
                  <c:v>5.4468493706405399E-2</c:v>
                </c:pt>
                <c:pt idx="721">
                  <c:v>2.4375423627233699E-2</c:v>
                </c:pt>
                <c:pt idx="722">
                  <c:v>4.1099917759208099E-2</c:v>
                </c:pt>
                <c:pt idx="723">
                  <c:v>0.14567976941244601</c:v>
                </c:pt>
                <c:pt idx="724">
                  <c:v>0.199743888772145</c:v>
                </c:pt>
                <c:pt idx="725">
                  <c:v>0.20859500725795099</c:v>
                </c:pt>
                <c:pt idx="726">
                  <c:v>0.18607614008370399</c:v>
                </c:pt>
                <c:pt idx="727">
                  <c:v>0.18646085713532301</c:v>
                </c:pt>
                <c:pt idx="728">
                  <c:v>0.18116865519067901</c:v>
                </c:pt>
                <c:pt idx="729">
                  <c:v>9.1335375812700903E-2</c:v>
                </c:pt>
                <c:pt idx="730">
                  <c:v>0.113868013784927</c:v>
                </c:pt>
                <c:pt idx="731">
                  <c:v>7.3494160783800597E-2</c:v>
                </c:pt>
                <c:pt idx="732">
                  <c:v>8.3595438490322097E-2</c:v>
                </c:pt>
                <c:pt idx="733">
                  <c:v>6.9276558311788194E-2</c:v>
                </c:pt>
                <c:pt idx="734">
                  <c:v>4.6621502997087498E-2</c:v>
                </c:pt>
                <c:pt idx="735">
                  <c:v>3.6496878911343303E-2</c:v>
                </c:pt>
                <c:pt idx="736">
                  <c:v>-1.56023015584239E-2</c:v>
                </c:pt>
                <c:pt idx="737">
                  <c:v>-1.9681700865879299E-2</c:v>
                </c:pt>
                <c:pt idx="738">
                  <c:v>-6.9345671972000006E-2</c:v>
                </c:pt>
                <c:pt idx="739">
                  <c:v>-0.11867615305611599</c:v>
                </c:pt>
                <c:pt idx="740">
                  <c:v>-0.127741215413642</c:v>
                </c:pt>
                <c:pt idx="741">
                  <c:v>-0.118992899088727</c:v>
                </c:pt>
                <c:pt idx="742">
                  <c:v>-0.136794355892075</c:v>
                </c:pt>
                <c:pt idx="743">
                  <c:v>-0.15663549692069001</c:v>
                </c:pt>
                <c:pt idx="744">
                  <c:v>-8.7708452468191894E-2</c:v>
                </c:pt>
                <c:pt idx="745">
                  <c:v>-7.4966414074163198E-2</c:v>
                </c:pt>
                <c:pt idx="746">
                  <c:v>-8.3173357089409095E-2</c:v>
                </c:pt>
                <c:pt idx="747">
                  <c:v>-8.9738911501605401E-2</c:v>
                </c:pt>
                <c:pt idx="748">
                  <c:v>-7.3391013234488101E-2</c:v>
                </c:pt>
                <c:pt idx="749">
                  <c:v>-6.99127617594648E-2</c:v>
                </c:pt>
                <c:pt idx="750">
                  <c:v>-2.1530032405617999E-2</c:v>
                </c:pt>
                <c:pt idx="751">
                  <c:v>-5.0824642379572099E-2</c:v>
                </c:pt>
                <c:pt idx="752">
                  <c:v>-1.6659164587251099E-2</c:v>
                </c:pt>
                <c:pt idx="753">
                  <c:v>-2.2927398808471701E-2</c:v>
                </c:pt>
                <c:pt idx="754">
                  <c:v>-1.1942382913964799E-2</c:v>
                </c:pt>
                <c:pt idx="755">
                  <c:v>-5.9953686604609702E-2</c:v>
                </c:pt>
                <c:pt idx="756">
                  <c:v>-4.7962949283688099E-2</c:v>
                </c:pt>
                <c:pt idx="757">
                  <c:v>-0.16797012138983999</c:v>
                </c:pt>
                <c:pt idx="758">
                  <c:v>-9.4375944523982E-2</c:v>
                </c:pt>
                <c:pt idx="759">
                  <c:v>-3.7900810550826898E-2</c:v>
                </c:pt>
                <c:pt idx="760">
                  <c:v>-0.109520630130115</c:v>
                </c:pt>
                <c:pt idx="761">
                  <c:v>-0.10041633930917</c:v>
                </c:pt>
                <c:pt idx="762">
                  <c:v>-9.6333437658273596E-2</c:v>
                </c:pt>
                <c:pt idx="763">
                  <c:v>-9.54665609176341E-2</c:v>
                </c:pt>
                <c:pt idx="764">
                  <c:v>-9.0773730911841696E-2</c:v>
                </c:pt>
                <c:pt idx="765">
                  <c:v>3.29809908564637E-2</c:v>
                </c:pt>
                <c:pt idx="766">
                  <c:v>1.2785396933217801E-2</c:v>
                </c:pt>
                <c:pt idx="767">
                  <c:v>3.82281954762611E-2</c:v>
                </c:pt>
                <c:pt idx="768">
                  <c:v>5.5382666244289697E-2</c:v>
                </c:pt>
                <c:pt idx="769">
                  <c:v>6.2705943786447393E-2</c:v>
                </c:pt>
                <c:pt idx="770">
                  <c:v>8.0564840478377406E-2</c:v>
                </c:pt>
                <c:pt idx="771">
                  <c:v>5.0851713691295999E-2</c:v>
                </c:pt>
                <c:pt idx="772">
                  <c:v>7.2681340435458694E-2</c:v>
                </c:pt>
                <c:pt idx="773">
                  <c:v>0.13414528597141301</c:v>
                </c:pt>
                <c:pt idx="774">
                  <c:v>0.100915929704866</c:v>
                </c:pt>
                <c:pt idx="775">
                  <c:v>0.109532945179909</c:v>
                </c:pt>
                <c:pt idx="776">
                  <c:v>4.2826551456426998E-2</c:v>
                </c:pt>
                <c:pt idx="777">
                  <c:v>7.66608383331117E-2</c:v>
                </c:pt>
                <c:pt idx="778">
                  <c:v>6.9328853771958507E-2</c:v>
                </c:pt>
                <c:pt idx="779">
                  <c:v>0.13546262525389499</c:v>
                </c:pt>
                <c:pt idx="780">
                  <c:v>0.13717030161913199</c:v>
                </c:pt>
                <c:pt idx="781">
                  <c:v>0.208936680748431</c:v>
                </c:pt>
                <c:pt idx="782">
                  <c:v>0.21674880138585401</c:v>
                </c:pt>
                <c:pt idx="783">
                  <c:v>0.24139907162626101</c:v>
                </c:pt>
                <c:pt idx="784">
                  <c:v>0.20271932443967999</c:v>
                </c:pt>
                <c:pt idx="785">
                  <c:v>0.18377580134862001</c:v>
                </c:pt>
                <c:pt idx="786">
                  <c:v>0.199820628871865</c:v>
                </c:pt>
                <c:pt idx="787">
                  <c:v>0.14705666789241401</c:v>
                </c:pt>
                <c:pt idx="788">
                  <c:v>9.6845316003385307E-2</c:v>
                </c:pt>
                <c:pt idx="789">
                  <c:v>0.107076014765599</c:v>
                </c:pt>
                <c:pt idx="790">
                  <c:v>9.5260878951151498E-2</c:v>
                </c:pt>
                <c:pt idx="791">
                  <c:v>7.7808587194123605E-2</c:v>
                </c:pt>
                <c:pt idx="792">
                  <c:v>0.12544648523381399</c:v>
                </c:pt>
                <c:pt idx="793">
                  <c:v>0.14115766426126899</c:v>
                </c:pt>
                <c:pt idx="794">
                  <c:v>0.13132594220003199</c:v>
                </c:pt>
                <c:pt idx="795">
                  <c:v>0.109861168799087</c:v>
                </c:pt>
                <c:pt idx="796">
                  <c:v>8.7088611552941203E-2</c:v>
                </c:pt>
                <c:pt idx="797">
                  <c:v>6.4070913656415401E-2</c:v>
                </c:pt>
                <c:pt idx="798">
                  <c:v>1.36567858567726E-2</c:v>
                </c:pt>
                <c:pt idx="799">
                  <c:v>1.9725172337761099E-2</c:v>
                </c:pt>
                <c:pt idx="800">
                  <c:v>-5.8194409872118699E-3</c:v>
                </c:pt>
                <c:pt idx="801">
                  <c:v>-4.6555527897691401E-3</c:v>
                </c:pt>
                <c:pt idx="802">
                  <c:v>1.8755333541218199E-3</c:v>
                </c:pt>
                <c:pt idx="803">
                  <c:v>-1.29000554944358E-2</c:v>
                </c:pt>
                <c:pt idx="804">
                  <c:v>-7.7519751426798594E-2</c:v>
                </c:pt>
                <c:pt idx="805">
                  <c:v>-7.3215752313313204E-2</c:v>
                </c:pt>
                <c:pt idx="806">
                  <c:v>-0.129772400434635</c:v>
                </c:pt>
                <c:pt idx="807">
                  <c:v>-0.14621828045513</c:v>
                </c:pt>
                <c:pt idx="808">
                  <c:v>-0.14657438632699399</c:v>
                </c:pt>
                <c:pt idx="809">
                  <c:v>-0.106859881376049</c:v>
                </c:pt>
                <c:pt idx="810">
                  <c:v>-7.1887746409434003E-2</c:v>
                </c:pt>
                <c:pt idx="811">
                  <c:v>4.0895343177655896E-3</c:v>
                </c:pt>
                <c:pt idx="812">
                  <c:v>4.1671896008899902E-2</c:v>
                </c:pt>
                <c:pt idx="813">
                  <c:v>-1.9462470985848399E-2</c:v>
                </c:pt>
                <c:pt idx="814">
                  <c:v>-1.1702575503971201E-3</c:v>
                </c:pt>
                <c:pt idx="815">
                  <c:v>-4.2536242661410997E-2</c:v>
                </c:pt>
                <c:pt idx="816">
                  <c:v>-0.114828859851785</c:v>
                </c:pt>
                <c:pt idx="817">
                  <c:v>-8.8662556875568996E-2</c:v>
                </c:pt>
                <c:pt idx="818">
                  <c:v>-0.14693025912350199</c:v>
                </c:pt>
                <c:pt idx="819">
                  <c:v>-0.10074428054098999</c:v>
                </c:pt>
                <c:pt idx="820">
                  <c:v>-5.1795223016776797E-2</c:v>
                </c:pt>
                <c:pt idx="821">
                  <c:v>-3.5836202827484301E-2</c:v>
                </c:pt>
                <c:pt idx="822">
                  <c:v>-5.5869279644799201E-2</c:v>
                </c:pt>
                <c:pt idx="823">
                  <c:v>-5.2695606821307799E-2</c:v>
                </c:pt>
                <c:pt idx="824">
                  <c:v>-5.3356436628920499E-2</c:v>
                </c:pt>
                <c:pt idx="825">
                  <c:v>-4.42850333363402E-2</c:v>
                </c:pt>
                <c:pt idx="826">
                  <c:v>-1.1428240292119E-2</c:v>
                </c:pt>
                <c:pt idx="827">
                  <c:v>-5.3942396921193798E-2</c:v>
                </c:pt>
                <c:pt idx="828">
                  <c:v>-0.187953722224454</c:v>
                </c:pt>
                <c:pt idx="829">
                  <c:v>-0.15356274584596999</c:v>
                </c:pt>
                <c:pt idx="830">
                  <c:v>-2.2850196676776201E-2</c:v>
                </c:pt>
                <c:pt idx="831">
                  <c:v>0.11371981214100101</c:v>
                </c:pt>
                <c:pt idx="832">
                  <c:v>0.137375538433504</c:v>
                </c:pt>
                <c:pt idx="833">
                  <c:v>0.118700174399148</c:v>
                </c:pt>
                <c:pt idx="834">
                  <c:v>5.0960658318146501E-2</c:v>
                </c:pt>
                <c:pt idx="835">
                  <c:v>-6.43148555251471E-3</c:v>
                </c:pt>
                <c:pt idx="836">
                  <c:v>-0.12674553023888699</c:v>
                </c:pt>
                <c:pt idx="837">
                  <c:v>-0.106996399777047</c:v>
                </c:pt>
                <c:pt idx="838">
                  <c:v>-8.1597028268903998E-2</c:v>
                </c:pt>
                <c:pt idx="839">
                  <c:v>-5.8077762995981802E-2</c:v>
                </c:pt>
                <c:pt idx="840">
                  <c:v>1.67381680211828E-2</c:v>
                </c:pt>
                <c:pt idx="841">
                  <c:v>6.1906747978053202E-3</c:v>
                </c:pt>
                <c:pt idx="842">
                  <c:v>3.77520698675404E-2</c:v>
                </c:pt>
                <c:pt idx="843">
                  <c:v>4.6202022104971201E-2</c:v>
                </c:pt>
                <c:pt idx="844">
                  <c:v>4.8961129402726997E-2</c:v>
                </c:pt>
                <c:pt idx="845">
                  <c:v>6.31694528385882E-2</c:v>
                </c:pt>
                <c:pt idx="846">
                  <c:v>4.0135171645870202E-2</c:v>
                </c:pt>
                <c:pt idx="847">
                  <c:v>3.69085523557579E-2</c:v>
                </c:pt>
                <c:pt idx="848">
                  <c:v>3.4326493984215299E-2</c:v>
                </c:pt>
                <c:pt idx="849">
                  <c:v>1.46613599822948E-2</c:v>
                </c:pt>
                <c:pt idx="850">
                  <c:v>6.9286729467741203E-3</c:v>
                </c:pt>
                <c:pt idx="851">
                  <c:v>-1.1256988400393899E-2</c:v>
                </c:pt>
                <c:pt idx="852">
                  <c:v>-7.5405737204690099E-2</c:v>
                </c:pt>
                <c:pt idx="853">
                  <c:v>-7.0724217449299603E-2</c:v>
                </c:pt>
                <c:pt idx="854">
                  <c:v>-1.65792213715487E-2</c:v>
                </c:pt>
                <c:pt idx="855">
                  <c:v>-2.9263743308176101E-2</c:v>
                </c:pt>
                <c:pt idx="856">
                  <c:v>-4.1810805437556497E-2</c:v>
                </c:pt>
                <c:pt idx="857">
                  <c:v>6.2551264097219603E-2</c:v>
                </c:pt>
                <c:pt idx="858">
                  <c:v>7.9640773240665597E-2</c:v>
                </c:pt>
                <c:pt idx="859">
                  <c:v>5.8112643006595001E-2</c:v>
                </c:pt>
                <c:pt idx="860">
                  <c:v>6.1690157129884599E-2</c:v>
                </c:pt>
                <c:pt idx="861">
                  <c:v>1.17521806355487E-2</c:v>
                </c:pt>
                <c:pt idx="862">
                  <c:v>-7.5398212766950495E-2</c:v>
                </c:pt>
                <c:pt idx="863">
                  <c:v>-6.5118222313170507E-2</c:v>
                </c:pt>
                <c:pt idx="864">
                  <c:v>-2.32943764345208E-2</c:v>
                </c:pt>
                <c:pt idx="865">
                  <c:v>-0.100235690356601</c:v>
                </c:pt>
                <c:pt idx="866">
                  <c:v>-2.6589003945437201E-2</c:v>
                </c:pt>
                <c:pt idx="867">
                  <c:v>2.19287174979481E-2</c:v>
                </c:pt>
                <c:pt idx="868">
                  <c:v>0.115143529418279</c:v>
                </c:pt>
                <c:pt idx="869">
                  <c:v>3.69146282221244E-2</c:v>
                </c:pt>
                <c:pt idx="870">
                  <c:v>3.03320260640269E-2</c:v>
                </c:pt>
                <c:pt idx="871">
                  <c:v>-4.37344096663565E-2</c:v>
                </c:pt>
                <c:pt idx="872">
                  <c:v>-0.21658771694206999</c:v>
                </c:pt>
                <c:pt idx="873">
                  <c:v>-0.27407049703998398</c:v>
                </c:pt>
                <c:pt idx="874">
                  <c:v>-0.20085582390151799</c:v>
                </c:pt>
                <c:pt idx="875">
                  <c:v>-0.18388488495129299</c:v>
                </c:pt>
                <c:pt idx="876">
                  <c:v>-0.20870840234579999</c:v>
                </c:pt>
                <c:pt idx="877">
                  <c:v>-0.142966172560234</c:v>
                </c:pt>
                <c:pt idx="878">
                  <c:v>-0.162373273741547</c:v>
                </c:pt>
                <c:pt idx="879">
                  <c:v>-9.7898649510815602E-2</c:v>
                </c:pt>
                <c:pt idx="880">
                  <c:v>-8.5518779227793801E-2</c:v>
                </c:pt>
                <c:pt idx="881">
                  <c:v>-6.0414840276765198E-2</c:v>
                </c:pt>
                <c:pt idx="882">
                  <c:v>-8.9931908842505195E-2</c:v>
                </c:pt>
                <c:pt idx="883">
                  <c:v>-6.2345459935332997E-2</c:v>
                </c:pt>
                <c:pt idx="884">
                  <c:v>-6.18766426064691E-2</c:v>
                </c:pt>
                <c:pt idx="885">
                  <c:v>-6.8701448362519402E-2</c:v>
                </c:pt>
                <c:pt idx="886">
                  <c:v>-0.12616095727399901</c:v>
                </c:pt>
                <c:pt idx="887">
                  <c:v>-0.133729058787949</c:v>
                </c:pt>
                <c:pt idx="888">
                  <c:v>-0.12218328975496801</c:v>
                </c:pt>
                <c:pt idx="889">
                  <c:v>-0.17774617404030299</c:v>
                </c:pt>
                <c:pt idx="890">
                  <c:v>-0.11739682936896199</c:v>
                </c:pt>
                <c:pt idx="891">
                  <c:v>-0.137117384149465</c:v>
                </c:pt>
                <c:pt idx="892">
                  <c:v>-0.104093931733634</c:v>
                </c:pt>
                <c:pt idx="893">
                  <c:v>-0.14887573132440701</c:v>
                </c:pt>
                <c:pt idx="894">
                  <c:v>-0.15990029819429</c:v>
                </c:pt>
                <c:pt idx="895">
                  <c:v>-0.149520580352307</c:v>
                </c:pt>
                <c:pt idx="896">
                  <c:v>-0.13961615910606501</c:v>
                </c:pt>
                <c:pt idx="897">
                  <c:v>-0.14689266483367999</c:v>
                </c:pt>
                <c:pt idx="898">
                  <c:v>-0.11271447976733499</c:v>
                </c:pt>
                <c:pt idx="899">
                  <c:v>-7.0971449536525399E-2</c:v>
                </c:pt>
                <c:pt idx="900">
                  <c:v>-3.9771718362509E-3</c:v>
                </c:pt>
                <c:pt idx="901">
                  <c:v>5.8417993976311401E-2</c:v>
                </c:pt>
                <c:pt idx="902">
                  <c:v>6.9934621011126893E-2</c:v>
                </c:pt>
                <c:pt idx="903">
                  <c:v>8.0747806672181996E-2</c:v>
                </c:pt>
                <c:pt idx="904">
                  <c:v>9.5797891333839702E-2</c:v>
                </c:pt>
                <c:pt idx="905">
                  <c:v>0.13743848396550801</c:v>
                </c:pt>
                <c:pt idx="906">
                  <c:v>0.127551037416548</c:v>
                </c:pt>
                <c:pt idx="907">
                  <c:v>0.206040921485973</c:v>
                </c:pt>
                <c:pt idx="908">
                  <c:v>0.18403287146612199</c:v>
                </c:pt>
                <c:pt idx="909">
                  <c:v>0.17362629106938199</c:v>
                </c:pt>
                <c:pt idx="910">
                  <c:v>0.18850048964261501</c:v>
                </c:pt>
                <c:pt idx="911">
                  <c:v>0.17240073351096699</c:v>
                </c:pt>
                <c:pt idx="912">
                  <c:v>0.17392064784392999</c:v>
                </c:pt>
                <c:pt idx="913">
                  <c:v>0.115135968958737</c:v>
                </c:pt>
                <c:pt idx="914">
                  <c:v>8.8909007100584206E-2</c:v>
                </c:pt>
                <c:pt idx="915">
                  <c:v>7.9127388785936503E-2</c:v>
                </c:pt>
                <c:pt idx="916">
                  <c:v>7.2901978167420695E-2</c:v>
                </c:pt>
                <c:pt idx="917">
                  <c:v>8.4721576430421594E-2</c:v>
                </c:pt>
                <c:pt idx="918">
                  <c:v>0.110176858312305</c:v>
                </c:pt>
                <c:pt idx="919">
                  <c:v>8.09416270307039E-2</c:v>
                </c:pt>
                <c:pt idx="920">
                  <c:v>7.8353460315970097E-2</c:v>
                </c:pt>
                <c:pt idx="921">
                  <c:v>8.9883085635587806E-2</c:v>
                </c:pt>
                <c:pt idx="922">
                  <c:v>0.115106389162766</c:v>
                </c:pt>
                <c:pt idx="923">
                  <c:v>6.00851418477912E-2</c:v>
                </c:pt>
                <c:pt idx="924">
                  <c:v>7.0468015821983698E-2</c:v>
                </c:pt>
                <c:pt idx="925">
                  <c:v>3.8774162413446299E-2</c:v>
                </c:pt>
                <c:pt idx="926">
                  <c:v>-5.4580950830961997E-2</c:v>
                </c:pt>
                <c:pt idx="927">
                  <c:v>-9.3264217451878295E-2</c:v>
                </c:pt>
                <c:pt idx="928">
                  <c:v>-8.6611648619704995E-2</c:v>
                </c:pt>
                <c:pt idx="929">
                  <c:v>-0.112489239550061</c:v>
                </c:pt>
                <c:pt idx="930">
                  <c:v>-0.124391568642002</c:v>
                </c:pt>
                <c:pt idx="931">
                  <c:v>-0.14511338308742999</c:v>
                </c:pt>
                <c:pt idx="932">
                  <c:v>-0.148090675952365</c:v>
                </c:pt>
                <c:pt idx="933">
                  <c:v>-5.8471930410329102E-2</c:v>
                </c:pt>
                <c:pt idx="934">
                  <c:v>-4.9978075334122303E-2</c:v>
                </c:pt>
                <c:pt idx="935">
                  <c:v>-8.2382057435266207E-2</c:v>
                </c:pt>
                <c:pt idx="936">
                  <c:v>-8.7505987745087596E-2</c:v>
                </c:pt>
                <c:pt idx="937">
                  <c:v>-6.6004698643336399E-2</c:v>
                </c:pt>
                <c:pt idx="938">
                  <c:v>-6.2403826053341001E-2</c:v>
                </c:pt>
                <c:pt idx="939">
                  <c:v>-0.11152279228798501</c:v>
                </c:pt>
                <c:pt idx="940">
                  <c:v>-9.8818300969060802E-2</c:v>
                </c:pt>
                <c:pt idx="941">
                  <c:v>-0.10065498257212301</c:v>
                </c:pt>
                <c:pt idx="942">
                  <c:v>-7.4123686985434006E-2</c:v>
                </c:pt>
                <c:pt idx="943">
                  <c:v>-6.96993402133472E-2</c:v>
                </c:pt>
                <c:pt idx="944">
                  <c:v>-2.8559154787865599E-2</c:v>
                </c:pt>
                <c:pt idx="945">
                  <c:v>4.7552914206816503E-2</c:v>
                </c:pt>
                <c:pt idx="946">
                  <c:v>6.2042117742405901E-2</c:v>
                </c:pt>
                <c:pt idx="947">
                  <c:v>6.4033413432206004E-2</c:v>
                </c:pt>
                <c:pt idx="948">
                  <c:v>4.7226639193031099E-2</c:v>
                </c:pt>
                <c:pt idx="949">
                  <c:v>8.18154939153359E-3</c:v>
                </c:pt>
                <c:pt idx="950">
                  <c:v>-1.5854662830523801E-2</c:v>
                </c:pt>
                <c:pt idx="951">
                  <c:v>-6.0684065957777998E-2</c:v>
                </c:pt>
                <c:pt idx="952">
                  <c:v>-2.93471184888787E-2</c:v>
                </c:pt>
                <c:pt idx="953">
                  <c:v>-1.9477603238369601E-2</c:v>
                </c:pt>
                <c:pt idx="954">
                  <c:v>-1.5582082590695301E-2</c:v>
                </c:pt>
                <c:pt idx="955">
                  <c:v>5.5534364445021397E-2</c:v>
                </c:pt>
                <c:pt idx="956">
                  <c:v>4.28276075228151E-2</c:v>
                </c:pt>
                <c:pt idx="957">
                  <c:v>8.2262421711611397E-2</c:v>
                </c:pt>
                <c:pt idx="958">
                  <c:v>7.1409912955227001E-2</c:v>
                </c:pt>
                <c:pt idx="959">
                  <c:v>6.8327881536056595E-2</c:v>
                </c:pt>
                <c:pt idx="960">
                  <c:v>5.8624089886105601E-3</c:v>
                </c:pt>
                <c:pt idx="961">
                  <c:v>-3.6110548883330602E-2</c:v>
                </c:pt>
                <c:pt idx="962">
                  <c:v>-3.7688182759007198E-2</c:v>
                </c:pt>
                <c:pt idx="963">
                  <c:v>-1.9750918521658799E-2</c:v>
                </c:pt>
                <c:pt idx="964">
                  <c:v>3.7799576461969402E-2</c:v>
                </c:pt>
                <c:pt idx="965">
                  <c:v>6.2239630651998099E-2</c:v>
                </c:pt>
                <c:pt idx="966">
                  <c:v>7.6992021904411304E-2</c:v>
                </c:pt>
                <c:pt idx="967">
                  <c:v>0.111993397796966</c:v>
                </c:pt>
                <c:pt idx="968">
                  <c:v>0.12719466330593199</c:v>
                </c:pt>
                <c:pt idx="969">
                  <c:v>7.6955620781463396E-2</c:v>
                </c:pt>
                <c:pt idx="970">
                  <c:v>0.109564832318529</c:v>
                </c:pt>
                <c:pt idx="971">
                  <c:v>0.110051768198573</c:v>
                </c:pt>
                <c:pt idx="972">
                  <c:v>8.8041414558858805E-2</c:v>
                </c:pt>
                <c:pt idx="973">
                  <c:v>8.9633265924430106E-2</c:v>
                </c:pt>
                <c:pt idx="974">
                  <c:v>0.12850592914579301</c:v>
                </c:pt>
                <c:pt idx="975">
                  <c:v>0.16760500576780701</c:v>
                </c:pt>
                <c:pt idx="976">
                  <c:v>0.27488371774901099</c:v>
                </c:pt>
                <c:pt idx="977">
                  <c:v>0.29910695588866199</c:v>
                </c:pt>
                <c:pt idx="978">
                  <c:v>0.344085979749992</c:v>
                </c:pt>
                <c:pt idx="979">
                  <c:v>0.33606895469843101</c:v>
                </c:pt>
                <c:pt idx="980">
                  <c:v>0.29685504168843302</c:v>
                </c:pt>
                <c:pt idx="981">
                  <c:v>0.225483758692544</c:v>
                </c:pt>
                <c:pt idx="982">
                  <c:v>0.203587232784112</c:v>
                </c:pt>
                <c:pt idx="983">
                  <c:v>0.23406958481127399</c:v>
                </c:pt>
                <c:pt idx="984">
                  <c:v>0.20165615002675299</c:v>
                </c:pt>
                <c:pt idx="985">
                  <c:v>0.15732482846866799</c:v>
                </c:pt>
                <c:pt idx="986">
                  <c:v>0.19226000925931</c:v>
                </c:pt>
                <c:pt idx="987">
                  <c:v>0.156207451987526</c:v>
                </c:pt>
                <c:pt idx="988">
                  <c:v>0.133766468181818</c:v>
                </c:pt>
                <c:pt idx="989">
                  <c:v>0.11661247874467399</c:v>
                </c:pt>
                <c:pt idx="990">
                  <c:v>0.11169055672620901</c:v>
                </c:pt>
                <c:pt idx="991">
                  <c:v>0.122952298896592</c:v>
                </c:pt>
                <c:pt idx="992">
                  <c:v>5.1962150396571198E-2</c:v>
                </c:pt>
                <c:pt idx="993">
                  <c:v>1.9969378520382702E-2</c:v>
                </c:pt>
                <c:pt idx="994">
                  <c:v>5.3575447884666602E-2</c:v>
                </c:pt>
                <c:pt idx="995">
                  <c:v>3.4860175202263401E-2</c:v>
                </c:pt>
                <c:pt idx="996">
                  <c:v>4.2288622339544397E-2</c:v>
                </c:pt>
                <c:pt idx="997">
                  <c:v>-4.0569431718207399E-2</c:v>
                </c:pt>
                <c:pt idx="998">
                  <c:v>-5.8855539271050299E-2</c:v>
                </c:pt>
                <c:pt idx="999">
                  <c:v>-5.5884175069184701E-2</c:v>
                </c:pt>
                <c:pt idx="1000">
                  <c:v>-3.7507480436207802E-2</c:v>
                </c:pt>
                <c:pt idx="1001">
                  <c:v>-5.8806185764982602E-2</c:v>
                </c:pt>
                <c:pt idx="1002">
                  <c:v>-8.46448936803465E-2</c:v>
                </c:pt>
                <c:pt idx="1003">
                  <c:v>-0.105315860012638</c:v>
                </c:pt>
                <c:pt idx="1004">
                  <c:v>-9.6252962668312805E-2</c:v>
                </c:pt>
                <c:pt idx="1005">
                  <c:v>-9.8601948992072794E-2</c:v>
                </c:pt>
                <c:pt idx="1006">
                  <c:v>-0.127681455433892</c:v>
                </c:pt>
                <c:pt idx="1007">
                  <c:v>-0.18214546952289501</c:v>
                </c:pt>
                <c:pt idx="1008">
                  <c:v>-0.20171613147768999</c:v>
                </c:pt>
                <c:pt idx="1009">
                  <c:v>-0.229372935699728</c:v>
                </c:pt>
                <c:pt idx="1010">
                  <c:v>-0.26909862932150103</c:v>
                </c:pt>
                <c:pt idx="1011">
                  <c:v>-0.23367871424821701</c:v>
                </c:pt>
                <c:pt idx="1012">
                  <c:v>-0.28534308736536901</c:v>
                </c:pt>
                <c:pt idx="1013">
                  <c:v>-0.24587472013643599</c:v>
                </c:pt>
                <c:pt idx="1014">
                  <c:v>-0.26549936717360101</c:v>
                </c:pt>
                <c:pt idx="1015">
                  <c:v>-0.26359959749864698</c:v>
                </c:pt>
                <c:pt idx="1016">
                  <c:v>-0.220479745137589</c:v>
                </c:pt>
                <c:pt idx="1017">
                  <c:v>-0.219583716764368</c:v>
                </c:pt>
                <c:pt idx="1018">
                  <c:v>-0.21486680251305701</c:v>
                </c:pt>
                <c:pt idx="1019">
                  <c:v>-0.23349393639521099</c:v>
                </c:pt>
                <c:pt idx="1020">
                  <c:v>-0.26599513080562198</c:v>
                </c:pt>
                <c:pt idx="1021">
                  <c:v>-0.245595634673794</c:v>
                </c:pt>
                <c:pt idx="1022">
                  <c:v>-0.24847693498512899</c:v>
                </c:pt>
                <c:pt idx="1023">
                  <c:v>-0.22598110243146299</c:v>
                </c:pt>
                <c:pt idx="1024">
                  <c:v>-0.21118496739438899</c:v>
                </c:pt>
                <c:pt idx="1025">
                  <c:v>-0.18734778470652799</c:v>
                </c:pt>
                <c:pt idx="1026">
                  <c:v>-0.14107848411287899</c:v>
                </c:pt>
                <c:pt idx="1027">
                  <c:v>-0.100062952085226</c:v>
                </c:pt>
                <c:pt idx="1028">
                  <c:v>-0.13125046542794599</c:v>
                </c:pt>
                <c:pt idx="1029">
                  <c:v>-0.119400091580638</c:v>
                </c:pt>
                <c:pt idx="1030">
                  <c:v>-0.122720390647323</c:v>
                </c:pt>
                <c:pt idx="1031">
                  <c:v>-0.13337605006668601</c:v>
                </c:pt>
                <c:pt idx="1032">
                  <c:v>-6.9100894984989794E-2</c:v>
                </c:pt>
                <c:pt idx="1033">
                  <c:v>1.0319107010054999E-2</c:v>
                </c:pt>
                <c:pt idx="1034">
                  <c:v>-2.77447754271129E-2</c:v>
                </c:pt>
                <c:pt idx="1035">
                  <c:v>3.2204814423934601E-2</c:v>
                </c:pt>
                <c:pt idx="1036">
                  <c:v>6.8963772193445294E-2</c:v>
                </c:pt>
                <c:pt idx="1037">
                  <c:v>7.9971127618037402E-2</c:v>
                </c:pt>
                <c:pt idx="1038">
                  <c:v>7.1976322260445202E-2</c:v>
                </c:pt>
                <c:pt idx="1039">
                  <c:v>7.5981631538825298E-2</c:v>
                </c:pt>
                <c:pt idx="1040">
                  <c:v>7.5984585016216799E-2</c:v>
                </c:pt>
                <c:pt idx="1041">
                  <c:v>9.9988260053988698E-2</c:v>
                </c:pt>
                <c:pt idx="1042">
                  <c:v>0.115990669078346</c:v>
                </c:pt>
                <c:pt idx="1043">
                  <c:v>0.126392388778301</c:v>
                </c:pt>
                <c:pt idx="1044">
                  <c:v>0.140313740124202</c:v>
                </c:pt>
                <c:pt idx="1045">
                  <c:v>0.148251053134519</c:v>
                </c:pt>
                <c:pt idx="1046">
                  <c:v>0.13460044577909899</c:v>
                </c:pt>
                <c:pt idx="1047">
                  <c:v>0.12528060686742001</c:v>
                </c:pt>
                <c:pt idx="1048">
                  <c:v>0.218624296284952</c:v>
                </c:pt>
                <c:pt idx="1049">
                  <c:v>0.17569976051428901</c:v>
                </c:pt>
                <c:pt idx="1050">
                  <c:v>0.17975963751299401</c:v>
                </c:pt>
                <c:pt idx="1051">
                  <c:v>0.142207825977193</c:v>
                </c:pt>
                <c:pt idx="1052">
                  <c:v>9.1366358438005293E-2</c:v>
                </c:pt>
                <c:pt idx="1053">
                  <c:v>0.10349317219962299</c:v>
                </c:pt>
                <c:pt idx="1054">
                  <c:v>7.0794263101495503E-2</c:v>
                </c:pt>
                <c:pt idx="1055">
                  <c:v>0.10783551424096199</c:v>
                </c:pt>
                <c:pt idx="1056">
                  <c:v>4.3068490738471903E-2</c:v>
                </c:pt>
                <c:pt idx="1057">
                  <c:v>9.3655079456013299E-2</c:v>
                </c:pt>
                <c:pt idx="1058">
                  <c:v>0.106924033047231</c:v>
                </c:pt>
                <c:pt idx="1059">
                  <c:v>8.7139110470989295E-2</c:v>
                </c:pt>
                <c:pt idx="1060">
                  <c:v>0.11531141655061899</c:v>
                </c:pt>
                <c:pt idx="1061">
                  <c:v>0.12024901117018399</c:v>
                </c:pt>
                <c:pt idx="1062">
                  <c:v>9.9398977002554206E-2</c:v>
                </c:pt>
                <c:pt idx="1063">
                  <c:v>5.3119187705558298E-2</c:v>
                </c:pt>
                <c:pt idx="1064">
                  <c:v>4.08954661312428E-2</c:v>
                </c:pt>
                <c:pt idx="1065">
                  <c:v>3.4316256938197398E-2</c:v>
                </c:pt>
                <c:pt idx="1066">
                  <c:v>7.3852694271261399E-2</c:v>
                </c:pt>
                <c:pt idx="1067">
                  <c:v>2.9482393454118801E-2</c:v>
                </c:pt>
                <c:pt idx="1068">
                  <c:v>1.87862626636849E-2</c:v>
                </c:pt>
                <c:pt idx="1069">
                  <c:v>3.1028613402433701E-2</c:v>
                </c:pt>
                <c:pt idx="1070">
                  <c:v>2.5623214208275499E-2</c:v>
                </c:pt>
                <c:pt idx="1071">
                  <c:v>2.8498754472089102E-2</c:v>
                </c:pt>
                <c:pt idx="1072">
                  <c:v>-6.3601600670375902E-2</c:v>
                </c:pt>
                <c:pt idx="1073">
                  <c:v>-0.130081262225754</c:v>
                </c:pt>
                <c:pt idx="1074">
                  <c:v>-0.16086508912630701</c:v>
                </c:pt>
                <c:pt idx="1075">
                  <c:v>-0.18869191871315499</c:v>
                </c:pt>
                <c:pt idx="1076">
                  <c:v>-0.23735337627911801</c:v>
                </c:pt>
                <c:pt idx="1077">
                  <c:v>-0.32188267050571701</c:v>
                </c:pt>
                <c:pt idx="1078">
                  <c:v>-0.26790652702957302</c:v>
                </c:pt>
                <c:pt idx="1079">
                  <c:v>-0.19992473944592401</c:v>
                </c:pt>
                <c:pt idx="1080">
                  <c:v>-0.22154028594150399</c:v>
                </c:pt>
                <c:pt idx="1081">
                  <c:v>-0.25883165502273497</c:v>
                </c:pt>
                <c:pt idx="1082">
                  <c:v>-0.235865525434205</c:v>
                </c:pt>
                <c:pt idx="1083">
                  <c:v>-0.30469278655830201</c:v>
                </c:pt>
                <c:pt idx="1084">
                  <c:v>-0.28455394238140702</c:v>
                </c:pt>
                <c:pt idx="1085">
                  <c:v>-0.299643275975437</c:v>
                </c:pt>
                <c:pt idx="1086">
                  <c:v>-0.29411449260652101</c:v>
                </c:pt>
                <c:pt idx="1087">
                  <c:v>-0.267291563567638</c:v>
                </c:pt>
                <c:pt idx="1088">
                  <c:v>-0.22983285412559501</c:v>
                </c:pt>
                <c:pt idx="1089">
                  <c:v>-0.20226685703094299</c:v>
                </c:pt>
                <c:pt idx="1090">
                  <c:v>-0.11301358938452</c:v>
                </c:pt>
                <c:pt idx="1091">
                  <c:v>-7.6810712816209603E-2</c:v>
                </c:pt>
                <c:pt idx="1092">
                  <c:v>-7.3448081971717302E-2</c:v>
                </c:pt>
                <c:pt idx="1093">
                  <c:v>-0.14915916137815399</c:v>
                </c:pt>
                <c:pt idx="1094">
                  <c:v>-0.12332665771580401</c:v>
                </c:pt>
                <c:pt idx="1095">
                  <c:v>-0.16906156420975099</c:v>
                </c:pt>
                <c:pt idx="1096">
                  <c:v>-0.17124931240295799</c:v>
                </c:pt>
                <c:pt idx="1097">
                  <c:v>-9.7799620820804706E-2</c:v>
                </c:pt>
                <c:pt idx="1098">
                  <c:v>-7.9839580689846201E-2</c:v>
                </c:pt>
                <c:pt idx="1099">
                  <c:v>-2.9471487549923101E-2</c:v>
                </c:pt>
                <c:pt idx="1100">
                  <c:v>3.6223644034212299E-3</c:v>
                </c:pt>
                <c:pt idx="1101">
                  <c:v>-3.1501522539763002E-2</c:v>
                </c:pt>
                <c:pt idx="1102">
                  <c:v>-7.5601761244701707E-2</c:v>
                </c:pt>
                <c:pt idx="1103">
                  <c:v>-2.7681116027011399E-2</c:v>
                </c:pt>
                <c:pt idx="1104">
                  <c:v>-4.9345210204421598E-2</c:v>
                </c:pt>
                <c:pt idx="1105">
                  <c:v>-1.6275942333459501E-2</c:v>
                </c:pt>
                <c:pt idx="1106">
                  <c:v>-4.3420839315986698E-2</c:v>
                </c:pt>
                <c:pt idx="1107">
                  <c:v>-1.47362136891171E-2</c:v>
                </c:pt>
                <c:pt idx="1108">
                  <c:v>9.0110473592535101E-3</c:v>
                </c:pt>
                <c:pt idx="1109">
                  <c:v>1.6008581539747199E-2</c:v>
                </c:pt>
                <c:pt idx="1110">
                  <c:v>3.0407115475938402E-2</c:v>
                </c:pt>
                <c:pt idx="1111">
                  <c:v>4.5125710691298303E-2</c:v>
                </c:pt>
                <c:pt idx="1112">
                  <c:v>5.6100263377256702E-2</c:v>
                </c:pt>
                <c:pt idx="1113">
                  <c:v>0.10647994214711699</c:v>
                </c:pt>
                <c:pt idx="1114">
                  <c:v>0.100383996442303</c:v>
                </c:pt>
                <c:pt idx="1115">
                  <c:v>9.5507239878452596E-2</c:v>
                </c:pt>
                <c:pt idx="1116">
                  <c:v>9.5605926180105799E-2</c:v>
                </c:pt>
                <c:pt idx="1117">
                  <c:v>0.101284850807365</c:v>
                </c:pt>
                <c:pt idx="1118">
                  <c:v>9.4628039337298006E-2</c:v>
                </c:pt>
                <c:pt idx="1119">
                  <c:v>9.0102150708119597E-2</c:v>
                </c:pt>
                <c:pt idx="1120">
                  <c:v>0.156881677841886</c:v>
                </c:pt>
                <c:pt idx="1121">
                  <c:v>0.146305360584054</c:v>
                </c:pt>
                <c:pt idx="1122">
                  <c:v>0.11704428846724201</c:v>
                </c:pt>
                <c:pt idx="1123">
                  <c:v>0.16883532091051301</c:v>
                </c:pt>
                <c:pt idx="1124">
                  <c:v>0.108668262831926</c:v>
                </c:pt>
                <c:pt idx="1125">
                  <c:v>0.15093454923038499</c:v>
                </c:pt>
                <c:pt idx="1126">
                  <c:v>0.17834804221634001</c:v>
                </c:pt>
                <c:pt idx="1127">
                  <c:v>0.169078427669555</c:v>
                </c:pt>
                <c:pt idx="1128">
                  <c:v>0.15766264447939399</c:v>
                </c:pt>
                <c:pt idx="1129">
                  <c:v>7.9730426862813106E-2</c:v>
                </c:pt>
                <c:pt idx="1130">
                  <c:v>5.4184274351579E-2</c:v>
                </c:pt>
                <c:pt idx="1131">
                  <c:v>3.5347236375795101E-2</c:v>
                </c:pt>
                <c:pt idx="1132">
                  <c:v>5.0775632705572999E-3</c:v>
                </c:pt>
                <c:pt idx="1133">
                  <c:v>0.103262490069571</c:v>
                </c:pt>
                <c:pt idx="1134">
                  <c:v>0.149009375600579</c:v>
                </c:pt>
                <c:pt idx="1135">
                  <c:v>0.186407970451167</c:v>
                </c:pt>
                <c:pt idx="1136">
                  <c:v>0.14672616884140199</c:v>
                </c:pt>
                <c:pt idx="1137">
                  <c:v>0.14938090455554401</c:v>
                </c:pt>
                <c:pt idx="1138">
                  <c:v>0.133904442882716</c:v>
                </c:pt>
                <c:pt idx="1139">
                  <c:v>7.3523700790548902E-2</c:v>
                </c:pt>
                <c:pt idx="1140">
                  <c:v>6.3619375671501999E-2</c:v>
                </c:pt>
                <c:pt idx="1141">
                  <c:v>5.6495476123139099E-2</c:v>
                </c:pt>
                <c:pt idx="1142">
                  <c:v>7.3995819375074406E-2</c:v>
                </c:pt>
                <c:pt idx="1143">
                  <c:v>4.8797027814511999E-2</c:v>
                </c:pt>
                <c:pt idx="1144">
                  <c:v>3.9037622251608797E-2</c:v>
                </c:pt>
                <c:pt idx="1145">
                  <c:v>5.2030116111833197E-2</c:v>
                </c:pt>
                <c:pt idx="1146">
                  <c:v>8.5624337030091896E-2</c:v>
                </c:pt>
                <c:pt idx="1147">
                  <c:v>8.5299396381886397E-2</c:v>
                </c:pt>
                <c:pt idx="1148">
                  <c:v>9.9439163101601794E-2</c:v>
                </c:pt>
                <c:pt idx="1149">
                  <c:v>9.5551696692218899E-2</c:v>
                </c:pt>
                <c:pt idx="1150">
                  <c:v>6.6841290215103599E-2</c:v>
                </c:pt>
                <c:pt idx="1151">
                  <c:v>6.2272775824427001E-2</c:v>
                </c:pt>
                <c:pt idx="1152">
                  <c:v>2.4218550249385001E-2</c:v>
                </c:pt>
                <c:pt idx="1153">
                  <c:v>2.4174492299117299E-2</c:v>
                </c:pt>
                <c:pt idx="1154">
                  <c:v>3.6139520597105297E-2</c:v>
                </c:pt>
                <c:pt idx="1155">
                  <c:v>4.57115432354964E-2</c:v>
                </c:pt>
                <c:pt idx="1156">
                  <c:v>8.2969686248553304E-2</c:v>
                </c:pt>
                <c:pt idx="1157">
                  <c:v>9.3575303442202398E-2</c:v>
                </c:pt>
                <c:pt idx="1158">
                  <c:v>-1.7939134687644201E-2</c:v>
                </c:pt>
                <c:pt idx="1159">
                  <c:v>-3.8351857066521299E-2</c:v>
                </c:pt>
                <c:pt idx="1160">
                  <c:v>-8.1881589412983402E-2</c:v>
                </c:pt>
                <c:pt idx="1161">
                  <c:v>-4.8705344772574898E-2</c:v>
                </c:pt>
                <c:pt idx="1162">
                  <c:v>-0.10216389129657499</c:v>
                </c:pt>
                <c:pt idx="1163">
                  <c:v>-9.5331271728665998E-2</c:v>
                </c:pt>
                <c:pt idx="1164">
                  <c:v>-0.11066519438488499</c:v>
                </c:pt>
                <c:pt idx="1165">
                  <c:v>-0.10853185033212701</c:v>
                </c:pt>
                <c:pt idx="1166">
                  <c:v>-0.114825358195389</c:v>
                </c:pt>
                <c:pt idx="1167">
                  <c:v>-0.107060329280921</c:v>
                </c:pt>
                <c:pt idx="1168">
                  <c:v>-8.4048379391534297E-2</c:v>
                </c:pt>
                <c:pt idx="1169">
                  <c:v>-4.0038386130415597E-2</c:v>
                </c:pt>
                <c:pt idx="1170">
                  <c:v>-3.2831032390660597E-2</c:v>
                </c:pt>
                <c:pt idx="1171">
                  <c:v>-8.8664880844168695E-2</c:v>
                </c:pt>
                <c:pt idx="1172">
                  <c:v>-7.6531880261272806E-2</c:v>
                </c:pt>
                <c:pt idx="1173">
                  <c:v>-5.00255530371429E-2</c:v>
                </c:pt>
                <c:pt idx="1174">
                  <c:v>1.0379337843723101E-2</c:v>
                </c:pt>
                <c:pt idx="1175">
                  <c:v>1.47037693472444E-2</c:v>
                </c:pt>
                <c:pt idx="1176">
                  <c:v>-3.4636673242907499E-2</c:v>
                </c:pt>
                <c:pt idx="1177">
                  <c:v>-7.70964377010763E-3</c:v>
                </c:pt>
                <c:pt idx="1178">
                  <c:v>1.7032510813992301E-2</c:v>
                </c:pt>
                <c:pt idx="1179">
                  <c:v>8.8255936121317494E-3</c:v>
                </c:pt>
                <c:pt idx="1180">
                  <c:v>8.8660664098689695E-2</c:v>
                </c:pt>
                <c:pt idx="1181">
                  <c:v>4.6928744901998998E-2</c:v>
                </c:pt>
                <c:pt idx="1182">
                  <c:v>6.0742458812224898E-2</c:v>
                </c:pt>
                <c:pt idx="1183">
                  <c:v>0.116593997567358</c:v>
                </c:pt>
                <c:pt idx="1184">
                  <c:v>0.103675588678886</c:v>
                </c:pt>
                <c:pt idx="1185">
                  <c:v>0.113340556392326</c:v>
                </c:pt>
                <c:pt idx="1186">
                  <c:v>8.1871938522064897E-2</c:v>
                </c:pt>
                <c:pt idx="1187">
                  <c:v>6.3098106237573504E-2</c:v>
                </c:pt>
                <c:pt idx="1188">
                  <c:v>4.0078094365059103E-2</c:v>
                </c:pt>
                <c:pt idx="1189">
                  <c:v>1.28623412147028E-2</c:v>
                </c:pt>
                <c:pt idx="1190">
                  <c:v>-3.2910047682534499E-2</c:v>
                </c:pt>
                <c:pt idx="1191">
                  <c:v>8.0872584412565701E-2</c:v>
                </c:pt>
                <c:pt idx="1192">
                  <c:v>-0.227302512303932</c:v>
                </c:pt>
                <c:pt idx="1193">
                  <c:v>-0.321041838944708</c:v>
                </c:pt>
                <c:pt idx="1194">
                  <c:v>-0.13443356881201701</c:v>
                </c:pt>
                <c:pt idx="1195">
                  <c:v>0.19725355998944799</c:v>
                </c:pt>
                <c:pt idx="1196">
                  <c:v>0.377002219329449</c:v>
                </c:pt>
                <c:pt idx="1197">
                  <c:v>0.43360250788543497</c:v>
                </c:pt>
                <c:pt idx="1198">
                  <c:v>0.353281542441161</c:v>
                </c:pt>
                <c:pt idx="1199">
                  <c:v>0.28502544147245901</c:v>
                </c:pt>
                <c:pt idx="1200">
                  <c:v>0.180020017484608</c:v>
                </c:pt>
                <c:pt idx="1201">
                  <c:v>7.5216422923233495E-2</c:v>
                </c:pt>
                <c:pt idx="1202">
                  <c:v>5.4573162752649999E-2</c:v>
                </c:pt>
                <c:pt idx="1203">
                  <c:v>1.2581700946974099E-3</c:v>
                </c:pt>
                <c:pt idx="1204">
                  <c:v>4.2063041421638303E-3</c:v>
                </c:pt>
                <c:pt idx="1205">
                  <c:v>3.8565543802011597E-2</c:v>
                </c:pt>
                <c:pt idx="1206">
                  <c:v>8.2052538801374197E-2</c:v>
                </c:pt>
                <c:pt idx="1207">
                  <c:v>0.116842134800865</c:v>
                </c:pt>
                <c:pt idx="1208">
                  <c:v>0.14707325618053699</c:v>
                </c:pt>
                <c:pt idx="1209">
                  <c:v>0.146458806360445</c:v>
                </c:pt>
                <c:pt idx="1210">
                  <c:v>0.125167228193825</c:v>
                </c:pt>
                <c:pt idx="1211">
                  <c:v>0.16013362996717001</c:v>
                </c:pt>
                <c:pt idx="1212">
                  <c:v>7.5306916180767999E-2</c:v>
                </c:pt>
                <c:pt idx="1213">
                  <c:v>6.7445392563754994E-2</c:v>
                </c:pt>
                <c:pt idx="1214">
                  <c:v>6.3556381189677297E-2</c:v>
                </c:pt>
                <c:pt idx="1215">
                  <c:v>1.8044811982992501E-2</c:v>
                </c:pt>
                <c:pt idx="1216">
                  <c:v>7.2835812965299895E-2</c:v>
                </c:pt>
                <c:pt idx="1217">
                  <c:v>6.2268741924974301E-2</c:v>
                </c:pt>
                <c:pt idx="1218">
                  <c:v>5.8615500131777402E-2</c:v>
                </c:pt>
                <c:pt idx="1219">
                  <c:v>1.40921071366726E-2</c:v>
                </c:pt>
                <c:pt idx="1220">
                  <c:v>4.6473423258166897E-2</c:v>
                </c:pt>
                <c:pt idx="1221">
                  <c:v>1.3178952229580401E-2</c:v>
                </c:pt>
                <c:pt idx="1222">
                  <c:v>3.7743479166477897E-2</c:v>
                </c:pt>
                <c:pt idx="1223">
                  <c:v>4.9394154671073602E-2</c:v>
                </c:pt>
                <c:pt idx="1224">
                  <c:v>-7.6846884701726702E-3</c:v>
                </c:pt>
                <c:pt idx="1225">
                  <c:v>1.7852798540268101E-2</c:v>
                </c:pt>
                <c:pt idx="1226">
                  <c:v>7.5881970277526606E-2</c:v>
                </c:pt>
                <c:pt idx="1227">
                  <c:v>5.1905832569676798E-2</c:v>
                </c:pt>
                <c:pt idx="1228">
                  <c:v>0.12632462333113201</c:v>
                </c:pt>
                <c:pt idx="1229">
                  <c:v>9.9459814631703794E-2</c:v>
                </c:pt>
                <c:pt idx="1230">
                  <c:v>7.3167552633096294E-2</c:v>
                </c:pt>
                <c:pt idx="1231">
                  <c:v>5.05338590010087E-2</c:v>
                </c:pt>
                <c:pt idx="1232">
                  <c:v>3.2427667034792003E-2</c:v>
                </c:pt>
                <c:pt idx="1233">
                  <c:v>4.914159651846E-2</c:v>
                </c:pt>
                <c:pt idx="1234">
                  <c:v>5.4513319939376297E-2</c:v>
                </c:pt>
                <c:pt idx="1235">
                  <c:v>3.8811003851891998E-2</c:v>
                </c:pt>
                <c:pt idx="1236">
                  <c:v>7.9848699321747305E-2</c:v>
                </c:pt>
                <c:pt idx="1237">
                  <c:v>4.8678916732789901E-2</c:v>
                </c:pt>
                <c:pt idx="1238">
                  <c:v>2.0543322595216199E-2</c:v>
                </c:pt>
                <c:pt idx="1239">
                  <c:v>-2.9165470097655799E-2</c:v>
                </c:pt>
                <c:pt idx="1240">
                  <c:v>-1.9332284525390198E-2</c:v>
                </c:pt>
                <c:pt idx="1241">
                  <c:v>-7.9465766585156999E-2</c:v>
                </c:pt>
                <c:pt idx="1242">
                  <c:v>-5.7972637682189097E-2</c:v>
                </c:pt>
                <c:pt idx="1243">
                  <c:v>-9.83785373918451E-2</c:v>
                </c:pt>
                <c:pt idx="1244">
                  <c:v>-7.8702829913474603E-2</c:v>
                </c:pt>
                <c:pt idx="1245">
                  <c:v>-0.11816245924327901</c:v>
                </c:pt>
                <c:pt idx="1246">
                  <c:v>-0.10972924717978</c:v>
                </c:pt>
                <c:pt idx="1247">
                  <c:v>-0.115784038612964</c:v>
                </c:pt>
                <c:pt idx="1248">
                  <c:v>-3.5026828058340301E-2</c:v>
                </c:pt>
                <c:pt idx="1249">
                  <c:v>-0.119221718794328</c:v>
                </c:pt>
                <c:pt idx="1250">
                  <c:v>-9.6176935582336698E-2</c:v>
                </c:pt>
                <c:pt idx="1251">
                  <c:v>-0.13614183533110399</c:v>
                </c:pt>
                <c:pt idx="1252">
                  <c:v>-9.1313218020742298E-2</c:v>
                </c:pt>
                <c:pt idx="1253">
                  <c:v>-0.14505069648690599</c:v>
                </c:pt>
                <c:pt idx="1254">
                  <c:v>-0.15284094171100901</c:v>
                </c:pt>
                <c:pt idx="1255">
                  <c:v>-0.12307231391568101</c:v>
                </c:pt>
                <c:pt idx="1256">
                  <c:v>-0.15045827837863901</c:v>
                </c:pt>
                <c:pt idx="1257">
                  <c:v>-0.12596659828884901</c:v>
                </c:pt>
                <c:pt idx="1258">
                  <c:v>-8.5573235906469494E-2</c:v>
                </c:pt>
                <c:pt idx="1259">
                  <c:v>-7.4858124857987804E-2</c:v>
                </c:pt>
                <c:pt idx="1260">
                  <c:v>-5.3486963753577699E-2</c:v>
                </c:pt>
                <c:pt idx="1261">
                  <c:v>-8.9989583209892005E-2</c:v>
                </c:pt>
                <c:pt idx="1262">
                  <c:v>-3.8391813052289302E-2</c:v>
                </c:pt>
                <c:pt idx="1263">
                  <c:v>-3.0713450441829999E-2</c:v>
                </c:pt>
                <c:pt idx="1264">
                  <c:v>-1.97703453144004E-2</c:v>
                </c:pt>
                <c:pt idx="1265">
                  <c:v>-4.8616569220270002E-2</c:v>
                </c:pt>
                <c:pt idx="1266">
                  <c:v>-5.3292974614496502E-2</c:v>
                </c:pt>
                <c:pt idx="1267">
                  <c:v>-2.98345444865191E-2</c:v>
                </c:pt>
                <c:pt idx="1268">
                  <c:v>1.8532724518205802E-2</c:v>
                </c:pt>
                <c:pt idx="1269">
                  <c:v>1.08260880618296E-2</c:v>
                </c:pt>
                <c:pt idx="1270" formatCode="0.00E+00">
                  <c:v>-9.3919668920783295E-4</c:v>
                </c:pt>
                <c:pt idx="1271">
                  <c:v>-2.4751143728320098E-2</c:v>
                </c:pt>
                <c:pt idx="1272">
                  <c:v>-7.2600902775624407E-2</c:v>
                </c:pt>
                <c:pt idx="1273">
                  <c:v>-5.8881045706827999E-2</c:v>
                </c:pt>
                <c:pt idx="1274">
                  <c:v>-9.03047572197586E-2</c:v>
                </c:pt>
                <c:pt idx="1275">
                  <c:v>-8.3443756947682204E-2</c:v>
                </c:pt>
                <c:pt idx="1276">
                  <c:v>-7.4755188663614094E-2</c:v>
                </c:pt>
                <c:pt idx="1277">
                  <c:v>-6.3804242483625304E-2</c:v>
                </c:pt>
                <c:pt idx="1278">
                  <c:v>-8.5443570988854106E-2</c:v>
                </c:pt>
                <c:pt idx="1279">
                  <c:v>-8.5154783548896107E-2</c:v>
                </c:pt>
                <c:pt idx="1280">
                  <c:v>-8.4923753596928706E-2</c:v>
                </c:pt>
                <c:pt idx="1281">
                  <c:v>-0.10313874042637</c:v>
                </c:pt>
                <c:pt idx="1282">
                  <c:v>-7.6911016755158101E-2</c:v>
                </c:pt>
                <c:pt idx="1283">
                  <c:v>-9.8329197925609693E-2</c:v>
                </c:pt>
                <c:pt idx="1284">
                  <c:v>-0.110663327822909</c:v>
                </c:pt>
                <c:pt idx="1285">
                  <c:v>-7.09304120141869E-2</c:v>
                </c:pt>
                <c:pt idx="1286">
                  <c:v>-4.8744146505880402E-2</c:v>
                </c:pt>
                <c:pt idx="1287">
                  <c:v>-0.13099513409923499</c:v>
                </c:pt>
                <c:pt idx="1288">
                  <c:v>-0.10639675425204401</c:v>
                </c:pt>
                <c:pt idx="1289">
                  <c:v>-7.4717012776634506E-2</c:v>
                </c:pt>
                <c:pt idx="1290">
                  <c:v>-6.0573933707635398E-2</c:v>
                </c:pt>
                <c:pt idx="1291">
                  <c:v>-6.4458750237592996E-2</c:v>
                </c:pt>
                <c:pt idx="1292">
                  <c:v>-5.6367415229137997E-2</c:v>
                </c:pt>
                <c:pt idx="1293">
                  <c:v>-6.2693419487997504E-2</c:v>
                </c:pt>
                <c:pt idx="1294">
                  <c:v>1.3044879888116799E-2</c:v>
                </c:pt>
                <c:pt idx="1295">
                  <c:v>5.2836264017916003E-2</c:v>
                </c:pt>
                <c:pt idx="1296">
                  <c:v>0.187068815901833</c:v>
                </c:pt>
                <c:pt idx="1297">
                  <c:v>0.13285512596365401</c:v>
                </c:pt>
                <c:pt idx="1298">
                  <c:v>9.1883618593190095E-2</c:v>
                </c:pt>
                <c:pt idx="1299">
                  <c:v>0.14630734043119201</c:v>
                </c:pt>
                <c:pt idx="1300">
                  <c:v>9.94456221008128E-2</c:v>
                </c:pt>
                <c:pt idx="1301">
                  <c:v>7.7156290161118607E-2</c:v>
                </c:pt>
                <c:pt idx="1302">
                  <c:v>9.1325557031238305E-2</c:v>
                </c:pt>
                <c:pt idx="1303">
                  <c:v>0.153059987861318</c:v>
                </c:pt>
                <c:pt idx="1304">
                  <c:v>0.17124864946874199</c:v>
                </c:pt>
                <c:pt idx="1305">
                  <c:v>0.16099870595194599</c:v>
                </c:pt>
                <c:pt idx="1306">
                  <c:v>0.25039854361897901</c:v>
                </c:pt>
                <c:pt idx="1307">
                  <c:v>0.18191902410416799</c:v>
                </c:pt>
                <c:pt idx="1308">
                  <c:v>0.18553537187122501</c:v>
                </c:pt>
                <c:pt idx="1309">
                  <c:v>0.114828443981355</c:v>
                </c:pt>
                <c:pt idx="1310">
                  <c:v>5.34624866303978E-2</c:v>
                </c:pt>
                <c:pt idx="1311">
                  <c:v>2.51697390601783E-2</c:v>
                </c:pt>
                <c:pt idx="1312">
                  <c:v>-3.50636411249034E-2</c:v>
                </c:pt>
                <c:pt idx="1313">
                  <c:v>-6.5650857968282794E-2</c:v>
                </c:pt>
                <c:pt idx="1314">
                  <c:v>-7.9721003757438E-2</c:v>
                </c:pt>
                <c:pt idx="1315">
                  <c:v>-6.2976479519622999E-2</c:v>
                </c:pt>
                <c:pt idx="1316">
                  <c:v>-2.1581745139135501E-2</c:v>
                </c:pt>
                <c:pt idx="1317">
                  <c:v>-2.6065139763652202E-2</c:v>
                </c:pt>
                <c:pt idx="1318">
                  <c:v>1.5947509771109401E-2</c:v>
                </c:pt>
                <c:pt idx="1319">
                  <c:v>-2.7241381831549501E-2</c:v>
                </c:pt>
                <c:pt idx="1320">
                  <c:v>-4.99317870742643E-3</c:v>
                </c:pt>
                <c:pt idx="1321">
                  <c:v>0.14720556079382499</c:v>
                </c:pt>
                <c:pt idx="1322">
                  <c:v>0.18656403969951299</c:v>
                </c:pt>
                <c:pt idx="1323">
                  <c:v>0.12925153693539199</c:v>
                </c:pt>
                <c:pt idx="1324">
                  <c:v>0.117001388239721</c:v>
                </c:pt>
                <c:pt idx="1325">
                  <c:v>9.5200994624979801E-2</c:v>
                </c:pt>
                <c:pt idx="1326">
                  <c:v>7.0560820114046394E-2</c:v>
                </c:pt>
                <c:pt idx="1327">
                  <c:v>0.11004820443108</c:v>
                </c:pt>
                <c:pt idx="1328">
                  <c:v>0.116038441474552</c:v>
                </c:pt>
                <c:pt idx="1329">
                  <c:v>4.0030765386674702E-2</c:v>
                </c:pt>
                <c:pt idx="1330">
                  <c:v>-2.6375351069566101E-2</c:v>
                </c:pt>
                <c:pt idx="1331">
                  <c:v>3.6500121976379397E-2</c:v>
                </c:pt>
                <c:pt idx="1332">
                  <c:v>1.4799615403369101E-2</c:v>
                </c:pt>
                <c:pt idx="1333">
                  <c:v>3.9840333191836601E-2</c:v>
                </c:pt>
                <c:pt idx="1334">
                  <c:v>-4.49282705559053E-2</c:v>
                </c:pt>
                <c:pt idx="1335">
                  <c:v>-4.9542012196677997E-2</c:v>
                </c:pt>
                <c:pt idx="1336">
                  <c:v>-7.6433994278826106E-2</c:v>
                </c:pt>
                <c:pt idx="1337">
                  <c:v>-0.142747384632045</c:v>
                </c:pt>
                <c:pt idx="1338">
                  <c:v>-0.15099752928766799</c:v>
                </c:pt>
                <c:pt idx="1339">
                  <c:v>-0.18399840184810201</c:v>
                </c:pt>
                <c:pt idx="1340">
                  <c:v>-0.20639824540426199</c:v>
                </c:pt>
                <c:pt idx="1341">
                  <c:v>-0.17551898694840901</c:v>
                </c:pt>
                <c:pt idx="1342">
                  <c:v>-0.20201492100403901</c:v>
                </c:pt>
                <c:pt idx="1343">
                  <c:v>-0.21681213211573</c:v>
                </c:pt>
                <c:pt idx="1344">
                  <c:v>-0.23104934558516199</c:v>
                </c:pt>
                <c:pt idx="1345">
                  <c:v>-0.29204009902672201</c:v>
                </c:pt>
                <c:pt idx="1346">
                  <c:v>-0.37923144445575202</c:v>
                </c:pt>
                <c:pt idx="1347">
                  <c:v>-0.45938567436342997</c:v>
                </c:pt>
                <c:pt idx="1348">
                  <c:v>-0.47550795965675902</c:v>
                </c:pt>
                <c:pt idx="1349">
                  <c:v>-0.448406398242985</c:v>
                </c:pt>
                <c:pt idx="1350">
                  <c:v>-0.44592528338931098</c:v>
                </c:pt>
                <c:pt idx="1351">
                  <c:v>-0.34554027553957301</c:v>
                </c:pt>
                <c:pt idx="1352">
                  <c:v>-0.28203219601759599</c:v>
                </c:pt>
                <c:pt idx="1353">
                  <c:v>-0.221625665261342</c:v>
                </c:pt>
                <c:pt idx="1354">
                  <c:v>-0.21410091673055801</c:v>
                </c:pt>
                <c:pt idx="1355">
                  <c:v>-0.24008032444890001</c:v>
                </c:pt>
                <c:pt idx="1356">
                  <c:v>-0.21446416190287099</c:v>
                </c:pt>
                <c:pt idx="1357">
                  <c:v>-0.16357190935628099</c:v>
                </c:pt>
                <c:pt idx="1358">
                  <c:v>-0.16125761293424401</c:v>
                </c:pt>
                <c:pt idx="1359">
                  <c:v>-5.8605852310286297E-2</c:v>
                </c:pt>
                <c:pt idx="1360">
                  <c:v>-7.6848527466672999E-3</c:v>
                </c:pt>
                <c:pt idx="1361">
                  <c:v>5.70524962206349E-2</c:v>
                </c:pt>
                <c:pt idx="1362">
                  <c:v>9.7641661283148495E-2</c:v>
                </c:pt>
                <c:pt idx="1363">
                  <c:v>0.11411339006167499</c:v>
                </c:pt>
                <c:pt idx="1364">
                  <c:v>0.16409115760598</c:v>
                </c:pt>
                <c:pt idx="1365">
                  <c:v>0.142472877256659</c:v>
                </c:pt>
                <c:pt idx="1366">
                  <c:v>0.130778228563139</c:v>
                </c:pt>
                <c:pt idx="1367">
                  <c:v>0.104622582850511</c:v>
                </c:pt>
                <c:pt idx="1368">
                  <c:v>7.4897559688611795E-2</c:v>
                </c:pt>
                <c:pt idx="1369">
                  <c:v>0.15031874355166999</c:v>
                </c:pt>
                <c:pt idx="1370">
                  <c:v>0.13385439059328799</c:v>
                </c:pt>
                <c:pt idx="1371">
                  <c:v>0.18228340261135001</c:v>
                </c:pt>
                <c:pt idx="1372">
                  <c:v>0.243427277509002</c:v>
                </c:pt>
                <c:pt idx="1373">
                  <c:v>0.25714187693884399</c:v>
                </c:pt>
                <c:pt idx="1374">
                  <c:v>0.18411315975419901</c:v>
                </c:pt>
                <c:pt idx="1375">
                  <c:v>0.13449069259828</c:v>
                </c:pt>
                <c:pt idx="1376">
                  <c:v>0.1187925052505</c:v>
                </c:pt>
                <c:pt idx="1377">
                  <c:v>6.4633918751182406E-2</c:v>
                </c:pt>
                <c:pt idx="1378">
                  <c:v>-1.30931274502259E-2</c:v>
                </c:pt>
                <c:pt idx="1379">
                  <c:v>3.11255346609122E-2</c:v>
                </c:pt>
                <c:pt idx="1380">
                  <c:v>-8.6994257868955299E-3</c:v>
                </c:pt>
                <c:pt idx="1381">
                  <c:v>-5.7359320902953898E-2</c:v>
                </c:pt>
                <c:pt idx="1382">
                  <c:v>-5.46872003747065E-2</c:v>
                </c:pt>
                <c:pt idx="1383">
                  <c:v>-6.3750218063436295E-2</c:v>
                </c:pt>
                <c:pt idx="1384">
                  <c:v>-7.90000523804366E-2</c:v>
                </c:pt>
                <c:pt idx="1385">
                  <c:v>-0.10320019449223999</c:v>
                </c:pt>
                <c:pt idx="1386">
                  <c:v>-0.113759801589885</c:v>
                </c:pt>
                <c:pt idx="1387">
                  <c:v>-0.109408415002377</c:v>
                </c:pt>
                <c:pt idx="1388">
                  <c:v>-0.113126402412058</c:v>
                </c:pt>
                <c:pt idx="1389">
                  <c:v>-0.132101158550741</c:v>
                </c:pt>
                <c:pt idx="1390">
                  <c:v>-0.18408058504371799</c:v>
                </c:pt>
                <c:pt idx="1391">
                  <c:v>-8.2464968523256105E-2</c:v>
                </c:pt>
                <c:pt idx="1392">
                  <c:v>-6.4372090785401001E-2</c:v>
                </c:pt>
                <c:pt idx="1393">
                  <c:v>-3.3897422384180503E-2</c:v>
                </c:pt>
                <c:pt idx="1394">
                  <c:v>-5.5175961104705299E-3</c:v>
                </c:pt>
                <c:pt idx="1395">
                  <c:v>-5.8014388167674E-2</c:v>
                </c:pt>
                <c:pt idx="1396">
                  <c:v>3.83884467412514E-2</c:v>
                </c:pt>
                <c:pt idx="1397">
                  <c:v>2.51107818070632E-2</c:v>
                </c:pt>
                <c:pt idx="1398">
                  <c:v>-1.6710996136380201E-2</c:v>
                </c:pt>
                <c:pt idx="1399">
                  <c:v>5.4631233608473502E-2</c:v>
                </c:pt>
                <c:pt idx="1400">
                  <c:v>4.2104339914121797E-2</c:v>
                </c:pt>
                <c:pt idx="1401">
                  <c:v>3.3683471931297497E-2</c:v>
                </c:pt>
                <c:pt idx="1402">
                  <c:v>8.0547088824335505E-2</c:v>
                </c:pt>
                <c:pt idx="1403">
                  <c:v>8.3637805336811796E-2</c:v>
                </c:pt>
                <c:pt idx="1404">
                  <c:v>4.4510341925699103E-2</c:v>
                </c:pt>
                <c:pt idx="1405">
                  <c:v>8.8408261333528401E-2</c:v>
                </c:pt>
                <c:pt idx="1406">
                  <c:v>9.5526718930104296E-2</c:v>
                </c:pt>
                <c:pt idx="1407">
                  <c:v>4.4421405661662298E-2</c:v>
                </c:pt>
                <c:pt idx="1408">
                  <c:v>-2.0635834784830101E-3</c:v>
                </c:pt>
                <c:pt idx="1409">
                  <c:v>-2.32504456402082E-2</c:v>
                </c:pt>
                <c:pt idx="1410">
                  <c:v>3.6599838800332997E-2</c:v>
                </c:pt>
                <c:pt idx="1411">
                  <c:v>3.9679498725814E-2</c:v>
                </c:pt>
                <c:pt idx="1412">
                  <c:v>7.6543403668150406E-2</c:v>
                </c:pt>
                <c:pt idx="1413">
                  <c:v>8.8435040317332098E-2</c:v>
                </c:pt>
                <c:pt idx="1414">
                  <c:v>8.4348190945272294E-2</c:v>
                </c:pt>
                <c:pt idx="1415">
                  <c:v>0.106678381857781</c:v>
                </c:pt>
                <c:pt idx="1416">
                  <c:v>0.141342461345599</c:v>
                </c:pt>
                <c:pt idx="1417">
                  <c:v>0.20507454891046301</c:v>
                </c:pt>
                <c:pt idx="1418">
                  <c:v>0.196059608610793</c:v>
                </c:pt>
                <c:pt idx="1419">
                  <c:v>0.20084716808980599</c:v>
                </c:pt>
                <c:pt idx="1420">
                  <c:v>0.126278320409344</c:v>
                </c:pt>
                <c:pt idx="1421">
                  <c:v>0.102622540360679</c:v>
                </c:pt>
                <c:pt idx="1422">
                  <c:v>9.6497751526824105E-2</c:v>
                </c:pt>
                <c:pt idx="1423">
                  <c:v>9.4798451465599898E-2</c:v>
                </c:pt>
                <c:pt idx="1424">
                  <c:v>0.122238449893183</c:v>
                </c:pt>
                <c:pt idx="1425">
                  <c:v>8.5790485256342905E-2</c:v>
                </c:pt>
                <c:pt idx="1426">
                  <c:v>4.06325102753868E-2</c:v>
                </c:pt>
                <c:pt idx="1427">
                  <c:v>-9.8935889476585697E-3</c:v>
                </c:pt>
                <c:pt idx="1428">
                  <c:v>-4.95149077792209E-2</c:v>
                </c:pt>
                <c:pt idx="1429">
                  <c:v>-7.6119567409556003E-3</c:v>
                </c:pt>
                <c:pt idx="1430">
                  <c:v>5.9107092654375696E-3</c:v>
                </c:pt>
                <c:pt idx="1431">
                  <c:v>-8.8715912790569007E-3</c:v>
                </c:pt>
                <c:pt idx="1432">
                  <c:v>3.5302324144723202E-2</c:v>
                </c:pt>
                <c:pt idx="1433">
                  <c:v>1.38421400774966E-2</c:v>
                </c:pt>
                <c:pt idx="1434">
                  <c:v>-1.7261231430811799E-3</c:v>
                </c:pt>
                <c:pt idx="1435">
                  <c:v>-1.3381173172667999E-2</c:v>
                </c:pt>
                <c:pt idx="1436">
                  <c:v>1.8894823424755399E-2</c:v>
                </c:pt>
                <c:pt idx="1437">
                  <c:v>-8.8839276371483998E-3</c:v>
                </c:pt>
                <c:pt idx="1438">
                  <c:v>1.6892644267233602E-2</c:v>
                </c:pt>
                <c:pt idx="1439">
                  <c:v>6.6314103206755307E-2</c:v>
                </c:pt>
                <c:pt idx="1440">
                  <c:v>1.70512215302469E-2</c:v>
                </c:pt>
                <c:pt idx="1441">
                  <c:v>7.2414410913861299E-3</c:v>
                </c:pt>
                <c:pt idx="1442">
                  <c:v>2.7392731730531101E-2</c:v>
                </c:pt>
                <c:pt idx="1443">
                  <c:v>2.03143013512221E-2</c:v>
                </c:pt>
                <c:pt idx="1444">
                  <c:v>2.7451392252853399E-2</c:v>
                </c:pt>
                <c:pt idx="1445">
                  <c:v>5.2361199251501803E-2</c:v>
                </c:pt>
                <c:pt idx="1446">
                  <c:v>1.8688733571122901E-2</c:v>
                </c:pt>
                <c:pt idx="1447">
                  <c:v>5.8951230997523703E-2</c:v>
                </c:pt>
                <c:pt idx="1448">
                  <c:v>2.6360966487471701E-2</c:v>
                </c:pt>
                <c:pt idx="1449">
                  <c:v>7.1488553463415899E-2</c:v>
                </c:pt>
                <c:pt idx="1450">
                  <c:v>7.6390977048076097E-2</c:v>
                </c:pt>
                <c:pt idx="1451">
                  <c:v>6.1112781638460199E-2</c:v>
                </c:pt>
                <c:pt idx="1452">
                  <c:v>5.0490109343970198E-2</c:v>
                </c:pt>
                <c:pt idx="1453">
                  <c:v>5.7992337719316098E-2</c:v>
                </c:pt>
                <c:pt idx="1454">
                  <c:v>6.31937969332661E-2</c:v>
                </c:pt>
                <c:pt idx="1455">
                  <c:v>0.13135490326926899</c:v>
                </c:pt>
                <c:pt idx="1456">
                  <c:v>0.117884520759947</c:v>
                </c:pt>
                <c:pt idx="1457">
                  <c:v>0.11110754336577</c:v>
                </c:pt>
                <c:pt idx="1458">
                  <c:v>9.68854548586328E-2</c:v>
                </c:pt>
                <c:pt idx="1459">
                  <c:v>6.87086202345632E-2</c:v>
                </c:pt>
                <c:pt idx="1460">
                  <c:v>5.6566780220853298E-2</c:v>
                </c:pt>
                <c:pt idx="1461">
                  <c:v>3.8053564557541698E-2</c:v>
                </c:pt>
                <c:pt idx="1462">
                  <c:v>7.3642772300329895E-2</c:v>
                </c:pt>
                <c:pt idx="1463">
                  <c:v>5.3146695004198099E-3</c:v>
                </c:pt>
                <c:pt idx="1464">
                  <c:v>8.3451717289788604E-2</c:v>
                </c:pt>
                <c:pt idx="1465">
                  <c:v>8.3614104529239307E-3</c:v>
                </c:pt>
                <c:pt idx="1466">
                  <c:v>2.66888231865571E-2</c:v>
                </c:pt>
                <c:pt idx="1467">
                  <c:v>1.0950667924245001E-2</c:v>
                </c:pt>
                <c:pt idx="1468">
                  <c:v>-5.28391971059161E-2</c:v>
                </c:pt>
                <c:pt idx="1469">
                  <c:v>-8.6715041691078892E-3</c:v>
                </c:pt>
                <c:pt idx="1470">
                  <c:v>-2.13369225735675E-2</c:v>
                </c:pt>
                <c:pt idx="1471">
                  <c:v>1.17306633571612E-2</c:v>
                </c:pt>
                <c:pt idx="1472">
                  <c:v>4.9383920334166803E-2</c:v>
                </c:pt>
                <c:pt idx="1473">
                  <c:v>5.3907618445068098E-2</c:v>
                </c:pt>
                <c:pt idx="1474">
                  <c:v>3.67257956837896E-2</c:v>
                </c:pt>
                <c:pt idx="1475">
                  <c:v>-2.8219003345546001E-2</c:v>
                </c:pt>
                <c:pt idx="1476">
                  <c:v>-1.45750195709677E-2</c:v>
                </c:pt>
                <c:pt idx="1477">
                  <c:v>-1.5660107209509201E-2</c:v>
                </c:pt>
                <c:pt idx="1478">
                  <c:v>-6.9281101816702703E-3</c:v>
                </c:pt>
                <c:pt idx="1479">
                  <c:v>4.3257408094898801E-2</c:v>
                </c:pt>
                <c:pt idx="1480">
                  <c:v>7.1405548057949603E-2</c:v>
                </c:pt>
                <c:pt idx="1481">
                  <c:v>0.117924609344797</c:v>
                </c:pt>
                <c:pt idx="1482">
                  <c:v>6.3939602026618303E-2</c:v>
                </c:pt>
                <c:pt idx="1483">
                  <c:v>7.0351815898637995E-2</c:v>
                </c:pt>
                <c:pt idx="1484">
                  <c:v>0.109081440511879</c:v>
                </c:pt>
                <c:pt idx="1485">
                  <c:v>5.4464859440752598E-2</c:v>
                </c:pt>
                <c:pt idx="1486">
                  <c:v>1.9572101175649299E-2</c:v>
                </c:pt>
                <c:pt idx="1487">
                  <c:v>3.1658047151456203E-2</c:v>
                </c:pt>
                <c:pt idx="1488" formatCode="0.00E+00">
                  <c:v>-2.73995628443657E-4</c:v>
                </c:pt>
                <c:pt idx="1489">
                  <c:v>1.89809377745895E-2</c:v>
                </c:pt>
                <c:pt idx="1490">
                  <c:v>3.5984768530219903E-2</c:v>
                </c:pt>
                <c:pt idx="1491">
                  <c:v>1.35877720995676E-2</c:v>
                </c:pt>
                <c:pt idx="1492">
                  <c:v>1.9669961331997499E-2</c:v>
                </c:pt>
                <c:pt idx="1493">
                  <c:v>-5.7864037037917898E-2</c:v>
                </c:pt>
                <c:pt idx="1494">
                  <c:v>-3.6691162491662099E-2</c:v>
                </c:pt>
                <c:pt idx="1495">
                  <c:v>-5.41522769171578E-2</c:v>
                </c:pt>
                <c:pt idx="1496">
                  <c:v>-0.11052229150442899</c:v>
                </c:pt>
                <c:pt idx="1497">
                  <c:v>-5.5617540234793497E-2</c:v>
                </c:pt>
                <c:pt idx="1498">
                  <c:v>-8.8494276328459506E-2</c:v>
                </c:pt>
                <c:pt idx="1499">
                  <c:v>-8.1995372234642205E-2</c:v>
                </c:pt>
                <c:pt idx="1500">
                  <c:v>-3.43966517916207E-2</c:v>
                </c:pt>
                <c:pt idx="1501">
                  <c:v>-5.3917315329780197E-2</c:v>
                </c:pt>
                <c:pt idx="1502">
                  <c:v>-5.5933687468902697E-2</c:v>
                </c:pt>
                <c:pt idx="1503">
                  <c:v>-5.9146669213403003E-2</c:v>
                </c:pt>
                <c:pt idx="1504">
                  <c:v>-5.61170790230658E-2</c:v>
                </c:pt>
                <c:pt idx="1505">
                  <c:v>-9.6093766978217504E-2</c:v>
                </c:pt>
                <c:pt idx="1506">
                  <c:v>-0.12727555679546501</c:v>
                </c:pt>
                <c:pt idx="1507">
                  <c:v>-0.17941978015316901</c:v>
                </c:pt>
                <c:pt idx="1508">
                  <c:v>-0.186736507716286</c:v>
                </c:pt>
                <c:pt idx="1509">
                  <c:v>-0.183788620235528</c:v>
                </c:pt>
                <c:pt idx="1510">
                  <c:v>-0.20383097553412599</c:v>
                </c:pt>
                <c:pt idx="1511">
                  <c:v>-0.26466466446050402</c:v>
                </c:pt>
                <c:pt idx="1512">
                  <c:v>-0.24133225647074599</c:v>
                </c:pt>
                <c:pt idx="1513">
                  <c:v>-0.231465310791831</c:v>
                </c:pt>
                <c:pt idx="1514">
                  <c:v>-0.187572456152995</c:v>
                </c:pt>
                <c:pt idx="1515">
                  <c:v>-0.18445814192435001</c:v>
                </c:pt>
                <c:pt idx="1516">
                  <c:v>-0.10916624498479301</c:v>
                </c:pt>
                <c:pt idx="1517">
                  <c:v>-0.10173347816556801</c:v>
                </c:pt>
                <c:pt idx="1518">
                  <c:v>-9.8186709290267501E-2</c:v>
                </c:pt>
                <c:pt idx="1519">
                  <c:v>-6.8949300293542806E-2</c:v>
                </c:pt>
                <c:pt idx="1520">
                  <c:v>1.6406391108692E-3</c:v>
                </c:pt>
                <c:pt idx="1521" formatCode="0.00E+00">
                  <c:v>-2.8737274450740802E-4</c:v>
                </c:pt>
                <c:pt idx="1522">
                  <c:v>2.1370443601268701E-2</c:v>
                </c:pt>
                <c:pt idx="1523">
                  <c:v>0.112295939841953</c:v>
                </c:pt>
                <c:pt idx="1524">
                  <c:v>9.7036611492702804E-2</c:v>
                </c:pt>
                <c:pt idx="1525">
                  <c:v>5.4429826303536502E-2</c:v>
                </c:pt>
                <c:pt idx="1526">
                  <c:v>9.3143317829937899E-2</c:v>
                </c:pt>
                <c:pt idx="1527">
                  <c:v>5.6114843472935001E-2</c:v>
                </c:pt>
                <c:pt idx="1528">
                  <c:v>7.5291960227566707E-2</c:v>
                </c:pt>
                <c:pt idx="1529">
                  <c:v>5.94332446957253E-2</c:v>
                </c:pt>
                <c:pt idx="1530">
                  <c:v>-3.4853153999279102E-2</c:v>
                </c:pt>
                <c:pt idx="1531">
                  <c:v>-4.6282333990438497E-2</c:v>
                </c:pt>
                <c:pt idx="1532">
                  <c:v>2.8573955805695599E-2</c:v>
                </c:pt>
                <c:pt idx="1533">
                  <c:v>0.10125882284768099</c:v>
                </c:pt>
                <c:pt idx="1534">
                  <c:v>0.176207406178535</c:v>
                </c:pt>
                <c:pt idx="1535">
                  <c:v>0.21776569911274901</c:v>
                </c:pt>
                <c:pt idx="1536">
                  <c:v>0.20861273629215299</c:v>
                </c:pt>
                <c:pt idx="1537">
                  <c:v>0.17889046369192399</c:v>
                </c:pt>
                <c:pt idx="1538">
                  <c:v>0.20231189487932</c:v>
                </c:pt>
                <c:pt idx="1539">
                  <c:v>0.156249540317519</c:v>
                </c:pt>
                <c:pt idx="1540">
                  <c:v>0.108199705496202</c:v>
                </c:pt>
                <c:pt idx="1541">
                  <c:v>0.13456010009032199</c:v>
                </c:pt>
                <c:pt idx="1542">
                  <c:v>0.155647652826164</c:v>
                </c:pt>
                <c:pt idx="1543">
                  <c:v>0.176518549507026</c:v>
                </c:pt>
                <c:pt idx="1544">
                  <c:v>0.11641472974234</c:v>
                </c:pt>
                <c:pt idx="1545">
                  <c:v>0.13393149692863701</c:v>
                </c:pt>
                <c:pt idx="1546">
                  <c:v>7.7545435580018904E-2</c:v>
                </c:pt>
                <c:pt idx="1547">
                  <c:v>3.6363850851088798E-3</c:v>
                </c:pt>
                <c:pt idx="1548">
                  <c:v>-5.8906355842562796E-3</c:v>
                </c:pt>
                <c:pt idx="1549">
                  <c:v>-2.5512526777951901E-2</c:v>
                </c:pt>
                <c:pt idx="1550">
                  <c:v>-3.2410296080564997E-2</c:v>
                </c:pt>
                <c:pt idx="1551">
                  <c:v>-8.3279866203120802E-3</c:v>
                </c:pt>
                <c:pt idx="1552">
                  <c:v>-6.6662999647812499E-2</c:v>
                </c:pt>
                <c:pt idx="1553">
                  <c:v>-4.21304485463753E-2</c:v>
                </c:pt>
                <c:pt idx="1554">
                  <c:v>-3.4503919383975998E-2</c:v>
                </c:pt>
                <c:pt idx="1555">
                  <c:v>-4.4403062264993999E-2</c:v>
                </c:pt>
                <c:pt idx="1556">
                  <c:v>-3.7122333845198599E-2</c:v>
                </c:pt>
                <c:pt idx="1557">
                  <c:v>-0.100898428599595</c:v>
                </c:pt>
                <c:pt idx="1558">
                  <c:v>-5.8318077596473103E-2</c:v>
                </c:pt>
                <c:pt idx="1559">
                  <c:v>-8.6654614665070101E-2</c:v>
                </c:pt>
                <c:pt idx="1560">
                  <c:v>-0.19412380159533699</c:v>
                </c:pt>
                <c:pt idx="1561">
                  <c:v>-0.23369946241884701</c:v>
                </c:pt>
                <c:pt idx="1562">
                  <c:v>-0.13975955772804599</c:v>
                </c:pt>
                <c:pt idx="1563">
                  <c:v>-0.10060769501056099</c:v>
                </c:pt>
                <c:pt idx="1564">
                  <c:v>-8.12857165553246E-2</c:v>
                </c:pt>
                <c:pt idx="1565">
                  <c:v>-8.3428384035274306E-2</c:v>
                </c:pt>
                <c:pt idx="1566" formatCode="0.00E+00">
                  <c:v>4.5699980303126597E-4</c:v>
                </c:pt>
                <c:pt idx="1567">
                  <c:v>-3.7234345225934697E-2</c:v>
                </c:pt>
                <c:pt idx="1568">
                  <c:v>-4.4187195419029303E-2</c:v>
                </c:pt>
                <c:pt idx="1569">
                  <c:v>-9.1350275134050904E-2</c:v>
                </c:pt>
                <c:pt idx="1570">
                  <c:v>-0.13067985999981699</c:v>
                </c:pt>
                <c:pt idx="1571">
                  <c:v>-0.15974408331235401</c:v>
                </c:pt>
                <c:pt idx="1572">
                  <c:v>-0.15259537651316499</c:v>
                </c:pt>
                <c:pt idx="1573">
                  <c:v>-0.197276191347251</c:v>
                </c:pt>
                <c:pt idx="1574">
                  <c:v>-0.19462057465983301</c:v>
                </c:pt>
                <c:pt idx="1575">
                  <c:v>-0.23569676490364699</c:v>
                </c:pt>
                <c:pt idx="1576">
                  <c:v>-0.14775769878815101</c:v>
                </c:pt>
                <c:pt idx="1577">
                  <c:v>-0.192605725680911</c:v>
                </c:pt>
                <c:pt idx="1578">
                  <c:v>-0.16368464768339999</c:v>
                </c:pt>
                <c:pt idx="1579">
                  <c:v>-0.16934798670140599</c:v>
                </c:pt>
                <c:pt idx="1580">
                  <c:v>-0.168277919390423</c:v>
                </c:pt>
                <c:pt idx="1581">
                  <c:v>-0.22662291534632201</c:v>
                </c:pt>
                <c:pt idx="1582">
                  <c:v>-0.23729808813643199</c:v>
                </c:pt>
                <c:pt idx="1583">
                  <c:v>-0.202638305714224</c:v>
                </c:pt>
                <c:pt idx="1584">
                  <c:v>-0.16451085209091099</c:v>
                </c:pt>
                <c:pt idx="1585">
                  <c:v>-0.15320826053015099</c:v>
                </c:pt>
                <c:pt idx="1586">
                  <c:v>-0.11536674880498</c:v>
                </c:pt>
                <c:pt idx="1587">
                  <c:v>-0.15869354552835899</c:v>
                </c:pt>
                <c:pt idx="1588">
                  <c:v>-9.6554750973469397E-2</c:v>
                </c:pt>
                <c:pt idx="1589">
                  <c:v>-9.0043635983853607E-2</c:v>
                </c:pt>
                <c:pt idx="1590">
                  <c:v>-7.9235531345677401E-2</c:v>
                </c:pt>
                <c:pt idx="1591">
                  <c:v>-7.8588467801150502E-2</c:v>
                </c:pt>
                <c:pt idx="1592">
                  <c:v>-8.5270676584670399E-2</c:v>
                </c:pt>
                <c:pt idx="1593">
                  <c:v>-4.5816638923985999E-2</c:v>
                </c:pt>
                <c:pt idx="1594">
                  <c:v>-3.3452780133329002E-2</c:v>
                </c:pt>
                <c:pt idx="1595">
                  <c:v>2.6837324233181099E-2</c:v>
                </c:pt>
                <c:pt idx="1596">
                  <c:v>4.3070201183420302E-2</c:v>
                </c:pt>
                <c:pt idx="1597">
                  <c:v>5.6856063290485502E-2</c:v>
                </c:pt>
                <c:pt idx="1598">
                  <c:v>6.4684984909732096E-2</c:v>
                </c:pt>
                <c:pt idx="1599">
                  <c:v>7.2548006238333601E-2</c:v>
                </c:pt>
                <c:pt idx="1600">
                  <c:v>7.4038008262151594E-2</c:v>
                </c:pt>
                <c:pt idx="1601">
                  <c:v>9.1230376092143503E-2</c:v>
                </c:pt>
                <c:pt idx="1602">
                  <c:v>4.9784837983089802E-2</c:v>
                </c:pt>
                <c:pt idx="1603">
                  <c:v>0.108627461450923</c:v>
                </c:pt>
                <c:pt idx="1604">
                  <c:v>8.9302176680270406E-2</c:v>
                </c:pt>
                <c:pt idx="1605">
                  <c:v>0.16824197327780999</c:v>
                </c:pt>
                <c:pt idx="1606">
                  <c:v>0.13539313916912299</c:v>
                </c:pt>
                <c:pt idx="1607">
                  <c:v>0.120314785993501</c:v>
                </c:pt>
                <c:pt idx="1608">
                  <c:v>0.144251401548707</c:v>
                </c:pt>
                <c:pt idx="1609">
                  <c:v>5.6201597313185303E-2</c:v>
                </c:pt>
                <c:pt idx="1610">
                  <c:v>5.6161229022423598E-2</c:v>
                </c:pt>
                <c:pt idx="1611">
                  <c:v>4.9728635317547898E-2</c:v>
                </c:pt>
                <c:pt idx="1612">
                  <c:v>8.5383036427867098E-2</c:v>
                </c:pt>
                <c:pt idx="1613">
                  <c:v>8.3506471866902701E-2</c:v>
                </c:pt>
                <c:pt idx="1614">
                  <c:v>9.5605378909537395E-2</c:v>
                </c:pt>
                <c:pt idx="1615">
                  <c:v>5.4084400783880299E-2</c:v>
                </c:pt>
                <c:pt idx="1616">
                  <c:v>8.8067325314604206E-2</c:v>
                </c:pt>
                <c:pt idx="1617">
                  <c:v>6.0053469626684099E-2</c:v>
                </c:pt>
                <c:pt idx="1618">
                  <c:v>5.7642842840019498E-2</c:v>
                </c:pt>
                <c:pt idx="1619">
                  <c:v>1.9714280375531201E-2</c:v>
                </c:pt>
                <c:pt idx="1620">
                  <c:v>1.8171631819956902E-2</c:v>
                </c:pt>
                <c:pt idx="1621">
                  <c:v>-1.1862688440519501E-2</c:v>
                </c:pt>
                <c:pt idx="1622">
                  <c:v>-3.8901751664788199E-3</c:v>
                </c:pt>
                <c:pt idx="1623">
                  <c:v>3.7687573001582202E-2</c:v>
                </c:pt>
                <c:pt idx="1624">
                  <c:v>4.1350772512593802E-2</c:v>
                </c:pt>
                <c:pt idx="1625">
                  <c:v>7.4801846604657298E-3</c:v>
                </c:pt>
                <c:pt idx="1626">
                  <c:v>0.101184495628762</c:v>
                </c:pt>
                <c:pt idx="1627">
                  <c:v>0.101747614813557</c:v>
                </c:pt>
                <c:pt idx="1628">
                  <c:v>1.1798177300065001E-2</c:v>
                </c:pt>
                <c:pt idx="1629">
                  <c:v>-8.1617084040885805E-3</c:v>
                </c:pt>
                <c:pt idx="1630" formatCode="0.00E+00">
                  <c:v>6.7049289586940098E-4</c:v>
                </c:pt>
                <c:pt idx="1631" formatCode="0.00E+00">
                  <c:v>5.3639431669516503E-4</c:v>
                </c:pt>
                <c:pt idx="1632">
                  <c:v>-2.7570762476331698E-2</c:v>
                </c:pt>
                <c:pt idx="1633">
                  <c:v>-7.9657012813097297E-2</c:v>
                </c:pt>
                <c:pt idx="1634">
                  <c:v>-5.9725518697742702E-2</c:v>
                </c:pt>
                <c:pt idx="1635">
                  <c:v>-0.11658000602264799</c:v>
                </c:pt>
                <c:pt idx="1636">
                  <c:v>-0.10366439544311799</c:v>
                </c:pt>
                <c:pt idx="1637">
                  <c:v>-0.184531400387697</c:v>
                </c:pt>
                <c:pt idx="1638">
                  <c:v>-0.15802474799570501</c:v>
                </c:pt>
                <c:pt idx="1639">
                  <c:v>-9.5220152400470298E-2</c:v>
                </c:pt>
                <c:pt idx="1640">
                  <c:v>-5.7776311129360901E-2</c:v>
                </c:pt>
                <c:pt idx="1641">
                  <c:v>4.0179555344557999E-2</c:v>
                </c:pt>
                <c:pt idx="1642">
                  <c:v>4.1742948474865899E-2</c:v>
                </c:pt>
                <c:pt idx="1643">
                  <c:v>8.2994578506454503E-2</c:v>
                </c:pt>
                <c:pt idx="1644">
                  <c:v>0.111195467492663</c:v>
                </c:pt>
                <c:pt idx="1645">
                  <c:v>0.16175681955077201</c:v>
                </c:pt>
                <c:pt idx="1646">
                  <c:v>0.130205016187492</c:v>
                </c:pt>
                <c:pt idx="1647">
                  <c:v>0.12256458668046299</c:v>
                </c:pt>
                <c:pt idx="1648">
                  <c:v>6.3651492342417598E-2</c:v>
                </c:pt>
                <c:pt idx="1649">
                  <c:v>6.2121145045809401E-2</c:v>
                </c:pt>
                <c:pt idx="1650">
                  <c:v>1.84965071011014E-2</c:v>
                </c:pt>
                <c:pt idx="1651">
                  <c:v>7.2397608512913394E-2</c:v>
                </c:pt>
                <c:pt idx="1652">
                  <c:v>6.5117946429470594E-2</c:v>
                </c:pt>
                <c:pt idx="1653">
                  <c:v>6.8094723354514303E-2</c:v>
                </c:pt>
                <c:pt idx="1654">
                  <c:v>-5.5248316679499202E-3</c:v>
                </c:pt>
                <c:pt idx="1655">
                  <c:v>-3.0019535744516501E-2</c:v>
                </c:pt>
                <c:pt idx="1656">
                  <c:v>-2.41528679873859E-3</c:v>
                </c:pt>
                <c:pt idx="1657">
                  <c:v>-2.27322477495377E-2</c:v>
                </c:pt>
                <c:pt idx="1658">
                  <c:v>5.0136646909937303E-3</c:v>
                </c:pt>
                <c:pt idx="1659">
                  <c:v>7.7610937856309903E-2</c:v>
                </c:pt>
                <c:pt idx="1660">
                  <c:v>7.1688817423719797E-2</c:v>
                </c:pt>
                <c:pt idx="1661">
                  <c:v>3.2550944075694498E-2</c:v>
                </c:pt>
                <c:pt idx="1662">
                  <c:v>0.17324076746758599</c:v>
                </c:pt>
                <c:pt idx="1663">
                  <c:v>0.20659264449164599</c:v>
                </c:pt>
                <c:pt idx="1664">
                  <c:v>0.15727469542729999</c:v>
                </c:pt>
                <c:pt idx="1665">
                  <c:v>0.14021947558012199</c:v>
                </c:pt>
                <c:pt idx="1666">
                  <c:v>8.9775678120348701E-2</c:v>
                </c:pt>
                <c:pt idx="1667">
                  <c:v>0.156620499771669</c:v>
                </c:pt>
                <c:pt idx="1668">
                  <c:v>0.15809592984663201</c:v>
                </c:pt>
                <c:pt idx="1669">
                  <c:v>1.12774640921493E-2</c:v>
                </c:pt>
                <c:pt idx="1670">
                  <c:v>3.3021757650672598E-2</c:v>
                </c:pt>
                <c:pt idx="1671">
                  <c:v>8.4017046013116201E-2</c:v>
                </c:pt>
                <c:pt idx="1672">
                  <c:v>0.129613691742132</c:v>
                </c:pt>
                <c:pt idx="1673">
                  <c:v>9.00907947023004E-2</c:v>
                </c:pt>
                <c:pt idx="1674">
                  <c:v>0.191272770039184</c:v>
                </c:pt>
                <c:pt idx="1675">
                  <c:v>0.24341814889267599</c:v>
                </c:pt>
                <c:pt idx="1676">
                  <c:v>0.26273454963171899</c:v>
                </c:pt>
                <c:pt idx="1677">
                  <c:v>0.237387957088188</c:v>
                </c:pt>
                <c:pt idx="1678">
                  <c:v>0.20991006049476901</c:v>
                </c:pt>
                <c:pt idx="1679">
                  <c:v>0.142328377985659</c:v>
                </c:pt>
                <c:pt idx="1680">
                  <c:v>0.101862427730324</c:v>
                </c:pt>
                <c:pt idx="1681">
                  <c:v>0.133490369430353</c:v>
                </c:pt>
                <c:pt idx="1682">
                  <c:v>9.3991697399751203E-2</c:v>
                </c:pt>
                <c:pt idx="1683">
                  <c:v>9.9193907236207496E-2</c:v>
                </c:pt>
                <c:pt idx="1684">
                  <c:v>7.6954918269434403E-2</c:v>
                </c:pt>
                <c:pt idx="1685">
                  <c:v>6.6363586715157297E-2</c:v>
                </c:pt>
                <c:pt idx="1686">
                  <c:v>7.7890979235407401E-2</c:v>
                </c:pt>
                <c:pt idx="1687">
                  <c:v>6.7113198427389095E-2</c:v>
                </c:pt>
                <c:pt idx="1688">
                  <c:v>3.3690100978240801E-2</c:v>
                </c:pt>
                <c:pt idx="1689">
                  <c:v>1.5752129610717699E-2</c:v>
                </c:pt>
                <c:pt idx="1690">
                  <c:v>5.4018440694338903E-3</c:v>
                </c:pt>
                <c:pt idx="1691">
                  <c:v>-1.1678128015937201E-2</c:v>
                </c:pt>
                <c:pt idx="1692">
                  <c:v>3.7857509794282103E-2</c:v>
                </c:pt>
                <c:pt idx="1693">
                  <c:v>2.8685360862770098E-2</c:v>
                </c:pt>
                <c:pt idx="1694">
                  <c:v>5.7348465692168497E-2</c:v>
                </c:pt>
                <c:pt idx="1695">
                  <c:v>4.4278888520532002E-2</c:v>
                </c:pt>
                <c:pt idx="1696">
                  <c:v>2.5023483130878401E-2</c:v>
                </c:pt>
                <c:pt idx="1697">
                  <c:v>4.01842029376453E-3</c:v>
                </c:pt>
                <c:pt idx="1698">
                  <c:v>-5.2785019624362599E-2</c:v>
                </c:pt>
                <c:pt idx="1699">
                  <c:v>-3.8227924146754598E-2</c:v>
                </c:pt>
                <c:pt idx="1700">
                  <c:v>-0.102582461387715</c:v>
                </c:pt>
                <c:pt idx="1701">
                  <c:v>-3.5666280389468903E-2</c:v>
                </c:pt>
                <c:pt idx="1702">
                  <c:v>-8.9333195210013303E-2</c:v>
                </c:pt>
                <c:pt idx="1703">
                  <c:v>-0.120266452408245</c:v>
                </c:pt>
                <c:pt idx="1704">
                  <c:v>-0.12021294830354901</c:v>
                </c:pt>
                <c:pt idx="1705">
                  <c:v>-0.16817048071315199</c:v>
                </c:pt>
                <c:pt idx="1706">
                  <c:v>-0.10253641508809901</c:v>
                </c:pt>
                <c:pt idx="1707">
                  <c:v>-0.12682893675797899</c:v>
                </c:pt>
                <c:pt idx="1708">
                  <c:v>-0.171863387443492</c:v>
                </c:pt>
                <c:pt idx="1709">
                  <c:v>-0.21509080761104399</c:v>
                </c:pt>
                <c:pt idx="1710">
                  <c:v>-0.23447270102047699</c:v>
                </c:pt>
                <c:pt idx="1711">
                  <c:v>-0.18757816081638201</c:v>
                </c:pt>
                <c:pt idx="1712">
                  <c:v>-0.202862516446074</c:v>
                </c:pt>
                <c:pt idx="1713">
                  <c:v>-0.203089726291624</c:v>
                </c:pt>
                <c:pt idx="1714">
                  <c:v>-0.18007203127744001</c:v>
                </c:pt>
                <c:pt idx="1715">
                  <c:v>-0.16405731984617</c:v>
                </c:pt>
                <c:pt idx="1716">
                  <c:v>-0.169646124431624</c:v>
                </c:pt>
                <c:pt idx="1717">
                  <c:v>-0.115716441781627</c:v>
                </c:pt>
                <c:pt idx="1718">
                  <c:v>-6.1373507429207601E-2</c:v>
                </c:pt>
                <c:pt idx="1719">
                  <c:v>-7.5498799839850805E-2</c:v>
                </c:pt>
                <c:pt idx="1720">
                  <c:v>-3.8798698075005598E-2</c:v>
                </c:pt>
                <c:pt idx="1721">
                  <c:v>-5.4392880498479396E-3</c:v>
                </c:pt>
                <c:pt idx="1722">
                  <c:v>3.64875266559039E-3</c:v>
                </c:pt>
                <c:pt idx="1723">
                  <c:v>5.4918666439112501E-2</c:v>
                </c:pt>
                <c:pt idx="1724">
                  <c:v>5.0335232223556403E-2</c:v>
                </c:pt>
                <c:pt idx="1725">
                  <c:v>5.6267789050329101E-2</c:v>
                </c:pt>
                <c:pt idx="1726">
                  <c:v>8.82149148340136E-2</c:v>
                </c:pt>
                <c:pt idx="1727">
                  <c:v>9.8571809796897697E-2</c:v>
                </c:pt>
                <c:pt idx="1728">
                  <c:v>0.13565752718322099</c:v>
                </c:pt>
                <c:pt idx="1729">
                  <c:v>0.179725820330562</c:v>
                </c:pt>
                <c:pt idx="1730">
                  <c:v>0.25178083936991702</c:v>
                </c:pt>
                <c:pt idx="1731">
                  <c:v>0.30142467149593299</c:v>
                </c:pt>
                <c:pt idx="1732">
                  <c:v>0.26033910853463699</c:v>
                </c:pt>
                <c:pt idx="1733">
                  <c:v>0.24347178731599101</c:v>
                </c:pt>
                <c:pt idx="1734">
                  <c:v>0.26677755192310498</c:v>
                </c:pt>
                <c:pt idx="1735">
                  <c:v>0.239021711948641</c:v>
                </c:pt>
                <c:pt idx="1736">
                  <c:v>0.168017143728835</c:v>
                </c:pt>
                <c:pt idx="1737">
                  <c:v>0.14321422157486499</c:v>
                </c:pt>
                <c:pt idx="1738">
                  <c:v>0.100971218568487</c:v>
                </c:pt>
                <c:pt idx="1739">
                  <c:v>5.6777188477837998E-2</c:v>
                </c:pt>
                <c:pt idx="1740">
                  <c:v>8.7821347950239201E-2</c:v>
                </c:pt>
                <c:pt idx="1741">
                  <c:v>7.5057493399253106E-2</c:v>
                </c:pt>
                <c:pt idx="1742">
                  <c:v>0.10004538436784</c:v>
                </c:pt>
                <c:pt idx="1743">
                  <c:v>0.10643630139075599</c:v>
                </c:pt>
                <c:pt idx="1744">
                  <c:v>7.7149620946590503E-2</c:v>
                </c:pt>
                <c:pt idx="1745">
                  <c:v>1.9319336649850499E-2</c:v>
                </c:pt>
                <c:pt idx="1746">
                  <c:v>-2.45446832680098E-2</c:v>
                </c:pt>
                <c:pt idx="1747">
                  <c:v>-0.27003552688784499</c:v>
                </c:pt>
                <c:pt idx="1748">
                  <c:v>-0.18002836047512</c:v>
                </c:pt>
                <c:pt idx="1749">
                  <c:v>-9.5222792139860901E-2</c:v>
                </c:pt>
                <c:pt idx="1750">
                  <c:v>-2.2577922432592601E-2</c:v>
                </c:pt>
                <c:pt idx="1751">
                  <c:v>9.63373812922068E-2</c:v>
                </c:pt>
                <c:pt idx="1752">
                  <c:v>1.87001489704741E-3</c:v>
                </c:pt>
                <c:pt idx="1753">
                  <c:v>-4.1039636682995697E-3</c:v>
                </c:pt>
                <c:pt idx="1754">
                  <c:v>-3.6083463903389998E-2</c:v>
                </c:pt>
                <c:pt idx="1755">
                  <c:v>-6.8066600224273799E-2</c:v>
                </c:pt>
                <c:pt idx="1756">
                  <c:v>-7.3653414456762406E-2</c:v>
                </c:pt>
                <c:pt idx="1757">
                  <c:v>-0.102122652219707</c:v>
                </c:pt>
                <c:pt idx="1758">
                  <c:v>-4.8897828807016097E-2</c:v>
                </c:pt>
                <c:pt idx="1759">
                  <c:v>4.0081718643840199E-2</c:v>
                </c:pt>
                <c:pt idx="1760">
                  <c:v>6.40653443974947E-2</c:v>
                </c:pt>
                <c:pt idx="1761">
                  <c:v>6.6452318242605501E-2</c:v>
                </c:pt>
                <c:pt idx="1762">
                  <c:v>3.7961811869475698E-2</c:v>
                </c:pt>
                <c:pt idx="1763">
                  <c:v>2.1568942903783701E-2</c:v>
                </c:pt>
                <c:pt idx="1764">
                  <c:v>-1.71442597394726E-2</c:v>
                </c:pt>
                <c:pt idx="1765">
                  <c:v>-4.0115401688062401E-2</c:v>
                </c:pt>
                <c:pt idx="1766">
                  <c:v>-9.7692907287949896E-2</c:v>
                </c:pt>
                <c:pt idx="1767">
                  <c:v>-9.89543441409068E-2</c:v>
                </c:pt>
                <c:pt idx="1768">
                  <c:v>-0.10476314572288099</c:v>
                </c:pt>
                <c:pt idx="1769">
                  <c:v>-8.6210724097835298E-2</c:v>
                </c:pt>
                <c:pt idx="1770">
                  <c:v>-0.124168011651315</c:v>
                </c:pt>
                <c:pt idx="1771">
                  <c:v>-0.156934812153084</c:v>
                </c:pt>
                <c:pt idx="1772">
                  <c:v>-0.158348142691217</c:v>
                </c:pt>
                <c:pt idx="1773">
                  <c:v>-0.22827839818617601</c:v>
                </c:pt>
                <c:pt idx="1774">
                  <c:v>-0.21862277958409601</c:v>
                </c:pt>
                <c:pt idx="1775">
                  <c:v>-0.164497833042277</c:v>
                </c:pt>
                <c:pt idx="1776">
                  <c:v>-0.21239813215647799</c:v>
                </c:pt>
                <c:pt idx="1777">
                  <c:v>-0.192318408068931</c:v>
                </c:pt>
                <c:pt idx="1778">
                  <c:v>-0.101855062148505</c:v>
                </c:pt>
                <c:pt idx="1779">
                  <c:v>-4.9484080236382497E-2</c:v>
                </c:pt>
                <c:pt idx="1780">
                  <c:v>-0.121987013944965</c:v>
                </c:pt>
                <c:pt idx="1781">
                  <c:v>-3.7589763743863303E-2</c:v>
                </c:pt>
                <c:pt idx="1782">
                  <c:v>-1.08716767177465E-2</c:v>
                </c:pt>
                <c:pt idx="1783">
                  <c:v>-4.86974939620878E-2</c:v>
                </c:pt>
                <c:pt idx="1784">
                  <c:v>4.7441846138923403E-2</c:v>
                </c:pt>
                <c:pt idx="1785" formatCode="0.00E+00">
                  <c:v>-4.4602870409526902E-4</c:v>
                </c:pt>
                <c:pt idx="1786">
                  <c:v>6.6842884067973701E-2</c:v>
                </c:pt>
                <c:pt idx="1787">
                  <c:v>9.0273928836410194E-2</c:v>
                </c:pt>
                <c:pt idx="1788">
                  <c:v>8.9819393313268395E-2</c:v>
                </c:pt>
                <c:pt idx="1789">
                  <c:v>7.7455490236552293E-2</c:v>
                </c:pt>
                <c:pt idx="1790">
                  <c:v>8.8364386085725499E-2</c:v>
                </c:pt>
                <c:pt idx="1791">
                  <c:v>5.7891673663501501E-2</c:v>
                </c:pt>
                <c:pt idx="1792">
                  <c:v>5.7513290102676203E-2</c:v>
                </c:pt>
                <c:pt idx="1793">
                  <c:v>7.7210278078235106E-2</c:v>
                </c:pt>
                <c:pt idx="1794">
                  <c:v>2.9768252980165499E-2</c:v>
                </c:pt>
                <c:pt idx="1795">
                  <c:v>2.30150418372581E-2</c:v>
                </c:pt>
                <c:pt idx="1796">
                  <c:v>3.9212051780353301E-2</c:v>
                </c:pt>
                <c:pt idx="1797">
                  <c:v>2.7369549871549301E-2</c:v>
                </c:pt>
                <c:pt idx="1798">
                  <c:v>1.38954567917704E-2</c:v>
                </c:pt>
                <c:pt idx="1799">
                  <c:v>-2.4883695601740599E-2</c:v>
                </c:pt>
                <c:pt idx="1800">
                  <c:v>-1.5071456903772401E-3</c:v>
                </c:pt>
                <c:pt idx="1801">
                  <c:v>1.23944421391044E-2</c:v>
                </c:pt>
                <c:pt idx="1802">
                  <c:v>8.3156696780797203E-3</c:v>
                </c:pt>
                <c:pt idx="1803">
                  <c:v>4.1852273291292201E-2</c:v>
                </c:pt>
                <c:pt idx="1804">
                  <c:v>1.5082007842018101E-2</c:v>
                </c:pt>
                <c:pt idx="1805">
                  <c:v>2.9665856517754101E-2</c:v>
                </c:pt>
                <c:pt idx="1806">
                  <c:v>7.8132557040374806E-2</c:v>
                </c:pt>
                <c:pt idx="1807">
                  <c:v>5.2905978493628297E-2</c:v>
                </c:pt>
                <c:pt idx="1808">
                  <c:v>3.7525130695293202E-2</c:v>
                </c:pt>
                <c:pt idx="1809">
                  <c:v>6.3619958071859203E-2</c:v>
                </c:pt>
                <c:pt idx="1810">
                  <c:v>2.12962044945967E-2</c:v>
                </c:pt>
                <c:pt idx="1811">
                  <c:v>-6.9635857207295199E-3</c:v>
                </c:pt>
                <c:pt idx="1812">
                  <c:v>-0.116770819748458</c:v>
                </c:pt>
                <c:pt idx="1813">
                  <c:v>4.17838446895153E-2</c:v>
                </c:pt>
                <c:pt idx="1814">
                  <c:v>5.3426770575830597E-2</c:v>
                </c:pt>
                <c:pt idx="1815">
                  <c:v>4.1941092974337103E-2</c:v>
                </c:pt>
                <c:pt idx="1816">
                  <c:v>2.0753039174390801E-2</c:v>
                </c:pt>
                <c:pt idx="1817">
                  <c:v>-1.2197770076502501E-2</c:v>
                </c:pt>
                <c:pt idx="1818">
                  <c:v>6.1442345462236099E-2</c:v>
                </c:pt>
                <c:pt idx="1819">
                  <c:v>5.4753851955727101E-2</c:v>
                </c:pt>
                <c:pt idx="1820">
                  <c:v>1.50028801485664E-2</c:v>
                </c:pt>
                <c:pt idx="1821">
                  <c:v>-1.19974822580992E-2</c:v>
                </c:pt>
                <c:pt idx="1822">
                  <c:v>-5.9198205533041497E-2</c:v>
                </c:pt>
                <c:pt idx="1823">
                  <c:v>-0.13055863766862</c:v>
                </c:pt>
                <c:pt idx="1824">
                  <c:v>-0.129247019998178</c:v>
                </c:pt>
                <c:pt idx="1825">
                  <c:v>-0.16899743899658901</c:v>
                </c:pt>
                <c:pt idx="1826">
                  <c:v>-0.116798140406256</c:v>
                </c:pt>
                <c:pt idx="1827">
                  <c:v>-9.8238164424614596E-2</c:v>
                </c:pt>
                <c:pt idx="1828">
                  <c:v>-6.8190903854144794E-2</c:v>
                </c:pt>
                <c:pt idx="1829">
                  <c:v>-9.5352436218082204E-2</c:v>
                </c:pt>
                <c:pt idx="1830">
                  <c:v>-0.10988180249009</c:v>
                </c:pt>
                <c:pt idx="1831">
                  <c:v>-0.13910554575183701</c:v>
                </c:pt>
                <c:pt idx="1832">
                  <c:v>-0.21048487605459501</c:v>
                </c:pt>
                <c:pt idx="1833">
                  <c:v>-0.105987845912034</c:v>
                </c:pt>
                <c:pt idx="1834">
                  <c:v>-4.2389916622205703E-2</c:v>
                </c:pt>
                <c:pt idx="1835">
                  <c:v>-1.2312354440343299E-2</c:v>
                </c:pt>
                <c:pt idx="1836">
                  <c:v>-3.2249785896024001E-2</c:v>
                </c:pt>
                <c:pt idx="1837">
                  <c:v>-5.6999474712913598E-2</c:v>
                </c:pt>
                <c:pt idx="1838">
                  <c:v>-2.7999329526190601E-2</c:v>
                </c:pt>
                <c:pt idx="1839">
                  <c:v>-0.10079988476353</c:v>
                </c:pt>
                <c:pt idx="1840">
                  <c:v>-7.1039840672153007E-2</c:v>
                </c:pt>
                <c:pt idx="1841">
                  <c:v>-7.4432122781862703E-2</c:v>
                </c:pt>
                <c:pt idx="1842">
                  <c:v>-0.106745710432521</c:v>
                </c:pt>
                <c:pt idx="1843">
                  <c:v>-0.130196373033518</c:v>
                </c:pt>
                <c:pt idx="1844">
                  <c:v>-0.16415694583892301</c:v>
                </c:pt>
                <c:pt idx="1845">
                  <c:v>-0.161725642120357</c:v>
                </c:pt>
                <c:pt idx="1846">
                  <c:v>-0.13338060524901901</c:v>
                </c:pt>
                <c:pt idx="1847">
                  <c:v>-0.107504044746091</c:v>
                </c:pt>
                <c:pt idx="1848">
                  <c:v>-8.1203583697263299E-2</c:v>
                </c:pt>
                <c:pt idx="1849">
                  <c:v>-9.5362952407029397E-2</c:v>
                </c:pt>
                <c:pt idx="1850">
                  <c:v>-6.0289995714684901E-2</c:v>
                </c:pt>
                <c:pt idx="1851">
                  <c:v>-0.10503207591745101</c:v>
                </c:pt>
                <c:pt idx="1852">
                  <c:v>-0.116825953702711</c:v>
                </c:pt>
                <c:pt idx="1853">
                  <c:v>-0.13986045168287201</c:v>
                </c:pt>
                <c:pt idx="1854">
                  <c:v>-0.119088220965439</c:v>
                </c:pt>
                <c:pt idx="1855">
                  <c:v>-0.138471260366101</c:v>
                </c:pt>
                <c:pt idx="1856">
                  <c:v>-0.12437640404483399</c:v>
                </c:pt>
                <c:pt idx="1857">
                  <c:v>-7.1501245306180294E-2</c:v>
                </c:pt>
                <c:pt idx="1858">
                  <c:v>-0.138000861967599</c:v>
                </c:pt>
                <c:pt idx="1859">
                  <c:v>-3.2801354857282299E-2</c:v>
                </c:pt>
                <c:pt idx="1860">
                  <c:v>-7.1840449120200406E-2</c:v>
                </c:pt>
                <c:pt idx="1861">
                  <c:v>-1.1072670575456901E-2</c:v>
                </c:pt>
                <c:pt idx="1862">
                  <c:v>-4.0858105942787E-2</c:v>
                </c:pt>
                <c:pt idx="1863">
                  <c:v>-5.5886710584308802E-2</c:v>
                </c:pt>
                <c:pt idx="1864">
                  <c:v>-9.1909380674477903E-2</c:v>
                </c:pt>
                <c:pt idx="1865">
                  <c:v>-8.23272481919268E-2</c:v>
                </c:pt>
                <c:pt idx="1866">
                  <c:v>-7.0661450653151506E-2</c:v>
                </c:pt>
                <c:pt idx="1867">
                  <c:v>-5.0129624389708E-2</c:v>
                </c:pt>
                <c:pt idx="1868">
                  <c:v>5.2696440869093301E-2</c:v>
                </c:pt>
                <c:pt idx="1869">
                  <c:v>6.3757494492149194E-2</c:v>
                </c:pt>
                <c:pt idx="1870">
                  <c:v>0.11180540355270201</c:v>
                </c:pt>
                <c:pt idx="1871">
                  <c:v>0.18144490267614599</c:v>
                </c:pt>
                <c:pt idx="1872">
                  <c:v>0.18675519582255701</c:v>
                </c:pt>
                <c:pt idx="1873">
                  <c:v>0.18860474869906099</c:v>
                </c:pt>
                <c:pt idx="1874">
                  <c:v>0.202083902719016</c:v>
                </c:pt>
                <c:pt idx="1875">
                  <c:v>0.219266762067791</c:v>
                </c:pt>
                <c:pt idx="1876">
                  <c:v>0.20421361107024699</c:v>
                </c:pt>
                <c:pt idx="1877">
                  <c:v>0.183370583680417</c:v>
                </c:pt>
                <c:pt idx="1878">
                  <c:v>0.17869643642675601</c:v>
                </c:pt>
                <c:pt idx="1879">
                  <c:v>0.11735747873124799</c:v>
                </c:pt>
                <c:pt idx="1880">
                  <c:v>0.10428561067054599</c:v>
                </c:pt>
                <c:pt idx="1881">
                  <c:v>0.114628897471984</c:v>
                </c:pt>
                <c:pt idx="1882">
                  <c:v>4.9302757870165602E-2</c:v>
                </c:pt>
                <c:pt idx="1883">
                  <c:v>1.14423283664457E-2</c:v>
                </c:pt>
                <c:pt idx="1884">
                  <c:v>4.4353600241985001E-2</c:v>
                </c:pt>
                <c:pt idx="1885">
                  <c:v>-5.3168329411779E-3</c:v>
                </c:pt>
                <c:pt idx="1886">
                  <c:v>4.5462772994007104E-3</c:v>
                </c:pt>
                <c:pt idx="1887">
                  <c:v>-6.8362337291338393E-2</c:v>
                </c:pt>
                <c:pt idx="1888">
                  <c:v>-1.0903214932262901E-3</c:v>
                </c:pt>
                <c:pt idx="1889">
                  <c:v>3.9281578444807499E-3</c:v>
                </c:pt>
                <c:pt idx="1890">
                  <c:v>7.1418548888661998E-3</c:v>
                </c:pt>
                <c:pt idx="1891">
                  <c:v>2.6513502221639802E-2</c:v>
                </c:pt>
                <c:pt idx="1892">
                  <c:v>5.4811418232389997E-2</c:v>
                </c:pt>
                <c:pt idx="1893">
                  <c:v>4.8648786685522E-2</c:v>
                </c:pt>
                <c:pt idx="1894">
                  <c:v>4.2118797414824202E-2</c:v>
                </c:pt>
                <c:pt idx="1895">
                  <c:v>7.0495422453344503E-2</c:v>
                </c:pt>
                <c:pt idx="1896">
                  <c:v>3.4795996165799502E-2</c:v>
                </c:pt>
                <c:pt idx="1897">
                  <c:v>5.26369067959215E-2</c:v>
                </c:pt>
                <c:pt idx="1898">
                  <c:v>1.9709623092987599E-2</c:v>
                </c:pt>
                <c:pt idx="1899">
                  <c:v>1.5767698474389701E-2</c:v>
                </c:pt>
                <c:pt idx="1900">
                  <c:v>-1.78556045876909E-3</c:v>
                </c:pt>
                <c:pt idx="1901">
                  <c:v>-4.5428692507639902E-2</c:v>
                </c:pt>
                <c:pt idx="1902">
                  <c:v>2.6857424411856401E-2</c:v>
                </c:pt>
                <c:pt idx="1903">
                  <c:v>-2.9714164230281101E-2</c:v>
                </c:pt>
                <c:pt idx="1904">
                  <c:v>-5.4971740319771797E-2</c:v>
                </c:pt>
                <c:pt idx="1905">
                  <c:v>-2.9576910078082701E-2</c:v>
                </c:pt>
                <c:pt idx="1906">
                  <c:v>7.5381179336275698E-3</c:v>
                </c:pt>
                <c:pt idx="1907">
                  <c:v>-4.2769401893332601E-2</c:v>
                </c:pt>
                <c:pt idx="1908">
                  <c:v>-4.1415381133806002E-2</c:v>
                </c:pt>
                <c:pt idx="1909">
                  <c:v>-1.8732585668763201E-2</c:v>
                </c:pt>
                <c:pt idx="1910">
                  <c:v>-3.49857633592289E-2</c:v>
                </c:pt>
                <c:pt idx="1911">
                  <c:v>-2.71890501405085E-2</c:v>
                </c:pt>
                <c:pt idx="1912">
                  <c:v>-9.7509654542040601E-3</c:v>
                </c:pt>
                <c:pt idx="1913">
                  <c:v>-6.7800619775471901E-2</c:v>
                </c:pt>
                <c:pt idx="1914">
                  <c:v>-0.129440385957096</c:v>
                </c:pt>
                <c:pt idx="1915">
                  <c:v>-6.6752687183646103E-2</c:v>
                </c:pt>
                <c:pt idx="1916">
                  <c:v>-4.4602406094572403E-2</c:v>
                </c:pt>
                <c:pt idx="1917">
                  <c:v>-6.1281595285814498E-2</c:v>
                </c:pt>
                <c:pt idx="1918">
                  <c:v>1.89747542889264E-2</c:v>
                </c:pt>
                <c:pt idx="1919">
                  <c:v>6.2379815638172E-2</c:v>
                </c:pt>
                <c:pt idx="1920">
                  <c:v>7.7103406953897294E-2</c:v>
                </c:pt>
                <c:pt idx="1921">
                  <c:v>0.132883287086555</c:v>
                </c:pt>
                <c:pt idx="1922">
                  <c:v>0.12310655642705499</c:v>
                </c:pt>
                <c:pt idx="1923">
                  <c:v>0.155285324487348</c:v>
                </c:pt>
                <c:pt idx="1924">
                  <c:v>0.14022786286136199</c:v>
                </c:pt>
                <c:pt idx="1925">
                  <c:v>0.160982186529324</c:v>
                </c:pt>
                <c:pt idx="1926">
                  <c:v>0.12558598115705299</c:v>
                </c:pt>
                <c:pt idx="1927">
                  <c:v>0.18446918165415799</c:v>
                </c:pt>
                <c:pt idx="1928">
                  <c:v>0.137174954698327</c:v>
                </c:pt>
                <c:pt idx="1929">
                  <c:v>0.16013974403209899</c:v>
                </c:pt>
                <c:pt idx="1930">
                  <c:v>0.16491217974716399</c:v>
                </c:pt>
                <c:pt idx="1931">
                  <c:v>7.9929316551636306E-2</c:v>
                </c:pt>
                <c:pt idx="1932">
                  <c:v>0.112744112420996</c:v>
                </c:pt>
                <c:pt idx="1933">
                  <c:v>0.125395027485625</c:v>
                </c:pt>
                <c:pt idx="1934">
                  <c:v>0.16831605250607801</c:v>
                </c:pt>
                <c:pt idx="1935">
                  <c:v>0.22505277486618999</c:v>
                </c:pt>
                <c:pt idx="1936">
                  <c:v>0.21044230534217101</c:v>
                </c:pt>
                <c:pt idx="1937">
                  <c:v>0.16195354520147101</c:v>
                </c:pt>
                <c:pt idx="1938">
                  <c:v>0.18956268357328701</c:v>
                </c:pt>
                <c:pt idx="1939">
                  <c:v>0.15565023841136399</c:v>
                </c:pt>
                <c:pt idx="1940">
                  <c:v>0.18612068511385699</c:v>
                </c:pt>
                <c:pt idx="1941">
                  <c:v>0.18249640160671099</c:v>
                </c:pt>
                <c:pt idx="1942">
                  <c:v>0.16839702362911799</c:v>
                </c:pt>
                <c:pt idx="1943">
                  <c:v>0.17151724048532699</c:v>
                </c:pt>
                <c:pt idx="1944">
                  <c:v>0.155614366118729</c:v>
                </c:pt>
                <c:pt idx="1945">
                  <c:v>0.154091254857874</c:v>
                </c:pt>
                <c:pt idx="1946">
                  <c:v>0.135273278544502</c:v>
                </c:pt>
                <c:pt idx="1947">
                  <c:v>0.105818415316072</c:v>
                </c:pt>
                <c:pt idx="1948">
                  <c:v>0.196655006911061</c:v>
                </c:pt>
                <c:pt idx="1949">
                  <c:v>0.31252343790189602</c:v>
                </c:pt>
                <c:pt idx="1950">
                  <c:v>0.23641935456956401</c:v>
                </c:pt>
                <c:pt idx="1951">
                  <c:v>0.21473515406580801</c:v>
                </c:pt>
                <c:pt idx="1952">
                  <c:v>0.14618845284249099</c:v>
                </c:pt>
                <c:pt idx="1953">
                  <c:v>7.4550402166570606E-2</c:v>
                </c:pt>
                <c:pt idx="1954">
                  <c:v>5.3240022660990101E-2</c:v>
                </c:pt>
                <c:pt idx="1955">
                  <c:v>5.1392524720590402E-2</c:v>
                </c:pt>
                <c:pt idx="1956">
                  <c:v>5.1513647462019897E-2</c:v>
                </c:pt>
                <c:pt idx="1957">
                  <c:v>7.1611003418835695E-2</c:v>
                </c:pt>
                <c:pt idx="1958">
                  <c:v>0.10528913842842801</c:v>
                </c:pt>
                <c:pt idx="1959">
                  <c:v>9.9431353467352296E-2</c:v>
                </c:pt>
                <c:pt idx="1960">
                  <c:v>2.1944679941851598E-2</c:v>
                </c:pt>
                <c:pt idx="1961">
                  <c:v>2.5555927058949299E-2</c:v>
                </c:pt>
                <c:pt idx="1962">
                  <c:v>-6.0355124075496001E-2</c:v>
                </c:pt>
                <c:pt idx="1963">
                  <c:v>-3.7084148088521098E-2</c:v>
                </c:pt>
                <c:pt idx="1964">
                  <c:v>-2.4067342884878301E-2</c:v>
                </c:pt>
                <c:pt idx="1965">
                  <c:v>-2.88539414465738E-2</c:v>
                </c:pt>
                <c:pt idx="1966">
                  <c:v>-8.4682884602571507E-2</c:v>
                </c:pt>
                <c:pt idx="1967">
                  <c:v>-7.8146698307056894E-2</c:v>
                </c:pt>
                <c:pt idx="1968">
                  <c:v>-7.2117425784316597E-2</c:v>
                </c:pt>
                <c:pt idx="1969">
                  <c:v>-0.126493531691906</c:v>
                </c:pt>
                <c:pt idx="1970">
                  <c:v>-0.17479483145704</c:v>
                </c:pt>
                <c:pt idx="1971">
                  <c:v>-0.23103612151328701</c:v>
                </c:pt>
                <c:pt idx="1972">
                  <c:v>-0.25122904369500498</c:v>
                </c:pt>
                <c:pt idx="1973">
                  <c:v>-0.275382801606394</c:v>
                </c:pt>
                <c:pt idx="1974">
                  <c:v>-0.27950652815034899</c:v>
                </c:pt>
                <c:pt idx="1975">
                  <c:v>-0.28840548497145202</c:v>
                </c:pt>
                <c:pt idx="1976">
                  <c:v>-0.25232396683458402</c:v>
                </c:pt>
                <c:pt idx="1977">
                  <c:v>-0.22985905139735499</c:v>
                </c:pt>
                <c:pt idx="1978">
                  <c:v>-0.20788779043428901</c:v>
                </c:pt>
                <c:pt idx="1979">
                  <c:v>-0.22950984782594799</c:v>
                </c:pt>
                <c:pt idx="1980">
                  <c:v>-0.19240838485255499</c:v>
                </c:pt>
                <c:pt idx="1981">
                  <c:v>-0.189926005977747</c:v>
                </c:pt>
                <c:pt idx="1982">
                  <c:v>-0.17434147006540099</c:v>
                </c:pt>
                <c:pt idx="1983">
                  <c:v>-0.16187307839607101</c:v>
                </c:pt>
                <c:pt idx="1984">
                  <c:v>-0.14309785846880901</c:v>
                </c:pt>
                <c:pt idx="1985">
                  <c:v>-9.9279006989892296E-2</c:v>
                </c:pt>
                <c:pt idx="1986">
                  <c:v>-0.10902296755480299</c:v>
                </c:pt>
                <c:pt idx="1987">
                  <c:v>-0.12561864259853001</c:v>
                </c:pt>
                <c:pt idx="1988">
                  <c:v>-7.3294596696012307E-2</c:v>
                </c:pt>
                <c:pt idx="1989">
                  <c:v>-4.6635402698607102E-2</c:v>
                </c:pt>
                <c:pt idx="1990">
                  <c:v>-2.7708255020213401E-2</c:v>
                </c:pt>
                <c:pt idx="1991">
                  <c:v>1.833182360782E-3</c:v>
                </c:pt>
                <c:pt idx="1992">
                  <c:v>3.9866814443312699E-2</c:v>
                </c:pt>
                <c:pt idx="1993">
                  <c:v>4.70927313398075E-2</c:v>
                </c:pt>
                <c:pt idx="1994">
                  <c:v>2.40747893198935E-2</c:v>
                </c:pt>
                <c:pt idx="1995">
                  <c:v>1.12596483504461E-2</c:v>
                </c:pt>
                <c:pt idx="1996">
                  <c:v>1.6207578299496799E-2</c:v>
                </c:pt>
                <c:pt idx="1997">
                  <c:v>5.2966215227488699E-2</c:v>
                </c:pt>
                <c:pt idx="1998">
                  <c:v>6.4772874525742097E-2</c:v>
                </c:pt>
                <c:pt idx="1999">
                  <c:v>0.12461798223778101</c:v>
                </c:pt>
                <c:pt idx="2000">
                  <c:v>0.133295002245303</c:v>
                </c:pt>
                <c:pt idx="2001">
                  <c:v>0.18343577596616301</c:v>
                </c:pt>
                <c:pt idx="2002">
                  <c:v>0.156348687911602</c:v>
                </c:pt>
                <c:pt idx="2003">
                  <c:v>0.11787909071014099</c:v>
                </c:pt>
                <c:pt idx="2004">
                  <c:v>9.99032481540513E-2</c:v>
                </c:pt>
                <c:pt idx="2005">
                  <c:v>0.14712230555449099</c:v>
                </c:pt>
                <c:pt idx="2006">
                  <c:v>0.13769830220726501</c:v>
                </c:pt>
                <c:pt idx="2007">
                  <c:v>0.113358409832219</c:v>
                </c:pt>
                <c:pt idx="2008">
                  <c:v>0.18188622127397899</c:v>
                </c:pt>
                <c:pt idx="2009">
                  <c:v>0.16950952633558899</c:v>
                </c:pt>
                <c:pt idx="2010">
                  <c:v>0.13080720602940901</c:v>
                </c:pt>
                <c:pt idx="2011">
                  <c:v>0.159845960136028</c:v>
                </c:pt>
                <c:pt idx="2012">
                  <c:v>0.15667696952483801</c:v>
                </c:pt>
                <c:pt idx="2013">
                  <c:v>0.18774163055151</c:v>
                </c:pt>
                <c:pt idx="2014">
                  <c:v>0.20939282836699</c:v>
                </c:pt>
                <c:pt idx="2015">
                  <c:v>0.13231452514476399</c:v>
                </c:pt>
                <c:pt idx="2016">
                  <c:v>3.8651913084560598E-2</c:v>
                </c:pt>
                <c:pt idx="2017">
                  <c:v>-6.6679024952273694E-2</c:v>
                </c:pt>
                <c:pt idx="2018">
                  <c:v>-4.37431528231471E-2</c:v>
                </c:pt>
                <c:pt idx="2019">
                  <c:v>-2.1394363567111399E-2</c:v>
                </c:pt>
                <c:pt idx="2020">
                  <c:v>-2.4315350472829001E-2</c:v>
                </c:pt>
                <c:pt idx="2021">
                  <c:v>2.9476219654860302E-3</c:v>
                </c:pt>
                <c:pt idx="2022">
                  <c:v>-1.5242152671751399E-2</c:v>
                </c:pt>
                <c:pt idx="2023">
                  <c:v>-4.8193783172557403E-2</c:v>
                </c:pt>
                <c:pt idx="2024">
                  <c:v>-7.6954532153280297E-2</c:v>
                </c:pt>
                <c:pt idx="2025">
                  <c:v>-0.14956411400387401</c:v>
                </c:pt>
                <c:pt idx="2026">
                  <c:v>-0.17165095550973999</c:v>
                </c:pt>
                <c:pt idx="2027">
                  <c:v>-0.216520746097245</c:v>
                </c:pt>
                <c:pt idx="2028">
                  <c:v>-0.21481663349888899</c:v>
                </c:pt>
                <c:pt idx="2029">
                  <c:v>-0.214253666906532</c:v>
                </c:pt>
                <c:pt idx="2030">
                  <c:v>-0.24260273210920999</c:v>
                </c:pt>
                <c:pt idx="2031">
                  <c:v>-0.26048233217174399</c:v>
                </c:pt>
                <c:pt idx="2032">
                  <c:v>-0.25798532252450401</c:v>
                </c:pt>
                <c:pt idx="2033">
                  <c:v>-0.25838868526569803</c:v>
                </c:pt>
                <c:pt idx="2034">
                  <c:v>-0.29471067355435498</c:v>
                </c:pt>
                <c:pt idx="2035">
                  <c:v>-0.46936839235910899</c:v>
                </c:pt>
                <c:pt idx="2036">
                  <c:v>-0.74589495192439603</c:v>
                </c:pt>
                <c:pt idx="2037">
                  <c:v>-0.38631633385397102</c:v>
                </c:pt>
                <c:pt idx="2038">
                  <c:v>-0.198652676458177</c:v>
                </c:pt>
                <c:pt idx="2039">
                  <c:v>-0.17252229985794801</c:v>
                </c:pt>
                <c:pt idx="2040">
                  <c:v>-9.24177117125317E-2</c:v>
                </c:pt>
                <c:pt idx="2041">
                  <c:v>-6.11343341649472E-2</c:v>
                </c:pt>
                <c:pt idx="2042">
                  <c:v>-0.15850753447062901</c:v>
                </c:pt>
                <c:pt idx="2043">
                  <c:v>-0.22600570409017501</c:v>
                </c:pt>
                <c:pt idx="2044">
                  <c:v>-0.30320446561588899</c:v>
                </c:pt>
                <c:pt idx="2045">
                  <c:v>-0.30336374339114802</c:v>
                </c:pt>
                <c:pt idx="2046">
                  <c:v>-0.21069102523049699</c:v>
                </c:pt>
                <c:pt idx="2047">
                  <c:v>-7.5752679803537504E-2</c:v>
                </c:pt>
                <c:pt idx="2048">
                  <c:v>3.6198088090763698E-2</c:v>
                </c:pt>
                <c:pt idx="2049">
                  <c:v>0.144157750257766</c:v>
                </c:pt>
                <c:pt idx="2050">
                  <c:v>0.18332623072379101</c:v>
                </c:pt>
                <c:pt idx="2051">
                  <c:v>0.217061222616141</c:v>
                </c:pt>
                <c:pt idx="2052">
                  <c:v>0.244848776676898</c:v>
                </c:pt>
                <c:pt idx="2053">
                  <c:v>0.22547954624386199</c:v>
                </c:pt>
                <c:pt idx="2054">
                  <c:v>0.236383392854465</c:v>
                </c:pt>
                <c:pt idx="2055">
                  <c:v>0.280306970631228</c:v>
                </c:pt>
                <c:pt idx="2056">
                  <c:v>0.26664517367295199</c:v>
                </c:pt>
                <c:pt idx="2057">
                  <c:v>0.23171594972937701</c:v>
                </c:pt>
                <c:pt idx="2058">
                  <c:v>0.234173418963189</c:v>
                </c:pt>
                <c:pt idx="2059">
                  <c:v>0.26653871686000402</c:v>
                </c:pt>
                <c:pt idx="2060">
                  <c:v>0.19723060727706701</c:v>
                </c:pt>
                <c:pt idx="2061">
                  <c:v>0.172984528546264</c:v>
                </c:pt>
                <c:pt idx="2062">
                  <c:v>0.173587360385839</c:v>
                </c:pt>
                <c:pt idx="2063">
                  <c:v>0.100470382693437</c:v>
                </c:pt>
                <c:pt idx="2064">
                  <c:v>0.124375787355921</c:v>
                </c:pt>
                <c:pt idx="2065">
                  <c:v>8.9900562746064894E-2</c:v>
                </c:pt>
                <c:pt idx="2066">
                  <c:v>-8.8794155258042906E-3</c:v>
                </c:pt>
                <c:pt idx="2067">
                  <c:v>4.0964187512315597E-3</c:v>
                </c:pt>
                <c:pt idx="2068">
                  <c:v>-1.512267579003E-2</c:v>
                </c:pt>
                <c:pt idx="2069">
                  <c:v>-1.6897792731633301E-2</c:v>
                </c:pt>
                <c:pt idx="2070">
                  <c:v>4.0812531193807899E-3</c:v>
                </c:pt>
                <c:pt idx="2071">
                  <c:v>1.0465625054099001E-2</c:v>
                </c:pt>
                <c:pt idx="2072">
                  <c:v>1.6371920209294899E-2</c:v>
                </c:pt>
                <c:pt idx="2073">
                  <c:v>3.3097993931107697E-2</c:v>
                </c:pt>
                <c:pt idx="2074">
                  <c:v>-2.3121824581675499E-2</c:v>
                </c:pt>
                <c:pt idx="2075">
                  <c:v>-2.8897850290340001E-2</c:v>
                </c:pt>
                <c:pt idx="2076">
                  <c:v>3.28171366421337E-3</c:v>
                </c:pt>
                <c:pt idx="2077">
                  <c:v>3.7825871419650797E-2</c:v>
                </c:pt>
                <c:pt idx="2078">
                  <c:v>2.94603736493925E-2</c:v>
                </c:pt>
                <c:pt idx="2079">
                  <c:v>2.5968506439046E-2</c:v>
                </c:pt>
                <c:pt idx="2080">
                  <c:v>-1.8425023950324901E-2</c:v>
                </c:pt>
                <c:pt idx="2081">
                  <c:v>-3.2340269404400601E-2</c:v>
                </c:pt>
                <c:pt idx="2082">
                  <c:v>-5.8725206993006599E-3</c:v>
                </c:pt>
                <c:pt idx="2083">
                  <c:v>9.7024656182949E-3</c:v>
                </c:pt>
                <c:pt idx="2084">
                  <c:v>2.9615574555723599E-3</c:v>
                </c:pt>
                <c:pt idx="2085">
                  <c:v>7.0369276482036697E-2</c:v>
                </c:pt>
                <c:pt idx="2086">
                  <c:v>0.101095988812582</c:v>
                </c:pt>
                <c:pt idx="2087">
                  <c:v>0.103276693393816</c:v>
                </c:pt>
                <c:pt idx="2088">
                  <c:v>5.7821244851771397E-2</c:v>
                </c:pt>
                <c:pt idx="2089">
                  <c:v>0.109456611359933</c:v>
                </c:pt>
                <c:pt idx="2090">
                  <c:v>2.8365765162165602E-2</c:v>
                </c:pt>
                <c:pt idx="2091" formatCode="0.00E+00">
                  <c:v>2.9270978598283599E-4</c:v>
                </c:pt>
                <c:pt idx="2092">
                  <c:v>8.2335879948018907E-3</c:v>
                </c:pt>
                <c:pt idx="2093">
                  <c:v>1.78721829623285E-3</c:v>
                </c:pt>
                <c:pt idx="2094">
                  <c:v>-2.5770542745826502E-2</c:v>
                </c:pt>
                <c:pt idx="2095">
                  <c:v>-7.1016214470098704E-2</c:v>
                </c:pt>
                <c:pt idx="2096">
                  <c:v>-8.5613172992095699E-2</c:v>
                </c:pt>
                <c:pt idx="2097">
                  <c:v>-7.0889982973754997E-2</c:v>
                </c:pt>
                <c:pt idx="2098">
                  <c:v>-0.13031199248252001</c:v>
                </c:pt>
                <c:pt idx="2099">
                  <c:v>-0.12744981981609399</c:v>
                </c:pt>
                <c:pt idx="2100">
                  <c:v>-0.205159623919282</c:v>
                </c:pt>
                <c:pt idx="2101">
                  <c:v>-0.21772801041472201</c:v>
                </c:pt>
                <c:pt idx="2102">
                  <c:v>-0.22298230457201201</c:v>
                </c:pt>
                <c:pt idx="2103">
                  <c:v>-0.26078559341346902</c:v>
                </c:pt>
                <c:pt idx="2104">
                  <c:v>-0.25662881042413499</c:v>
                </c:pt>
                <c:pt idx="2105">
                  <c:v>-0.26290268823188601</c:v>
                </c:pt>
                <c:pt idx="2106">
                  <c:v>-0.24072223603472701</c:v>
                </c:pt>
                <c:pt idx="2107">
                  <c:v>-0.234978148935203</c:v>
                </c:pt>
                <c:pt idx="2108">
                  <c:v>-0.17518268394308401</c:v>
                </c:pt>
                <c:pt idx="2109">
                  <c:v>-0.16894558563102999</c:v>
                </c:pt>
                <c:pt idx="2110">
                  <c:v>-0.127157048338808</c:v>
                </c:pt>
                <c:pt idx="2111">
                  <c:v>-8.6525595946436995E-2</c:v>
                </c:pt>
                <c:pt idx="2112">
                  <c:v>-7.8820543895821105E-2</c:v>
                </c:pt>
                <c:pt idx="2113">
                  <c:v>-0.109456123837359</c:v>
                </c:pt>
                <c:pt idx="2114">
                  <c:v>-0.14436497841559101</c:v>
                </c:pt>
                <c:pt idx="2115">
                  <c:v>-8.98915493828642E-2</c:v>
                </c:pt>
                <c:pt idx="2116">
                  <c:v>-0.120713898685979</c:v>
                </c:pt>
                <c:pt idx="2117">
                  <c:v>-9.01708198765174E-2</c:v>
                </c:pt>
                <c:pt idx="2118">
                  <c:v>-5.7365094168382296E-3</c:v>
                </c:pt>
                <c:pt idx="2119">
                  <c:v>-2.6189549330345199E-2</c:v>
                </c:pt>
                <c:pt idx="2120">
                  <c:v>-1.7751108458417798E-2</c:v>
                </c:pt>
                <c:pt idx="2121">
                  <c:v>-1.8200978319468299E-2</c:v>
                </c:pt>
                <c:pt idx="2122" formatCode="0.00E+00">
                  <c:v>-9.6138690362046399E-4</c:v>
                </c:pt>
                <c:pt idx="2123">
                  <c:v>8.0313970689012103E-3</c:v>
                </c:pt>
                <c:pt idx="2124">
                  <c:v>-7.9753645226130401E-3</c:v>
                </c:pt>
                <c:pt idx="2125">
                  <c:v>3.2820300422924803E-2</c:v>
                </c:pt>
                <c:pt idx="2126">
                  <c:v>1.74557337465426E-2</c:v>
                </c:pt>
                <c:pt idx="2127">
                  <c:v>3.63644893409844E-2</c:v>
                </c:pt>
                <c:pt idx="2128">
                  <c:v>7.4691719646615695E-2</c:v>
                </c:pt>
                <c:pt idx="2129">
                  <c:v>5.8153491684089703E-2</c:v>
                </c:pt>
                <c:pt idx="2130">
                  <c:v>8.0922970349224202E-2</c:v>
                </c:pt>
                <c:pt idx="2131">
                  <c:v>9.7538669248128998E-2</c:v>
                </c:pt>
                <c:pt idx="2132">
                  <c:v>0.14763084994928499</c:v>
                </c:pt>
                <c:pt idx="2133">
                  <c:v>9.8104222195756194E-2</c:v>
                </c:pt>
                <c:pt idx="2134">
                  <c:v>8.8083444895277196E-2</c:v>
                </c:pt>
                <c:pt idx="2135">
                  <c:v>0.16006712823067501</c:v>
                </c:pt>
                <c:pt idx="2136">
                  <c:v>0.15525325702789899</c:v>
                </c:pt>
                <c:pt idx="2137">
                  <c:v>0.19700305117896</c:v>
                </c:pt>
                <c:pt idx="2138">
                  <c:v>0.14240239821855899</c:v>
                </c:pt>
                <c:pt idx="2139">
                  <c:v>0.139521588985003</c:v>
                </c:pt>
                <c:pt idx="2140">
                  <c:v>0.12921752143214199</c:v>
                </c:pt>
                <c:pt idx="2141">
                  <c:v>8.9773858454307701E-2</c:v>
                </c:pt>
                <c:pt idx="2142">
                  <c:v>0.101418848726336</c:v>
                </c:pt>
                <c:pt idx="2143">
                  <c:v>7.3135658815052906E-2</c:v>
                </c:pt>
                <c:pt idx="2144">
                  <c:v>0.128908002149698</c:v>
                </c:pt>
                <c:pt idx="2145">
                  <c:v>0.105526609239289</c:v>
                </c:pt>
                <c:pt idx="2146">
                  <c:v>6.3621269080885001E-2</c:v>
                </c:pt>
                <c:pt idx="2147">
                  <c:v>3.6497296026427102E-2</c:v>
                </c:pt>
                <c:pt idx="2148">
                  <c:v>6.4397574369969804E-2</c:v>
                </c:pt>
                <c:pt idx="2149">
                  <c:v>-4.0481757398556001E-2</c:v>
                </c:pt>
                <c:pt idx="2150">
                  <c:v>-1.31852716415004E-2</c:v>
                </c:pt>
                <c:pt idx="2151">
                  <c:v>-9.1348845975309304E-2</c:v>
                </c:pt>
                <c:pt idx="2152">
                  <c:v>-9.9479070676732506E-2</c:v>
                </c:pt>
                <c:pt idx="2153">
                  <c:v>-0.124383061228886</c:v>
                </c:pt>
                <c:pt idx="2154">
                  <c:v>-0.105905985115921</c:v>
                </c:pt>
                <c:pt idx="2155">
                  <c:v>-0.107125453375941</c:v>
                </c:pt>
                <c:pt idx="2156">
                  <c:v>-7.1299880523019596E-2</c:v>
                </c:pt>
                <c:pt idx="2157">
                  <c:v>-9.5440172973102394E-2</c:v>
                </c:pt>
                <c:pt idx="2158">
                  <c:v>-0.105951900341372</c:v>
                </c:pt>
                <c:pt idx="2159">
                  <c:v>-0.127961440927395</c:v>
                </c:pt>
                <c:pt idx="2160">
                  <c:v>-8.7169110017306595E-2</c:v>
                </c:pt>
                <c:pt idx="2161">
                  <c:v>-0.104135465015797</c:v>
                </c:pt>
                <c:pt idx="2162">
                  <c:v>-0.11690822552826299</c:v>
                </c:pt>
                <c:pt idx="2163">
                  <c:v>-4.55270076687046E-2</c:v>
                </c:pt>
                <c:pt idx="2164">
                  <c:v>-3.5621282648635899E-2</c:v>
                </c:pt>
                <c:pt idx="2165">
                  <c:v>-6.2096879634534398E-2</c:v>
                </c:pt>
                <c:pt idx="2166">
                  <c:v>2.47220629427626E-2</c:v>
                </c:pt>
                <c:pt idx="2167">
                  <c:v>-9.8221116086811798E-3</c:v>
                </c:pt>
                <c:pt idx="2168">
                  <c:v>-3.5857567216632802E-2</c:v>
                </c:pt>
                <c:pt idx="2169">
                  <c:v>-1.74861026014312E-2</c:v>
                </c:pt>
                <c:pt idx="2170">
                  <c:v>1.4811319334871301E-2</c:v>
                </c:pt>
                <c:pt idx="2171">
                  <c:v>1.34489395010994E-2</c:v>
                </c:pt>
                <c:pt idx="2172">
                  <c:v>1.7959011220019801E-2</c:v>
                </c:pt>
                <c:pt idx="2173">
                  <c:v>1.9166861075625201E-2</c:v>
                </c:pt>
                <c:pt idx="2174" formatCode="0.00E+00">
                  <c:v>1.33446135890835E-4</c:v>
                </c:pt>
                <c:pt idx="2175">
                  <c:v>3.8507025463399402E-2</c:v>
                </c:pt>
                <c:pt idx="2176">
                  <c:v>2.44053212984542E-2</c:v>
                </c:pt>
                <c:pt idx="2177">
                  <c:v>-3.4075291301080599E-2</c:v>
                </c:pt>
                <c:pt idx="2178">
                  <c:v>-5.7660318490082497E-2</c:v>
                </c:pt>
                <c:pt idx="2179">
                  <c:v>-4.0528279206128497E-2</c:v>
                </c:pt>
                <c:pt idx="2180">
                  <c:v>-7.7222428052403203E-2</c:v>
                </c:pt>
                <c:pt idx="2181">
                  <c:v>-6.09783818950475E-2</c:v>
                </c:pt>
                <c:pt idx="2182">
                  <c:v>-1.99825041000227E-2</c:v>
                </c:pt>
                <c:pt idx="2183">
                  <c:v>-7.9858201745483994E-3</c:v>
                </c:pt>
                <c:pt idx="2184">
                  <c:v>4.8112950322369797E-3</c:v>
                </c:pt>
                <c:pt idx="2185">
                  <c:v>3.4249121475008602E-2</c:v>
                </c:pt>
                <c:pt idx="2186">
                  <c:v>2.4999089660475701E-2</c:v>
                </c:pt>
                <c:pt idx="2187">
                  <c:v>3.1999546386582901E-2</c:v>
                </c:pt>
                <c:pt idx="2188">
                  <c:v>3.5199704247938599E-2</c:v>
                </c:pt>
                <c:pt idx="2189">
                  <c:v>6.5759708466710906E-2</c:v>
                </c:pt>
                <c:pt idx="2190">
                  <c:v>9.1807595874930897E-2</c:v>
                </c:pt>
                <c:pt idx="2191">
                  <c:v>0.10064563114330401</c:v>
                </c:pt>
                <c:pt idx="2192">
                  <c:v>0.106116938264253</c:v>
                </c:pt>
                <c:pt idx="2193">
                  <c:v>0.13209356281843401</c:v>
                </c:pt>
                <c:pt idx="2194">
                  <c:v>0.105674850254747</c:v>
                </c:pt>
                <c:pt idx="2195">
                  <c:v>0.15413979475457901</c:v>
                </c:pt>
                <c:pt idx="2196">
                  <c:v>0.12811148790327201</c:v>
                </c:pt>
                <c:pt idx="2197">
                  <c:v>0.105689721328477</c:v>
                </c:pt>
                <c:pt idx="2198">
                  <c:v>0.146151508508094</c:v>
                </c:pt>
                <c:pt idx="2199">
                  <c:v>0.155321475361162</c:v>
                </c:pt>
                <c:pt idx="2200">
                  <c:v>0.13145703990807001</c:v>
                </c:pt>
                <c:pt idx="2201">
                  <c:v>0.173165662444034</c:v>
                </c:pt>
                <c:pt idx="2202">
                  <c:v>0.165732084398586</c:v>
                </c:pt>
                <c:pt idx="2203">
                  <c:v>0.19018607035089999</c:v>
                </c:pt>
                <c:pt idx="2204">
                  <c:v>0.140948905108846</c:v>
                </c:pt>
                <c:pt idx="2205">
                  <c:v>6.3959227846842298E-2</c:v>
                </c:pt>
                <c:pt idx="2206">
                  <c:v>9.27674188985676E-2</c:v>
                </c:pt>
                <c:pt idx="2207">
                  <c:v>9.5813513976276299E-2</c:v>
                </c:pt>
                <c:pt idx="2208">
                  <c:v>5.2651024804067199E-2</c:v>
                </c:pt>
                <c:pt idx="2209">
                  <c:v>9.9720459735832906E-2</c:v>
                </c:pt>
                <c:pt idx="2210">
                  <c:v>-4.2232660003964596E-3</c:v>
                </c:pt>
                <c:pt idx="2211">
                  <c:v>3.8221423820775799E-2</c:v>
                </c:pt>
                <c:pt idx="2212">
                  <c:v>9.6977285540995994E-2</c:v>
                </c:pt>
                <c:pt idx="2213">
                  <c:v>9.2781871157406201E-2</c:v>
                </c:pt>
                <c:pt idx="2214">
                  <c:v>5.6625246681784702E-2</c:v>
                </c:pt>
                <c:pt idx="2215">
                  <c:v>2.85002705876156E-2</c:v>
                </c:pt>
                <c:pt idx="2216">
                  <c:v>4.8399886880249099E-2</c:v>
                </c:pt>
                <c:pt idx="2217">
                  <c:v>2.0320098713183299E-2</c:v>
                </c:pt>
                <c:pt idx="2218">
                  <c:v>4.4255956900233401E-2</c:v>
                </c:pt>
                <c:pt idx="2219">
                  <c:v>2.26049303151079E-2</c:v>
                </c:pt>
                <c:pt idx="2220">
                  <c:v>4.0483846595837002E-2</c:v>
                </c:pt>
                <c:pt idx="2221">
                  <c:v>-1.08128433776268E-2</c:v>
                </c:pt>
                <c:pt idx="2222">
                  <c:v>1.0549859575242199E-2</c:v>
                </c:pt>
                <c:pt idx="2223">
                  <c:v>7.6395641738660203E-3</c:v>
                </c:pt>
                <c:pt idx="2224">
                  <c:v>2.5311785616436201E-2</c:v>
                </c:pt>
                <c:pt idx="2225">
                  <c:v>8.0249275905257905E-2</c:v>
                </c:pt>
                <c:pt idx="2226">
                  <c:v>5.6999561105065703E-2</c:v>
                </c:pt>
                <c:pt idx="2227">
                  <c:v>1.44000028879585E-2</c:v>
                </c:pt>
                <c:pt idx="2228">
                  <c:v>-2.9280473763851199E-2</c:v>
                </c:pt>
                <c:pt idx="2229">
                  <c:v>-6.1823884626315703E-2</c:v>
                </c:pt>
                <c:pt idx="2230">
                  <c:v>2.54055660558805E-3</c:v>
                </c:pt>
                <c:pt idx="2231">
                  <c:v>4.2832158419235697E-2</c:v>
                </c:pt>
                <c:pt idx="2232">
                  <c:v>0.13266584270218401</c:v>
                </c:pt>
                <c:pt idx="2233">
                  <c:v>0.16933305257971601</c:v>
                </c:pt>
                <c:pt idx="2234">
                  <c:v>0.20266614909502301</c:v>
                </c:pt>
                <c:pt idx="2235">
                  <c:v>0.206932723963518</c:v>
                </c:pt>
                <c:pt idx="2236">
                  <c:v>0.21594672238370499</c:v>
                </c:pt>
                <c:pt idx="2237">
                  <c:v>0.19835704831712</c:v>
                </c:pt>
                <c:pt idx="2238">
                  <c:v>0.109885742413462</c:v>
                </c:pt>
                <c:pt idx="2239">
                  <c:v>6.8708459653425494E-2</c:v>
                </c:pt>
                <c:pt idx="2240">
                  <c:v>4.1366609031333802E-2</c:v>
                </c:pt>
                <c:pt idx="2241">
                  <c:v>-4.5066578432919604E-3</c:v>
                </c:pt>
                <c:pt idx="2242">
                  <c:v>-5.3204783061742499E-2</c:v>
                </c:pt>
                <c:pt idx="2243">
                  <c:v>-0.105764204867362</c:v>
                </c:pt>
                <c:pt idx="2244">
                  <c:v>-9.1011662966156495E-2</c:v>
                </c:pt>
                <c:pt idx="2245">
                  <c:v>-8.6408726124878002E-2</c:v>
                </c:pt>
                <c:pt idx="2246">
                  <c:v>-0.13792733490380699</c:v>
                </c:pt>
                <c:pt idx="2247">
                  <c:v>-0.14874137353827999</c:v>
                </c:pt>
                <c:pt idx="2248">
                  <c:v>-0.17339373359624899</c:v>
                </c:pt>
                <c:pt idx="2249">
                  <c:v>-0.134714895324265</c:v>
                </c:pt>
                <c:pt idx="2250">
                  <c:v>-0.12537140356409801</c:v>
                </c:pt>
                <c:pt idx="2251">
                  <c:v>-0.106697421923545</c:v>
                </c:pt>
                <c:pt idx="2252">
                  <c:v>-0.104558071816178</c:v>
                </c:pt>
                <c:pt idx="2253">
                  <c:v>-9.7246616144349901E-2</c:v>
                </c:pt>
                <c:pt idx="2254">
                  <c:v>-8.5796713081496195E-2</c:v>
                </c:pt>
                <c:pt idx="2255">
                  <c:v>-1.50378221253539E-2</c:v>
                </c:pt>
                <c:pt idx="2256">
                  <c:v>2.9569778920810901E-2</c:v>
                </c:pt>
                <c:pt idx="2257">
                  <c:v>6.0555728925084599E-3</c:v>
                </c:pt>
                <c:pt idx="2258">
                  <c:v>5.6844885560099798E-2</c:v>
                </c:pt>
                <c:pt idx="2259">
                  <c:v>6.06759511726888E-2</c:v>
                </c:pt>
                <c:pt idx="2260">
                  <c:v>6.3740803662760401E-2</c:v>
                </c:pt>
                <c:pt idx="2261">
                  <c:v>0.111792813828646</c:v>
                </c:pt>
                <c:pt idx="2262">
                  <c:v>9.6634110682057101E-2</c:v>
                </c:pt>
                <c:pt idx="2263">
                  <c:v>0.10130707492259799</c:v>
                </c:pt>
                <c:pt idx="2264">
                  <c:v>6.9845708766203801E-2</c:v>
                </c:pt>
                <c:pt idx="2265">
                  <c:v>5.3476359493432199E-2</c:v>
                </c:pt>
                <c:pt idx="2266">
                  <c:v>3.5581227975605097E-2</c:v>
                </c:pt>
                <c:pt idx="2267">
                  <c:v>2.2865006794546599E-2</c:v>
                </c:pt>
                <c:pt idx="2268">
                  <c:v>7.1091993228606001E-2</c:v>
                </c:pt>
                <c:pt idx="2269">
                  <c:v>3.6073576272338301E-2</c:v>
                </c:pt>
                <c:pt idx="2270">
                  <c:v>8.5658940363574104E-2</c:v>
                </c:pt>
                <c:pt idx="2271">
                  <c:v>9.4126822701015897E-2</c:v>
                </c:pt>
                <c:pt idx="2272">
                  <c:v>3.45017450260467E-2</c:v>
                </c:pt>
                <c:pt idx="2273">
                  <c:v>7.3201524194665496E-2</c:v>
                </c:pt>
                <c:pt idx="2274">
                  <c:v>2.33607188674511E-2</c:v>
                </c:pt>
                <c:pt idx="2275">
                  <c:v>6.2688819234585497E-2</c:v>
                </c:pt>
                <c:pt idx="2276">
                  <c:v>5.0951378873996499E-2</c:v>
                </c:pt>
                <c:pt idx="2277">
                  <c:v>8.4760584300369105E-2</c:v>
                </c:pt>
                <c:pt idx="2278">
                  <c:v>0.131008845858264</c:v>
                </c:pt>
                <c:pt idx="2279">
                  <c:v>0.165607247585048</c:v>
                </c:pt>
                <c:pt idx="2280">
                  <c:v>0.15328581637858599</c:v>
                </c:pt>
                <c:pt idx="2281">
                  <c:v>0.13062807326888501</c:v>
                </c:pt>
                <c:pt idx="2282">
                  <c:v>0.101302690548701</c:v>
                </c:pt>
                <c:pt idx="2283">
                  <c:v>5.5442482028805501E-2</c:v>
                </c:pt>
                <c:pt idx="2284">
                  <c:v>6.9154095486325604E-2</c:v>
                </c:pt>
                <c:pt idx="2285">
                  <c:v>2.9722843039451101E-2</c:v>
                </c:pt>
                <c:pt idx="2286">
                  <c:v>5.09785918143741E-2</c:v>
                </c:pt>
                <c:pt idx="2287">
                  <c:v>2.07824156878277E-2</c:v>
                </c:pt>
                <c:pt idx="2288">
                  <c:v>6.5425828790495105E-2</c:v>
                </c:pt>
                <c:pt idx="2289">
                  <c:v>6.5940821723803097E-2</c:v>
                </c:pt>
                <c:pt idx="2290">
                  <c:v>7.1952791656386197E-2</c:v>
                </c:pt>
                <c:pt idx="2291">
                  <c:v>0.10076215397940599</c:v>
                </c:pt>
                <c:pt idx="2292">
                  <c:v>0.141409894081963</c:v>
                </c:pt>
                <c:pt idx="2293">
                  <c:v>2.5128189923774899E-2</c:v>
                </c:pt>
                <c:pt idx="2294">
                  <c:v>6.65022406597231E-2</c:v>
                </c:pt>
                <c:pt idx="2295">
                  <c:v>9.16020610824652E-2</c:v>
                </c:pt>
                <c:pt idx="2296">
                  <c:v>5.9681490174567003E-2</c:v>
                </c:pt>
                <c:pt idx="2297">
                  <c:v>7.3344862549809806E-2</c:v>
                </c:pt>
                <c:pt idx="2298">
                  <c:v>5.9476213526174597E-2</c:v>
                </c:pt>
                <c:pt idx="2299">
                  <c:v>4.0381111201797902E-2</c:v>
                </c:pt>
                <c:pt idx="2300">
                  <c:v>3.63049805141724E-2</c:v>
                </c:pt>
                <c:pt idx="2301">
                  <c:v>5.3043770788290701E-2</c:v>
                </c:pt>
                <c:pt idx="2302">
                  <c:v>6.8835010527116894E-2</c:v>
                </c:pt>
                <c:pt idx="2303">
                  <c:v>-4.1732223511900202E-2</c:v>
                </c:pt>
                <c:pt idx="2304">
                  <c:v>-6.9385839844676001E-2</c:v>
                </c:pt>
                <c:pt idx="2305">
                  <c:v>-0.13310876953199</c:v>
                </c:pt>
                <c:pt idx="2306">
                  <c:v>-0.21688664331113799</c:v>
                </c:pt>
                <c:pt idx="2307">
                  <c:v>-0.21590967475633199</c:v>
                </c:pt>
                <c:pt idx="2308">
                  <c:v>-0.24792762994178399</c:v>
                </c:pt>
                <c:pt idx="2309">
                  <c:v>-0.299141664500302</c:v>
                </c:pt>
                <c:pt idx="2310">
                  <c:v>-0.34331342315297497</c:v>
                </c:pt>
                <c:pt idx="2311">
                  <c:v>-0.33625123290714498</c:v>
                </c:pt>
                <c:pt idx="2312">
                  <c:v>-0.23940046142337201</c:v>
                </c:pt>
                <c:pt idx="2313">
                  <c:v>-0.269120466794948</c:v>
                </c:pt>
                <c:pt idx="2314">
                  <c:v>-0.24329625136564501</c:v>
                </c:pt>
                <c:pt idx="2315">
                  <c:v>-0.23943756871947</c:v>
                </c:pt>
                <c:pt idx="2316">
                  <c:v>-0.24594992680174699</c:v>
                </c:pt>
                <c:pt idx="2317">
                  <c:v>-0.19595961795507</c:v>
                </c:pt>
                <c:pt idx="2318">
                  <c:v>-0.26556820095585199</c:v>
                </c:pt>
                <c:pt idx="2319">
                  <c:v>-0.32845416403616601</c:v>
                </c:pt>
                <c:pt idx="2320">
                  <c:v>-0.30676357536955801</c:v>
                </c:pt>
                <c:pt idx="2321">
                  <c:v>-0.30781091522728699</c:v>
                </c:pt>
                <c:pt idx="2322">
                  <c:v>-0.26144877490643897</c:v>
                </c:pt>
                <c:pt idx="2323">
                  <c:v>-0.233958366848979</c:v>
                </c:pt>
                <c:pt idx="2324">
                  <c:v>-5.1167395383480099E-2</c:v>
                </c:pt>
                <c:pt idx="2325">
                  <c:v>-0.15053322050600301</c:v>
                </c:pt>
                <c:pt idx="2326">
                  <c:v>-0.195627229480974</c:v>
                </c:pt>
                <c:pt idx="2327">
                  <c:v>-0.162901319717592</c:v>
                </c:pt>
                <c:pt idx="2328">
                  <c:v>-9.6721202258448699E-2</c:v>
                </c:pt>
                <c:pt idx="2329">
                  <c:v>-3.4177041152462402E-2</c:v>
                </c:pt>
                <c:pt idx="2330">
                  <c:v>-4.9417305782206702E-3</c:v>
                </c:pt>
                <c:pt idx="2331">
                  <c:v>-7.5953506532888598E-2</c:v>
                </c:pt>
                <c:pt idx="2332">
                  <c:v>-7.6762408497796003E-2</c:v>
                </c:pt>
                <c:pt idx="2333">
                  <c:v>-1.74096826576111E-2</c:v>
                </c:pt>
                <c:pt idx="2334">
                  <c:v>2.1271991422739899E-2</c:v>
                </c:pt>
                <c:pt idx="2335">
                  <c:v>-2.0582351930167699E-2</c:v>
                </c:pt>
                <c:pt idx="2336">
                  <c:v>4.1934081834772999E-2</c:v>
                </c:pt>
                <c:pt idx="2337">
                  <c:v>4.7946984706099302E-2</c:v>
                </c:pt>
                <c:pt idx="2338">
                  <c:v>8.7157484005114499E-2</c:v>
                </c:pt>
                <c:pt idx="2339">
                  <c:v>7.9326054342763103E-2</c:v>
                </c:pt>
                <c:pt idx="2340">
                  <c:v>7.7861325651944896E-2</c:v>
                </c:pt>
                <c:pt idx="2341">
                  <c:v>-1.13109455819593E-2</c:v>
                </c:pt>
                <c:pt idx="2342">
                  <c:v>6.1512862590422596E-3</c:v>
                </c:pt>
                <c:pt idx="2343">
                  <c:v>-1.3479544723235599E-2</c:v>
                </c:pt>
                <c:pt idx="2344">
                  <c:v>-2.8383123083276701E-2</c:v>
                </c:pt>
                <c:pt idx="2345">
                  <c:v>6.8932634962699498E-3</c:v>
                </c:pt>
                <c:pt idx="2346">
                  <c:v>-7.2852244080632202E-3</c:v>
                </c:pt>
                <c:pt idx="2347">
                  <c:v>3.417197306144E-2</c:v>
                </c:pt>
                <c:pt idx="2348">
                  <c:v>-5.4627145195968998E-3</c:v>
                </c:pt>
                <c:pt idx="2349">
                  <c:v>2.2029822280806799E-2</c:v>
                </c:pt>
                <c:pt idx="2350">
                  <c:v>4.7223619787535698E-2</c:v>
                </c:pt>
                <c:pt idx="2351">
                  <c:v>9.8579066728465295E-2</c:v>
                </c:pt>
                <c:pt idx="2352">
                  <c:v>9.8862948206990695E-2</c:v>
                </c:pt>
                <c:pt idx="2353">
                  <c:v>0.14869103605582601</c:v>
                </c:pt>
                <c:pt idx="2354">
                  <c:v>0.19735248704778499</c:v>
                </c:pt>
                <c:pt idx="2355">
                  <c:v>0.23868185536088399</c:v>
                </c:pt>
                <c:pt idx="2356">
                  <c:v>0.18854527676917501</c:v>
                </c:pt>
                <c:pt idx="2357">
                  <c:v>0.19243625803643299</c:v>
                </c:pt>
                <c:pt idx="2358">
                  <c:v>0.21714938484711499</c:v>
                </c:pt>
                <c:pt idx="2359">
                  <c:v>0.25051928204761398</c:v>
                </c:pt>
                <c:pt idx="2360">
                  <c:v>0.18681526694668399</c:v>
                </c:pt>
                <c:pt idx="2361">
                  <c:v>0.189452366145239</c:v>
                </c:pt>
                <c:pt idx="2362">
                  <c:v>9.0761722017754495E-2</c:v>
                </c:pt>
                <c:pt idx="2363">
                  <c:v>4.6209383717719897E-2</c:v>
                </c:pt>
                <c:pt idx="2364">
                  <c:v>0.109767952530816</c:v>
                </c:pt>
                <c:pt idx="2365">
                  <c:v>0.13181460616527799</c:v>
                </c:pt>
                <c:pt idx="2366">
                  <c:v>0.113451105098238</c:v>
                </c:pt>
                <c:pt idx="2367">
                  <c:v>3.5561451705545297E-2</c:v>
                </c:pt>
                <c:pt idx="2368">
                  <c:v>1.7248447253107799E-2</c:v>
                </c:pt>
                <c:pt idx="2369">
                  <c:v>-4.7800973642825498E-2</c:v>
                </c:pt>
                <c:pt idx="2370">
                  <c:v>9.4559514054489896E-2</c:v>
                </c:pt>
                <c:pt idx="2371">
                  <c:v>0.12444750748382501</c:v>
                </c:pt>
                <c:pt idx="2372">
                  <c:v>5.8758292852294502E-2</c:v>
                </c:pt>
                <c:pt idx="2373">
                  <c:v>7.9806164311133104E-2</c:v>
                </c:pt>
                <c:pt idx="2374">
                  <c:v>7.2644675101249903E-2</c:v>
                </c:pt>
                <c:pt idx="2375">
                  <c:v>1.4116258879827299E-2</c:v>
                </c:pt>
                <c:pt idx="2376">
                  <c:v>-9.99069440680138E-2</c:v>
                </c:pt>
                <c:pt idx="2377">
                  <c:v>-8.6325854326677304E-2</c:v>
                </c:pt>
                <c:pt idx="2378">
                  <c:v>-9.78608848773561E-2</c:v>
                </c:pt>
                <c:pt idx="2379">
                  <c:v>-0.17908826844876</c:v>
                </c:pt>
                <c:pt idx="2380">
                  <c:v>-0.19287083448557099</c:v>
                </c:pt>
                <c:pt idx="2381">
                  <c:v>-0.187896521104082</c:v>
                </c:pt>
                <c:pt idx="2382">
                  <c:v>-0.25191710091646802</c:v>
                </c:pt>
                <c:pt idx="2383">
                  <c:v>-0.23593385773512801</c:v>
                </c:pt>
                <c:pt idx="2384">
                  <c:v>-0.209547104498648</c:v>
                </c:pt>
                <c:pt idx="2385">
                  <c:v>-0.236438037602825</c:v>
                </c:pt>
                <c:pt idx="2386">
                  <c:v>-0.23235035073655599</c:v>
                </c:pt>
                <c:pt idx="2387">
                  <c:v>-0.213880158518932</c:v>
                </c:pt>
                <c:pt idx="2388">
                  <c:v>-0.19510391319209899</c:v>
                </c:pt>
                <c:pt idx="2389">
                  <c:v>-0.169683289245085</c:v>
                </c:pt>
                <c:pt idx="2390">
                  <c:v>-0.155746326220286</c:v>
                </c:pt>
                <c:pt idx="2391">
                  <c:v>-0.128597152528964</c:v>
                </c:pt>
                <c:pt idx="2392">
                  <c:v>-0.113278112648171</c:v>
                </c:pt>
                <c:pt idx="2393">
                  <c:v>-5.7021873663458601E-2</c:v>
                </c:pt>
                <c:pt idx="2394">
                  <c:v>-0.111218084868266</c:v>
                </c:pt>
                <c:pt idx="2395">
                  <c:v>-9.2174235961019493E-2</c:v>
                </c:pt>
                <c:pt idx="2396">
                  <c:v>-3.6139443700456297E-2</c:v>
                </c:pt>
                <c:pt idx="2397">
                  <c:v>-2.5711786893959102E-2</c:v>
                </c:pt>
                <c:pt idx="2398">
                  <c:v>-2.69689656479794E-2</c:v>
                </c:pt>
                <c:pt idx="2399">
                  <c:v>-2.3175056551586599E-2</c:v>
                </c:pt>
                <c:pt idx="2400">
                  <c:v>-8.9740606764706798E-2</c:v>
                </c:pt>
                <c:pt idx="2401">
                  <c:v>-4.2191960509421998E-2</c:v>
                </c:pt>
                <c:pt idx="2402">
                  <c:v>-2.01541726555838E-2</c:v>
                </c:pt>
                <c:pt idx="2403">
                  <c:v>-0.41292280711860802</c:v>
                </c:pt>
                <c:pt idx="2404">
                  <c:v>-2.6338154142152299E-2</c:v>
                </c:pt>
                <c:pt idx="2405">
                  <c:v>-9.6270413450440601E-2</c:v>
                </c:pt>
                <c:pt idx="2406">
                  <c:v>0.109383510548241</c:v>
                </c:pt>
                <c:pt idx="2407">
                  <c:v>0.196306552090936</c:v>
                </c:pt>
                <c:pt idx="2408">
                  <c:v>0.141045638401264</c:v>
                </c:pt>
                <c:pt idx="2409">
                  <c:v>0.164035851541324</c:v>
                </c:pt>
                <c:pt idx="2410">
                  <c:v>0.1592293221022</c:v>
                </c:pt>
                <c:pt idx="2411">
                  <c:v>0.191383396646603</c:v>
                </c:pt>
                <c:pt idx="2412">
                  <c:v>0.14830630227822</c:v>
                </c:pt>
                <c:pt idx="2413">
                  <c:v>0.10664553010382601</c:v>
                </c:pt>
                <c:pt idx="2414">
                  <c:v>5.5715899180716698E-2</c:v>
                </c:pt>
                <c:pt idx="2415">
                  <c:v>9.4172939071135803E-2</c:v>
                </c:pt>
                <c:pt idx="2416">
                  <c:v>0.10333822918659499</c:v>
                </c:pt>
                <c:pt idx="2417">
                  <c:v>8.5070790868808602E-2</c:v>
                </c:pt>
                <c:pt idx="2418">
                  <c:v>7.2056724247781603E-2</c:v>
                </c:pt>
                <c:pt idx="2419">
                  <c:v>6.8045007083771397E-2</c:v>
                </c:pt>
                <c:pt idx="2420">
                  <c:v>5.7636536672875403E-2</c:v>
                </c:pt>
                <c:pt idx="2421">
                  <c:v>2.6909095060956199E-2</c:v>
                </c:pt>
                <c:pt idx="2422">
                  <c:v>3.1926903734310799E-2</c:v>
                </c:pt>
                <c:pt idx="2423">
                  <c:v>5.27418403702615E-2</c:v>
                </c:pt>
                <c:pt idx="2424">
                  <c:v>7.1793234259100502E-2</c:v>
                </c:pt>
                <c:pt idx="2425">
                  <c:v>0.135835008549857</c:v>
                </c:pt>
                <c:pt idx="2426">
                  <c:v>9.0267433109417497E-2</c:v>
                </c:pt>
                <c:pt idx="2427">
                  <c:v>0.112214099075425</c:v>
                </c:pt>
                <c:pt idx="2428">
                  <c:v>2.3371132775965298E-2</c:v>
                </c:pt>
                <c:pt idx="2429">
                  <c:v>0.11469681466803799</c:v>
                </c:pt>
                <c:pt idx="2430">
                  <c:v>3.3357488355525398E-2</c:v>
                </c:pt>
                <c:pt idx="2431">
                  <c:v>0.10748661934652901</c:v>
                </c:pt>
                <c:pt idx="2432">
                  <c:v>6.9988929266285596E-2</c:v>
                </c:pt>
                <c:pt idx="2433">
                  <c:v>0.12879082603021699</c:v>
                </c:pt>
                <c:pt idx="2434">
                  <c:v>0.100633216244096</c:v>
                </c:pt>
                <c:pt idx="2435">
                  <c:v>9.5706615719887297E-2</c:v>
                </c:pt>
                <c:pt idx="2436">
                  <c:v>0.114964798191143</c:v>
                </c:pt>
                <c:pt idx="2437">
                  <c:v>8.6371862966977603E-2</c:v>
                </c:pt>
                <c:pt idx="2438">
                  <c:v>3.6297960344285202E-2</c:v>
                </c:pt>
                <c:pt idx="2439">
                  <c:v>3.4379349258202201E-3</c:v>
                </c:pt>
                <c:pt idx="2440">
                  <c:v>-5.2498351648129198E-3</c:v>
                </c:pt>
                <c:pt idx="2441">
                  <c:v>3.8200491975571099E-2</c:v>
                </c:pt>
                <c:pt idx="2442">
                  <c:v>8.3360381373425996E-2</c:v>
                </c:pt>
                <c:pt idx="2443">
                  <c:v>3.1488567549912298E-2</c:v>
                </c:pt>
                <c:pt idx="2444">
                  <c:v>5.7190823522350998E-2</c:v>
                </c:pt>
                <c:pt idx="2445">
                  <c:v>-6.2477684282136103E-3</c:v>
                </c:pt>
                <c:pt idx="2446">
                  <c:v>2.7001754739851301E-2</c:v>
                </c:pt>
                <c:pt idx="2447">
                  <c:v>-4.7998510758899798E-2</c:v>
                </c:pt>
                <c:pt idx="2448">
                  <c:v>-3.59986010875879E-2</c:v>
                </c:pt>
                <c:pt idx="2449">
                  <c:v>8.80106419828941E-3</c:v>
                </c:pt>
                <c:pt idx="2450">
                  <c:v>-2.73593256433208E-2</c:v>
                </c:pt>
                <c:pt idx="2451">
                  <c:v>-4.66875703779372E-2</c:v>
                </c:pt>
                <c:pt idx="2452">
                  <c:v>-3.1750080716411902E-2</c:v>
                </c:pt>
                <c:pt idx="2453">
                  <c:v>-2.21995335672708E-2</c:v>
                </c:pt>
                <c:pt idx="2454">
                  <c:v>-2.2560041892878802E-2</c:v>
                </c:pt>
                <c:pt idx="2455">
                  <c:v>-2.2847685613912799E-2</c:v>
                </c:pt>
                <c:pt idx="2456">
                  <c:v>-2.6278331596598599E-2</c:v>
                </c:pt>
                <c:pt idx="2457">
                  <c:v>-3.2222616449153897E-2</c:v>
                </c:pt>
                <c:pt idx="2458">
                  <c:v>-4.7378434956197403E-2</c:v>
                </c:pt>
                <c:pt idx="2459">
                  <c:v>-4.3502723550895697E-2</c:v>
                </c:pt>
                <c:pt idx="2460">
                  <c:v>1.15982728194392E-2</c:v>
                </c:pt>
                <c:pt idx="2461">
                  <c:v>-1.4721931060854799E-2</c:v>
                </c:pt>
                <c:pt idx="2462">
                  <c:v>2.5022839672800501E-2</c:v>
                </c:pt>
                <c:pt idx="2463">
                  <c:v>-2.7181740468790801E-2</c:v>
                </c:pt>
                <c:pt idx="2464">
                  <c:v>-2.8145691447297901E-2</c:v>
                </c:pt>
                <c:pt idx="2465">
                  <c:v>1.90834834632553E-2</c:v>
                </c:pt>
                <c:pt idx="2466">
                  <c:v>-1.3532651705958101E-2</c:v>
                </c:pt>
                <c:pt idx="2467">
                  <c:v>-7.3226176296406806E-2</c:v>
                </c:pt>
                <c:pt idx="2468">
                  <c:v>-2.41815269746261E-2</c:v>
                </c:pt>
                <c:pt idx="2469">
                  <c:v>-4.9447394019672599E-3</c:v>
                </c:pt>
                <c:pt idx="2470">
                  <c:v>-2.0755718279387301E-2</c:v>
                </c:pt>
                <c:pt idx="2471">
                  <c:v>2.5955596538338398E-3</c:v>
                </c:pt>
                <c:pt idx="2472">
                  <c:v>-1.9523894073808199E-2</c:v>
                </c:pt>
                <c:pt idx="2473">
                  <c:v>1.18081149876658E-3</c:v>
                </c:pt>
                <c:pt idx="2474">
                  <c:v>3.0544411161903502E-2</c:v>
                </c:pt>
                <c:pt idx="2475">
                  <c:v>2.03562658577283E-3</c:v>
                </c:pt>
                <c:pt idx="2476">
                  <c:v>1.6028983446352198E-2</c:v>
                </c:pt>
                <c:pt idx="2477">
                  <c:v>8.8230952043470891E-3</c:v>
                </c:pt>
                <c:pt idx="2478">
                  <c:v>9.4579207435554393E-3</c:v>
                </c:pt>
                <c:pt idx="2479">
                  <c:v>-6.6033669508671594E-2</c:v>
                </c:pt>
                <c:pt idx="2480">
                  <c:v>-3.04262703237352E-2</c:v>
                </c:pt>
                <c:pt idx="2481">
                  <c:v>-3.47414068839881E-2</c:v>
                </c:pt>
                <c:pt idx="2482">
                  <c:v>-2.2193149921253701E-2</c:v>
                </c:pt>
                <c:pt idx="2483">
                  <c:v>-5.2154696938956101E-2</c:v>
                </c:pt>
                <c:pt idx="2484">
                  <c:v>1.1876553728132601E-2</c:v>
                </c:pt>
                <c:pt idx="2485">
                  <c:v>-1.129877532804E-2</c:v>
                </c:pt>
                <c:pt idx="2486">
                  <c:v>-7.4391362292285301E-3</c:v>
                </c:pt>
                <c:pt idx="2487">
                  <c:v>-3.7150954979477201E-2</c:v>
                </c:pt>
                <c:pt idx="2488">
                  <c:v>-8.1211851261606596E-3</c:v>
                </c:pt>
                <c:pt idx="2489">
                  <c:v>7.1032105904773601E-3</c:v>
                </c:pt>
                <c:pt idx="2490">
                  <c:v>1.5282635611054401E-2</c:v>
                </c:pt>
                <c:pt idx="2491">
                  <c:v>2.5025943693922401E-2</c:v>
                </c:pt>
                <c:pt idx="2492">
                  <c:v>7.4420626781309396E-2</c:v>
                </c:pt>
                <c:pt idx="2493">
                  <c:v>5.6336733358641297E-2</c:v>
                </c:pt>
                <c:pt idx="2494">
                  <c:v>9.3069722380272696E-2</c:v>
                </c:pt>
                <c:pt idx="2495">
                  <c:v>0.136855832835859</c:v>
                </c:pt>
                <c:pt idx="2496">
                  <c:v>0.21668452588782799</c:v>
                </c:pt>
                <c:pt idx="2497">
                  <c:v>0.20134749863995</c:v>
                </c:pt>
                <c:pt idx="2498">
                  <c:v>0.21707775477133401</c:v>
                </c:pt>
                <c:pt idx="2499">
                  <c:v>0.22486230757683301</c:v>
                </c:pt>
                <c:pt idx="2500">
                  <c:v>0.16628968737006</c:v>
                </c:pt>
                <c:pt idx="2501">
                  <c:v>0.125831890276908</c:v>
                </c:pt>
                <c:pt idx="2502">
                  <c:v>8.4665908950041599E-2</c:v>
                </c:pt>
                <c:pt idx="2503">
                  <c:v>7.0132171740111104E-2</c:v>
                </c:pt>
                <c:pt idx="2504">
                  <c:v>6.7305688563964197E-2</c:v>
                </c:pt>
                <c:pt idx="2505">
                  <c:v>4.2450940640623696E-3</c:v>
                </c:pt>
                <c:pt idx="2506">
                  <c:v>-1.6604382512420902E-2</c:v>
                </c:pt>
                <c:pt idx="2507">
                  <c:v>1.7916902925611201E-2</c:v>
                </c:pt>
                <c:pt idx="2508">
                  <c:v>-5.3666508177089497E-2</c:v>
                </c:pt>
                <c:pt idx="2509">
                  <c:v>-5.7333688719406598E-2</c:v>
                </c:pt>
                <c:pt idx="2510">
                  <c:v>-0.101066383348571</c:v>
                </c:pt>
                <c:pt idx="2511">
                  <c:v>-6.6453387440576606E-2</c:v>
                </c:pt>
                <c:pt idx="2512">
                  <c:v>-8.1962911368476499E-2</c:v>
                </c:pt>
                <c:pt idx="2513">
                  <c:v>-9.1169999504938204E-2</c:v>
                </c:pt>
                <c:pt idx="2514">
                  <c:v>-3.77362620551231E-2</c:v>
                </c:pt>
                <c:pt idx="2515">
                  <c:v>-4.45887288823794E-2</c:v>
                </c:pt>
                <c:pt idx="2516">
                  <c:v>-2.2070824414496901E-2</c:v>
                </c:pt>
                <c:pt idx="2517">
                  <c:v>-9.6572393655822708E-3</c:v>
                </c:pt>
                <c:pt idx="2518">
                  <c:v>-5.2525596179965099E-2</c:v>
                </c:pt>
                <c:pt idx="2519">
                  <c:v>-0.67562033045959702</c:v>
                </c:pt>
                <c:pt idx="2520">
                  <c:v>-0.34049626436767699</c:v>
                </c:pt>
                <c:pt idx="2521">
                  <c:v>-1.87974631542982E-2</c:v>
                </c:pt>
                <c:pt idx="2522">
                  <c:v>4.9624872402329601E-3</c:v>
                </c:pt>
                <c:pt idx="2523">
                  <c:v>7.5169788376172095E-2</c:v>
                </c:pt>
                <c:pt idx="2524">
                  <c:v>7.2136105359140501E-2</c:v>
                </c:pt>
                <c:pt idx="2525">
                  <c:v>1.85090551857491E-2</c:v>
                </c:pt>
                <c:pt idx="2526">
                  <c:v>-9.9928657146825996E-3</c:v>
                </c:pt>
                <c:pt idx="2527">
                  <c:v>-4.8794768645965499E-2</c:v>
                </c:pt>
                <c:pt idx="2528">
                  <c:v>-8.1435412084740394E-2</c:v>
                </c:pt>
                <c:pt idx="2529">
                  <c:v>-9.7948622636541999E-2</c:v>
                </c:pt>
                <c:pt idx="2530">
                  <c:v>-0.15275846475962301</c:v>
                </c:pt>
                <c:pt idx="2531">
                  <c:v>-7.0207107501058602E-2</c:v>
                </c:pt>
                <c:pt idx="2532">
                  <c:v>-3.5365667690300001E-2</c:v>
                </c:pt>
                <c:pt idx="2533">
                  <c:v>-1.38928149139587E-2</c:v>
                </c:pt>
                <c:pt idx="2534">
                  <c:v>-3.3514154274916601E-2</c:v>
                </c:pt>
                <c:pt idx="2535">
                  <c:v>-0.12681132341993201</c:v>
                </c:pt>
                <c:pt idx="2536">
                  <c:v>-0.102248619282821</c:v>
                </c:pt>
                <c:pt idx="2537">
                  <c:v>-0.12739902360008501</c:v>
                </c:pt>
                <c:pt idx="2538">
                  <c:v>-2.9119536262880798E-2</c:v>
                </c:pt>
                <c:pt idx="2539">
                  <c:v>-5.2095067486867201E-2</c:v>
                </c:pt>
                <c:pt idx="2540">
                  <c:v>2.4723329555428102E-2</c:v>
                </c:pt>
                <c:pt idx="2541">
                  <c:v>7.1779090890435798E-2</c:v>
                </c:pt>
                <c:pt idx="2542">
                  <c:v>3.6623254401801399E-2</c:v>
                </c:pt>
                <c:pt idx="2543">
                  <c:v>2.44981884823793E-2</c:v>
                </c:pt>
                <c:pt idx="2544">
                  <c:v>7.2398538578871893E-2</c:v>
                </c:pt>
                <c:pt idx="2545">
                  <c:v>7.3118873587707897E-2</c:v>
                </c:pt>
                <c:pt idx="2546">
                  <c:v>5.12952392510257E-2</c:v>
                </c:pt>
                <c:pt idx="2547">
                  <c:v>3.8635983881288603E-2</c:v>
                </c:pt>
                <c:pt idx="2548">
                  <c:v>5.25091289019066E-2</c:v>
                </c:pt>
                <c:pt idx="2549">
                  <c:v>8.7607431295353394E-2</c:v>
                </c:pt>
                <c:pt idx="2550">
                  <c:v>0.114085426237455</c:v>
                </c:pt>
                <c:pt idx="2551">
                  <c:v>0.12486895744504301</c:v>
                </c:pt>
                <c:pt idx="2552">
                  <c:v>0.16549498895408199</c:v>
                </c:pt>
                <c:pt idx="2553">
                  <c:v>0.156395777540218</c:v>
                </c:pt>
                <c:pt idx="2554">
                  <c:v>0.17391651827241</c:v>
                </c:pt>
                <c:pt idx="2555">
                  <c:v>0.18873343434449</c:v>
                </c:pt>
                <c:pt idx="2556">
                  <c:v>0.215787009926764</c:v>
                </c:pt>
                <c:pt idx="2557">
                  <c:v>0.137429107453129</c:v>
                </c:pt>
                <c:pt idx="2558">
                  <c:v>0.147543231030864</c:v>
                </c:pt>
                <c:pt idx="2559">
                  <c:v>7.0834572617659505E-2</c:v>
                </c:pt>
                <c:pt idx="2560">
                  <c:v>5.5868097547252298E-2</c:v>
                </c:pt>
                <c:pt idx="2561">
                  <c:v>1.49455738350567E-3</c:v>
                </c:pt>
                <c:pt idx="2562">
                  <c:v>-2.6004671476007601E-2</c:v>
                </c:pt>
                <c:pt idx="2563">
                  <c:v>-0.357603358762837</c:v>
                </c:pt>
                <c:pt idx="2564">
                  <c:v>-0.25728324853370599</c:v>
                </c:pt>
                <c:pt idx="2565">
                  <c:v>4.7773712452332903E-2</c:v>
                </c:pt>
                <c:pt idx="2566">
                  <c:v>0.104619116446242</c:v>
                </c:pt>
                <c:pt idx="2567">
                  <c:v>0.113295055119884</c:v>
                </c:pt>
                <c:pt idx="2568">
                  <c:v>-1.2563723970497801E-2</c:v>
                </c:pt>
                <c:pt idx="2569">
                  <c:v>-5.1651015797490901E-2</c:v>
                </c:pt>
                <c:pt idx="2570">
                  <c:v>-0.137320721085258</c:v>
                </c:pt>
                <c:pt idx="2571">
                  <c:v>-0.16665665621390899</c:v>
                </c:pt>
                <c:pt idx="2572">
                  <c:v>-0.25012525172894001</c:v>
                </c:pt>
                <c:pt idx="2573">
                  <c:v>-0.23290049435190199</c:v>
                </c:pt>
                <c:pt idx="2574">
                  <c:v>-0.223920340549881</c:v>
                </c:pt>
                <c:pt idx="2575">
                  <c:v>-0.183136363992639</c:v>
                </c:pt>
                <c:pt idx="2576">
                  <c:v>-0.215308682258564</c:v>
                </c:pt>
                <c:pt idx="2577">
                  <c:v>-0.17704736084591399</c:v>
                </c:pt>
                <c:pt idx="2578">
                  <c:v>-0.185637369877904</c:v>
                </c:pt>
                <c:pt idx="2579">
                  <c:v>-0.19171057949607201</c:v>
                </c:pt>
                <c:pt idx="2580">
                  <c:v>-0.23336800583318601</c:v>
                </c:pt>
                <c:pt idx="2581">
                  <c:v>-0.24909445959818999</c:v>
                </c:pt>
                <c:pt idx="2582">
                  <c:v>-0.261675622610193</c:v>
                </c:pt>
                <c:pt idx="2583">
                  <c:v>-0.215740797160419</c:v>
                </c:pt>
                <c:pt idx="2584">
                  <c:v>-0.22619218606817801</c:v>
                </c:pt>
                <c:pt idx="2585">
                  <c:v>-0.140154035719778</c:v>
                </c:pt>
                <c:pt idx="2586">
                  <c:v>-0.15932324078285301</c:v>
                </c:pt>
                <c:pt idx="2587">
                  <c:v>-8.5858556005188505E-2</c:v>
                </c:pt>
                <c:pt idx="2588">
                  <c:v>-0.10228669831977601</c:v>
                </c:pt>
                <c:pt idx="2589">
                  <c:v>-6.9029523450742702E-2</c:v>
                </c:pt>
                <c:pt idx="2590">
                  <c:v>-0.106423722520359</c:v>
                </c:pt>
                <c:pt idx="2591">
                  <c:v>-8.9938630115897297E-2</c:v>
                </c:pt>
                <c:pt idx="2592">
                  <c:v>-2.9551306924750099E-2</c:v>
                </c:pt>
                <c:pt idx="2593">
                  <c:v>7.5593633957460301E-3</c:v>
                </c:pt>
                <c:pt idx="2594">
                  <c:v>3.4047368646284298E-2</c:v>
                </c:pt>
                <c:pt idx="2595">
                  <c:v>8.4837534809606596E-2</c:v>
                </c:pt>
                <c:pt idx="2596">
                  <c:v>0.13747070533792</c:v>
                </c:pt>
                <c:pt idx="2597">
                  <c:v>0.13477591119416399</c:v>
                </c:pt>
                <c:pt idx="2598">
                  <c:v>0.17102110737330101</c:v>
                </c:pt>
                <c:pt idx="2599">
                  <c:v>0.110416892002156</c:v>
                </c:pt>
                <c:pt idx="2600">
                  <c:v>-5.4066846505696299E-2</c:v>
                </c:pt>
                <c:pt idx="2601">
                  <c:v>-7.0453031647916803E-2</c:v>
                </c:pt>
                <c:pt idx="2602">
                  <c:v>-2.8362547388645899E-2</c:v>
                </c:pt>
                <c:pt idx="2603">
                  <c:v>-8.2903186726355198E-3</c:v>
                </c:pt>
                <c:pt idx="2604">
                  <c:v>6.9367958684937295E-2</c:v>
                </c:pt>
                <c:pt idx="2605">
                  <c:v>9.3894635502637699E-2</c:v>
                </c:pt>
                <c:pt idx="2606">
                  <c:v>0.161515549710703</c:v>
                </c:pt>
                <c:pt idx="2607">
                  <c:v>9.3212378733406695E-2</c:v>
                </c:pt>
                <c:pt idx="2608">
                  <c:v>0.12977009829922501</c:v>
                </c:pt>
                <c:pt idx="2609">
                  <c:v>9.26161274675045E-2</c:v>
                </c:pt>
                <c:pt idx="2610">
                  <c:v>5.4892767696660599E-2</c:v>
                </c:pt>
                <c:pt idx="2611">
                  <c:v>-1.2085541702045699E-2</c:v>
                </c:pt>
                <c:pt idx="2612">
                  <c:v>6.0731041736019599E-2</c:v>
                </c:pt>
                <c:pt idx="2613">
                  <c:v>9.0184870009910101E-2</c:v>
                </c:pt>
                <c:pt idx="2614">
                  <c:v>0.15694785328331801</c:v>
                </c:pt>
                <c:pt idx="2615">
                  <c:v>0.159958459628608</c:v>
                </c:pt>
                <c:pt idx="2616">
                  <c:v>0.235966950808355</c:v>
                </c:pt>
                <c:pt idx="2617">
                  <c:v>0.18877356064668399</c:v>
                </c:pt>
                <c:pt idx="2618">
                  <c:v>0.19421876917164399</c:v>
                </c:pt>
                <c:pt idx="2619">
                  <c:v>0.14897471626504899</c:v>
                </c:pt>
                <c:pt idx="2620">
                  <c:v>0.135180139222976</c:v>
                </c:pt>
                <c:pt idx="2621">
                  <c:v>0.11054355595845899</c:v>
                </c:pt>
                <c:pt idx="2622">
                  <c:v>0.15563531473747</c:v>
                </c:pt>
                <c:pt idx="2623">
                  <c:v>0.19170795882122599</c:v>
                </c:pt>
                <c:pt idx="2624">
                  <c:v>0.267766849234714</c:v>
                </c:pt>
                <c:pt idx="2625">
                  <c:v>0.21981345497370799</c:v>
                </c:pt>
                <c:pt idx="2626">
                  <c:v>0.211850825014122</c:v>
                </c:pt>
                <c:pt idx="2627">
                  <c:v>0.18948035483551701</c:v>
                </c:pt>
                <c:pt idx="2628">
                  <c:v>8.7584344903570199E-2</c:v>
                </c:pt>
                <c:pt idx="2629">
                  <c:v>7.4067567475591206E-2</c:v>
                </c:pt>
                <c:pt idx="2630">
                  <c:v>6.0853938013677202E-2</c:v>
                </c:pt>
                <c:pt idx="2631">
                  <c:v>4.8683150410942802E-2</c:v>
                </c:pt>
                <c:pt idx="2632">
                  <c:v>8.1346117496723297E-2</c:v>
                </c:pt>
                <c:pt idx="2633">
                  <c:v>0.105877370071597</c:v>
                </c:pt>
                <c:pt idx="2634">
                  <c:v>5.6702018127591403E-2</c:v>
                </c:pt>
                <c:pt idx="2635">
                  <c:v>7.2561168945433893E-2</c:v>
                </c:pt>
                <c:pt idx="2636">
                  <c:v>5.56494905762683E-2</c:v>
                </c:pt>
                <c:pt idx="2637">
                  <c:v>-2.1080993476484601E-2</c:v>
                </c:pt>
                <c:pt idx="2638">
                  <c:v>-4.8864764263608799E-2</c:v>
                </c:pt>
                <c:pt idx="2639">
                  <c:v>-0.12949174427221499</c:v>
                </c:pt>
                <c:pt idx="2640">
                  <c:v>-0.15079340762480301</c:v>
                </c:pt>
                <c:pt idx="2641">
                  <c:v>-0.15583446364867001</c:v>
                </c:pt>
                <c:pt idx="2642">
                  <c:v>-0.15906774792088799</c:v>
                </c:pt>
                <c:pt idx="2643">
                  <c:v>-0.162453935885539</c:v>
                </c:pt>
                <c:pt idx="2644">
                  <c:v>-0.19076331960686899</c:v>
                </c:pt>
                <c:pt idx="2645">
                  <c:v>-0.11341082658393301</c:v>
                </c:pt>
                <c:pt idx="2646">
                  <c:v>-0.13072881385503701</c:v>
                </c:pt>
                <c:pt idx="2647">
                  <c:v>-6.9382550595749395E-2</c:v>
                </c:pt>
                <c:pt idx="2648">
                  <c:v>-8.19060343730839E-2</c:v>
                </c:pt>
                <c:pt idx="2649">
                  <c:v>-8.87250533285453E-2</c:v>
                </c:pt>
                <c:pt idx="2650">
                  <c:v>-3.0979890074945601E-2</c:v>
                </c:pt>
                <c:pt idx="2651">
                  <c:v>1.04158254888719E-2</c:v>
                </c:pt>
                <c:pt idx="2652">
                  <c:v>-9.2675898530423205E-3</c:v>
                </c:pt>
                <c:pt idx="2653">
                  <c:v>-2.3413675153918199E-2</c:v>
                </c:pt>
                <c:pt idx="2654">
                  <c:v>4.7669206361240002E-2</c:v>
                </c:pt>
                <c:pt idx="2655">
                  <c:v>-5.8648790516322401E-3</c:v>
                </c:pt>
                <c:pt idx="2656">
                  <c:v>3.3082798641625999E-3</c:v>
                </c:pt>
                <c:pt idx="2657">
                  <c:v>-1.01532113137476E-2</c:v>
                </c:pt>
                <c:pt idx="2658">
                  <c:v>-2.0122843709200901E-2</c:v>
                </c:pt>
                <c:pt idx="2659">
                  <c:v>-8.8984153482201105E-3</c:v>
                </c:pt>
                <c:pt idx="2660">
                  <c:v>-4.1518909280529898E-2</c:v>
                </c:pt>
                <c:pt idx="2661">
                  <c:v>-2.1214852766220801E-2</c:v>
                </c:pt>
                <c:pt idx="2662" formatCode="0.00E+00">
                  <c:v>-1.7195545516379601E-4</c:v>
                </c:pt>
                <c:pt idx="2663">
                  <c:v>-3.0537649813348701E-2</c:v>
                </c:pt>
                <c:pt idx="2664">
                  <c:v>9.9700571512748495E-3</c:v>
                </c:pt>
                <c:pt idx="2665">
                  <c:v>-3.6823758966480803E-2</c:v>
                </c:pt>
                <c:pt idx="2666">
                  <c:v>8.9404984420493605E-3</c:v>
                </c:pt>
                <c:pt idx="2667">
                  <c:v>1.0352929759498799E-2</c:v>
                </c:pt>
                <c:pt idx="2668">
                  <c:v>6.9081751766583793E-2</c:v>
                </c:pt>
                <c:pt idx="2669">
                  <c:v>5.9265492966002101E-2</c:v>
                </c:pt>
                <c:pt idx="2670">
                  <c:v>5.0612925378661799E-2</c:v>
                </c:pt>
                <c:pt idx="2671">
                  <c:v>0.130890273164258</c:v>
                </c:pt>
                <c:pt idx="2672">
                  <c:v>0.13591186452750001</c:v>
                </c:pt>
                <c:pt idx="2673">
                  <c:v>0.123129973799734</c:v>
                </c:pt>
                <c:pt idx="2674">
                  <c:v>9.2904003453849499E-2</c:v>
                </c:pt>
                <c:pt idx="2675">
                  <c:v>0.122322775516986</c:v>
                </c:pt>
                <c:pt idx="2676">
                  <c:v>0.125058537796402</c:v>
                </c:pt>
                <c:pt idx="2677">
                  <c:v>0.199246506750792</c:v>
                </c:pt>
                <c:pt idx="2678">
                  <c:v>0.12419746785180499</c:v>
                </c:pt>
                <c:pt idx="2679">
                  <c:v>0.14575766300214699</c:v>
                </c:pt>
                <c:pt idx="2680">
                  <c:v>0.15260619143687301</c:v>
                </c:pt>
                <c:pt idx="2681">
                  <c:v>7.8885032495202595E-2</c:v>
                </c:pt>
                <c:pt idx="2682">
                  <c:v>9.5077147168645092E-3</c:v>
                </c:pt>
                <c:pt idx="2683">
                  <c:v>3.3206605123101599E-2</c:v>
                </c:pt>
                <c:pt idx="2684">
                  <c:v>-4.6235161458159903E-2</c:v>
                </c:pt>
                <c:pt idx="2685">
                  <c:v>-0.148188080338403</c:v>
                </c:pt>
                <c:pt idx="2686">
                  <c:v>-0.17135045206369101</c:v>
                </c:pt>
                <c:pt idx="2687">
                  <c:v>-0.23468015413142099</c:v>
                </c:pt>
                <c:pt idx="2688">
                  <c:v>-0.23894422706490201</c:v>
                </c:pt>
                <c:pt idx="2689">
                  <c:v>-0.25675520464996798</c:v>
                </c:pt>
                <c:pt idx="2690">
                  <c:v>-0.27900416982349002</c:v>
                </c:pt>
                <c:pt idx="2691">
                  <c:v>-0.24000326261660501</c:v>
                </c:pt>
                <c:pt idx="2692">
                  <c:v>-0.22400257957570499</c:v>
                </c:pt>
                <c:pt idx="2693">
                  <c:v>-0.22960184393399999</c:v>
                </c:pt>
                <c:pt idx="2694">
                  <c:v>-0.21088179253001299</c:v>
                </c:pt>
                <c:pt idx="2695">
                  <c:v>-0.16790511053768301</c:v>
                </c:pt>
                <c:pt idx="2696">
                  <c:v>-0.21272450957272501</c:v>
                </c:pt>
                <c:pt idx="2697">
                  <c:v>-0.141379406242164</c:v>
                </c:pt>
                <c:pt idx="2698">
                  <c:v>-0.13710331137068499</c:v>
                </c:pt>
                <c:pt idx="2699">
                  <c:v>-6.8082612475453802E-2</c:v>
                </c:pt>
                <c:pt idx="2700">
                  <c:v>-9.6066126601456803E-2</c:v>
                </c:pt>
                <c:pt idx="2701">
                  <c:v>-4.7253139318273699E-2</c:v>
                </c:pt>
                <c:pt idx="2702">
                  <c:v>-3.3002859355010003E-2</c:v>
                </c:pt>
                <c:pt idx="2703">
                  <c:v>-1.44020128258048E-2</c:v>
                </c:pt>
                <c:pt idx="2704">
                  <c:v>-4.3217506415036402E-3</c:v>
                </c:pt>
                <c:pt idx="2705">
                  <c:v>-2.4257418823749401E-2</c:v>
                </c:pt>
                <c:pt idx="2706" formatCode="0.00E+00">
                  <c:v>-2.0580078165543999E-4</c:v>
                </c:pt>
                <c:pt idx="2707">
                  <c:v>-2.7364958008137201E-2</c:v>
                </c:pt>
                <c:pt idx="2708">
                  <c:v>2.1085829098961202E-3</c:v>
                </c:pt>
                <c:pt idx="2709">
                  <c:v>-1.83135914357546E-2</c:v>
                </c:pt>
                <c:pt idx="2710">
                  <c:v>3.4949346577958403E-2</c:v>
                </c:pt>
                <c:pt idx="2711">
                  <c:v>3.1159245328773E-2</c:v>
                </c:pt>
                <c:pt idx="2712">
                  <c:v>5.8528012718095802E-2</c:v>
                </c:pt>
                <c:pt idx="2713">
                  <c:v>3.4822135516273799E-2</c:v>
                </c:pt>
                <c:pt idx="2714">
                  <c:v>2.4657940346612499E-2</c:v>
                </c:pt>
                <c:pt idx="2715">
                  <c:v>3.1725863996038897E-2</c:v>
                </c:pt>
                <c:pt idx="2716">
                  <c:v>4.6981032993706102E-2</c:v>
                </c:pt>
                <c:pt idx="2717">
                  <c:v>-1.3615277364801E-2</c:v>
                </c:pt>
                <c:pt idx="2718">
                  <c:v>2.11077475905803E-2</c:v>
                </c:pt>
                <c:pt idx="2719">
                  <c:v>7.2885953931839595E-2</c:v>
                </c:pt>
                <c:pt idx="2720">
                  <c:v>9.5908708213830296E-2</c:v>
                </c:pt>
                <c:pt idx="2721">
                  <c:v>2.7927070330829099E-2</c:v>
                </c:pt>
                <c:pt idx="2722">
                  <c:v>9.4341778334975104E-2</c:v>
                </c:pt>
                <c:pt idx="2723">
                  <c:v>5.2273196837901902E-2</c:v>
                </c:pt>
                <c:pt idx="2724">
                  <c:v>4.7418533056259003E-2</c:v>
                </c:pt>
                <c:pt idx="2725">
                  <c:v>2.6734875273131498E-2</c:v>
                </c:pt>
                <c:pt idx="2726">
                  <c:v>3.1788290843504499E-2</c:v>
                </c:pt>
                <c:pt idx="2727">
                  <c:v>3.7430144393553598E-2</c:v>
                </c:pt>
                <c:pt idx="2728">
                  <c:v>4.4344597692576898E-2</c:v>
                </c:pt>
                <c:pt idx="2729">
                  <c:v>9.8675293632577807E-2</c:v>
                </c:pt>
                <c:pt idx="2730">
                  <c:v>9.8140369183406406E-2</c:v>
                </c:pt>
                <c:pt idx="2731">
                  <c:v>0.111312588315474</c:v>
                </c:pt>
                <c:pt idx="2732">
                  <c:v>0.107449881443395</c:v>
                </c:pt>
                <c:pt idx="2733">
                  <c:v>0.105959599978934</c:v>
                </c:pt>
                <c:pt idx="2734">
                  <c:v>5.0368265920647901E-2</c:v>
                </c:pt>
                <c:pt idx="2735">
                  <c:v>1.06940878341745E-2</c:v>
                </c:pt>
                <c:pt idx="2736">
                  <c:v>1.6555453372808001E-2</c:v>
                </c:pt>
                <c:pt idx="2737">
                  <c:v>4.2044564114261697E-2</c:v>
                </c:pt>
                <c:pt idx="2738">
                  <c:v>1.9235169113674198E-2</c:v>
                </c:pt>
                <c:pt idx="2739">
                  <c:v>-1.90112787715612E-2</c:v>
                </c:pt>
                <c:pt idx="2740">
                  <c:v>-3.2008949775061503E-2</c:v>
                </c:pt>
                <c:pt idx="2741" formatCode="0.00E+00">
                  <c:v>7.9283407643515602E-4</c:v>
                </c:pt>
                <c:pt idx="2742">
                  <c:v>4.8633840015053602E-2</c:v>
                </c:pt>
                <c:pt idx="2743">
                  <c:v>4.2907163564777299E-2</c:v>
                </c:pt>
                <c:pt idx="2744">
                  <c:v>2.6325547746353001E-2</c:v>
                </c:pt>
                <c:pt idx="2745">
                  <c:v>4.7460432093567199E-2</c:v>
                </c:pt>
                <c:pt idx="2746">
                  <c:v>3.5681686729009902E-3</c:v>
                </c:pt>
                <c:pt idx="2747">
                  <c:v>9.1654583766445002E-2</c:v>
                </c:pt>
                <c:pt idx="2748">
                  <c:v>5.8123624288546297E-2</c:v>
                </c:pt>
                <c:pt idx="2749">
                  <c:v>8.5699491471853406E-2</c:v>
                </c:pt>
                <c:pt idx="2750">
                  <c:v>4.0559715247795197E-2</c:v>
                </c:pt>
                <c:pt idx="2751">
                  <c:v>1.4047198467768101E-2</c:v>
                </c:pt>
                <c:pt idx="2752">
                  <c:v>-3.1161838393753499E-2</c:v>
                </c:pt>
                <c:pt idx="2753">
                  <c:v>-3.7729305920080898E-2</c:v>
                </c:pt>
                <c:pt idx="2754">
                  <c:v>-5.0183902499737698E-2</c:v>
                </c:pt>
                <c:pt idx="2755">
                  <c:v>-1.3747128103306101E-2</c:v>
                </c:pt>
                <c:pt idx="2756">
                  <c:v>-3.33976048263942E-2</c:v>
                </c:pt>
                <c:pt idx="2757">
                  <c:v>7.6820931408381199E-3</c:v>
                </c:pt>
                <c:pt idx="2758">
                  <c:v>-2.18542034170159E-2</c:v>
                </c:pt>
                <c:pt idx="2759">
                  <c:v>-1.42835946672068E-2</c:v>
                </c:pt>
                <c:pt idx="2760">
                  <c:v>1.4172794676390699E-2</c:v>
                </c:pt>
                <c:pt idx="2761">
                  <c:v>-4.5461843604590102E-2</c:v>
                </c:pt>
                <c:pt idx="2762">
                  <c:v>1.6430512909296899E-2</c:v>
                </c:pt>
                <c:pt idx="2763">
                  <c:v>-2.6055418774124199E-2</c:v>
                </c:pt>
                <c:pt idx="2764">
                  <c:v>3.1955652773669699E-2</c:v>
                </c:pt>
                <c:pt idx="2765" formatCode="0.00E+00">
                  <c:v>-3.5148191219747098E-5</c:v>
                </c:pt>
                <c:pt idx="2766">
                  <c:v>1.51719241716339E-2</c:v>
                </c:pt>
                <c:pt idx="2767">
                  <c:v>-1.9862430145114001E-2</c:v>
                </c:pt>
                <c:pt idx="2768">
                  <c:v>-2.3089803735231802E-2</c:v>
                </c:pt>
                <c:pt idx="2769">
                  <c:v>-3.1272441132717398E-2</c:v>
                </c:pt>
                <c:pt idx="2770">
                  <c:v>-5.3017830835861E-2</c:v>
                </c:pt>
                <c:pt idx="2771">
                  <c:v>-0.112014179219469</c:v>
                </c:pt>
                <c:pt idx="2772">
                  <c:v>-0.135211471549403</c:v>
                </c:pt>
                <c:pt idx="2773">
                  <c:v>-0.124969103997335</c:v>
                </c:pt>
                <c:pt idx="2774">
                  <c:v>-6.95751977486498E-2</c:v>
                </c:pt>
                <c:pt idx="2775">
                  <c:v>-5.6460481685247602E-2</c:v>
                </c:pt>
                <c:pt idx="2776">
                  <c:v>-5.2368244967338301E-2</c:v>
                </c:pt>
                <c:pt idx="2777">
                  <c:v>-1.30943945578554E-2</c:v>
                </c:pt>
                <c:pt idx="2778">
                  <c:v>-5.6758635466742603E-3</c:v>
                </c:pt>
                <c:pt idx="2779">
                  <c:v>5.0593763013324598E-3</c:v>
                </c:pt>
                <c:pt idx="2780">
                  <c:v>4.5647537662159003E-2</c:v>
                </c:pt>
                <c:pt idx="2781">
                  <c:v>3.7318353616056399E-2</c:v>
                </c:pt>
                <c:pt idx="2782">
                  <c:v>5.7854560822532201E-2</c:v>
                </c:pt>
                <c:pt idx="2783">
                  <c:v>4.8683856177557702E-2</c:v>
                </c:pt>
                <c:pt idx="2784">
                  <c:v>3.4946993389311801E-2</c:v>
                </c:pt>
                <c:pt idx="2785">
                  <c:v>5.7557356674340802E-2</c:v>
                </c:pt>
                <c:pt idx="2786">
                  <c:v>0.118846330896113</c:v>
                </c:pt>
                <c:pt idx="2787">
                  <c:v>0.124676826679781</c:v>
                </c:pt>
                <c:pt idx="2788">
                  <c:v>0.14374170548444901</c:v>
                </c:pt>
                <c:pt idx="2789">
                  <c:v>0.12859276013951301</c:v>
                </c:pt>
                <c:pt idx="2790">
                  <c:v>0.12287466587528301</c:v>
                </c:pt>
                <c:pt idx="2791">
                  <c:v>0.163099232211944</c:v>
                </c:pt>
                <c:pt idx="2792">
                  <c:v>0.17287974587697699</c:v>
                </c:pt>
                <c:pt idx="2793">
                  <c:v>0.13350414460197299</c:v>
                </c:pt>
                <c:pt idx="2794">
                  <c:v>0.15880297998821999</c:v>
                </c:pt>
                <c:pt idx="2795">
                  <c:v>0.187042231402685</c:v>
                </c:pt>
                <c:pt idx="2796">
                  <c:v>0.151233669155351</c:v>
                </c:pt>
                <c:pt idx="2797">
                  <c:v>0.208187100119202</c:v>
                </c:pt>
                <c:pt idx="2798">
                  <c:v>0.23854980216567501</c:v>
                </c:pt>
                <c:pt idx="2799">
                  <c:v>0.19803970135168</c:v>
                </c:pt>
                <c:pt idx="2800">
                  <c:v>0.17523168783915599</c:v>
                </c:pt>
                <c:pt idx="2801">
                  <c:v>0.15058574089632501</c:v>
                </c:pt>
                <c:pt idx="2802">
                  <c:v>0.10286834247292</c:v>
                </c:pt>
                <c:pt idx="2803">
                  <c:v>6.94948387732576E-2</c:v>
                </c:pt>
                <c:pt idx="2804">
                  <c:v>4.1195388840872399E-2</c:v>
                </c:pt>
                <c:pt idx="2805">
                  <c:v>6.1756512488713597E-2</c:v>
                </c:pt>
                <c:pt idx="2806">
                  <c:v>9.5005338164799696E-2</c:v>
                </c:pt>
                <c:pt idx="2807">
                  <c:v>7.4404386498636996E-2</c:v>
                </c:pt>
                <c:pt idx="2808">
                  <c:v>7.9523204023128999E-2</c:v>
                </c:pt>
                <c:pt idx="2809">
                  <c:v>5.16190514997543E-2</c:v>
                </c:pt>
                <c:pt idx="2810">
                  <c:v>1.80950153697239E-2</c:v>
                </c:pt>
                <c:pt idx="2811">
                  <c:v>-5.5236825284392596E-3</c:v>
                </c:pt>
                <c:pt idx="2812">
                  <c:v>-7.3219300026657594E-2</c:v>
                </c:pt>
                <c:pt idx="2813">
                  <c:v>-6.7375183673670194E-2</c:v>
                </c:pt>
                <c:pt idx="2814">
                  <c:v>-0.111500549770967</c:v>
                </c:pt>
                <c:pt idx="2815">
                  <c:v>-5.9599914914430799E-2</c:v>
                </c:pt>
                <c:pt idx="2816">
                  <c:v>-6.9280273728418607E-2</c:v>
                </c:pt>
                <c:pt idx="2817">
                  <c:v>-7.94240053596873E-2</c:v>
                </c:pt>
                <c:pt idx="2818">
                  <c:v>-5.5539784121734201E-2</c:v>
                </c:pt>
                <c:pt idx="2819">
                  <c:v>-0.100431583156762</c:v>
                </c:pt>
                <c:pt idx="2820">
                  <c:v>-4.1944997970722001E-2</c:v>
                </c:pt>
                <c:pt idx="2821">
                  <c:v>-9.9956144860952195E-2</c:v>
                </c:pt>
                <c:pt idx="2822">
                  <c:v>-0.11516465343759</c:v>
                </c:pt>
                <c:pt idx="2823">
                  <c:v>-0.126531899752025</c:v>
                </c:pt>
                <c:pt idx="2824">
                  <c:v>-0.249225855494978</c:v>
                </c:pt>
                <c:pt idx="2825">
                  <c:v>-0.22818012287254499</c:v>
                </c:pt>
                <c:pt idx="2826">
                  <c:v>-0.28894439737030198</c:v>
                </c:pt>
                <c:pt idx="2827">
                  <c:v>-0.23835537751538199</c:v>
                </c:pt>
                <c:pt idx="2828">
                  <c:v>-0.20188425318417999</c:v>
                </c:pt>
                <c:pt idx="2829">
                  <c:v>-0.194307695516094</c:v>
                </c:pt>
                <c:pt idx="2830">
                  <c:v>-0.20504637613943699</c:v>
                </c:pt>
                <c:pt idx="2831">
                  <c:v>-0.146436850667409</c:v>
                </c:pt>
                <c:pt idx="2832">
                  <c:v>-0.17794965143236499</c:v>
                </c:pt>
                <c:pt idx="2833">
                  <c:v>-0.18795984931972101</c:v>
                </c:pt>
                <c:pt idx="2834">
                  <c:v>-0.16556715924093199</c:v>
                </c:pt>
                <c:pt idx="2835">
                  <c:v>-0.13485393491227701</c:v>
                </c:pt>
                <c:pt idx="2836">
                  <c:v>-0.13108337375989901</c:v>
                </c:pt>
                <c:pt idx="2837">
                  <c:v>-0.106466583041122</c:v>
                </c:pt>
                <c:pt idx="2838">
                  <c:v>-9.1573565505163004E-2</c:v>
                </c:pt>
                <c:pt idx="2839">
                  <c:v>-5.5658602159990501E-2</c:v>
                </c:pt>
                <c:pt idx="2840">
                  <c:v>4.2730145122416002E-3</c:v>
                </c:pt>
                <c:pt idx="2841">
                  <c:v>-4.6181808116768801E-2</c:v>
                </c:pt>
                <c:pt idx="2842">
                  <c:v>-9.8545177938726497E-2</c:v>
                </c:pt>
                <c:pt idx="2843">
                  <c:v>-0.122036063005278</c:v>
                </c:pt>
                <c:pt idx="2844">
                  <c:v>-0.16162878936906599</c:v>
                </c:pt>
                <c:pt idx="2845">
                  <c:v>-0.16370320849720699</c:v>
                </c:pt>
                <c:pt idx="2846">
                  <c:v>-0.13736210293057699</c:v>
                </c:pt>
                <c:pt idx="2847">
                  <c:v>-0.149889834932352</c:v>
                </c:pt>
                <c:pt idx="2848">
                  <c:v>-0.11111212429353701</c:v>
                </c:pt>
                <c:pt idx="2849">
                  <c:v>-6.6489797091079994E-2</c:v>
                </c:pt>
                <c:pt idx="2850">
                  <c:v>-5.1591953639661597E-2</c:v>
                </c:pt>
                <c:pt idx="2851">
                  <c:v>-4.7673099044542797E-2</c:v>
                </c:pt>
                <c:pt idx="2852">
                  <c:v>3.46155738546016E-3</c:v>
                </c:pt>
                <c:pt idx="2853">
                  <c:v>4.3691299415708996E-3</c:v>
                </c:pt>
                <c:pt idx="2854">
                  <c:v>1.09509643372618E-3</c:v>
                </c:pt>
                <c:pt idx="2855">
                  <c:v>2.9676278562996899E-2</c:v>
                </c:pt>
                <c:pt idx="2856">
                  <c:v>2.6940790916803702E-2</c:v>
                </c:pt>
                <c:pt idx="2857">
                  <c:v>2.7952931805709E-2</c:v>
                </c:pt>
                <c:pt idx="2858">
                  <c:v>1.6762369858629E-2</c:v>
                </c:pt>
                <c:pt idx="2859">
                  <c:v>4.3009657849793798E-2</c:v>
                </c:pt>
                <c:pt idx="2860">
                  <c:v>4.5607677451709301E-2</c:v>
                </c:pt>
                <c:pt idx="2861">
                  <c:v>6.7686550896914E-2</c:v>
                </c:pt>
                <c:pt idx="2862">
                  <c:v>6.9348520502687805E-2</c:v>
                </c:pt>
                <c:pt idx="2863">
                  <c:v>9.6279292476369294E-2</c:v>
                </c:pt>
                <c:pt idx="2864">
                  <c:v>8.8223385152970096E-2</c:v>
                </c:pt>
                <c:pt idx="2865">
                  <c:v>0.145778598259095</c:v>
                </c:pt>
                <c:pt idx="2866">
                  <c:v>0.13902278095102699</c:v>
                </c:pt>
                <c:pt idx="2867">
                  <c:v>0.127218590971759</c:v>
                </c:pt>
                <c:pt idx="2868">
                  <c:v>0.12577465915436101</c:v>
                </c:pt>
                <c:pt idx="2869">
                  <c:v>0.130219489286378</c:v>
                </c:pt>
                <c:pt idx="2870">
                  <c:v>0.16657564636074401</c:v>
                </c:pt>
                <c:pt idx="2871">
                  <c:v>0.13246095654171999</c:v>
                </c:pt>
                <c:pt idx="2872">
                  <c:v>0.16516828915915799</c:v>
                </c:pt>
                <c:pt idx="2873">
                  <c:v>0.155334857157404</c:v>
                </c:pt>
                <c:pt idx="2874">
                  <c:v>0.23146774534506401</c:v>
                </c:pt>
                <c:pt idx="2875">
                  <c:v>0.146774690660816</c:v>
                </c:pt>
                <c:pt idx="2876">
                  <c:v>0.13181947176693401</c:v>
                </c:pt>
                <c:pt idx="2877">
                  <c:v>6.86551928920629E-2</c:v>
                </c:pt>
                <c:pt idx="2878">
                  <c:v>6.12425807341665E-3</c:v>
                </c:pt>
                <c:pt idx="2879" formatCode="0.00E+00">
                  <c:v>9.9754359123238601E-5</c:v>
                </c:pt>
                <c:pt idx="2880">
                  <c:v>-3.3520050028327399E-2</c:v>
                </c:pt>
                <c:pt idx="2881">
                  <c:v>-9.6415954573442805E-2</c:v>
                </c:pt>
                <c:pt idx="2882">
                  <c:v>-1.2333264147034799E-2</c:v>
                </c:pt>
                <c:pt idx="2883">
                  <c:v>-1.6266147450440999E-2</c:v>
                </c:pt>
                <c:pt idx="2884">
                  <c:v>2.1863618248030201E-3</c:v>
                </c:pt>
                <c:pt idx="2885">
                  <c:v>4.1492969793743796E-3</c:v>
                </c:pt>
                <c:pt idx="2886">
                  <c:v>4.0119822104983799E-2</c:v>
                </c:pt>
                <c:pt idx="2887">
                  <c:v>-1.2704709942966E-2</c:v>
                </c:pt>
                <c:pt idx="2888">
                  <c:v>-1.1763651987576999E-2</c:v>
                </c:pt>
                <c:pt idx="2889">
                  <c:v>-2.3010317342014999E-2</c:v>
                </c:pt>
                <c:pt idx="2890">
                  <c:v>-1.6808369840408201E-2</c:v>
                </c:pt>
                <c:pt idx="2891">
                  <c:v>-5.9847147532483498E-2</c:v>
                </c:pt>
                <c:pt idx="2892">
                  <c:v>-4.0677858406846498E-2</c:v>
                </c:pt>
                <c:pt idx="2893">
                  <c:v>-5.3419693426643901E-3</c:v>
                </c:pt>
                <c:pt idx="2894">
                  <c:v>-1.7873734165537E-2</c:v>
                </c:pt>
                <c:pt idx="2895">
                  <c:v>1.9300866183195702E-2</c:v>
                </c:pt>
                <c:pt idx="2896">
                  <c:v>3.9441242262961702E-2</c:v>
                </c:pt>
                <c:pt idx="2897">
                  <c:v>2.67525787713065E-2</c:v>
                </c:pt>
                <c:pt idx="2898">
                  <c:v>3.9002313261185799E-2</c:v>
                </c:pt>
                <c:pt idx="2899">
                  <c:v>-3.7598503394956802E-2</c:v>
                </c:pt>
                <c:pt idx="2900">
                  <c:v>-6.5278540264793905E-2</c:v>
                </c:pt>
                <c:pt idx="2901">
                  <c:v>-6.7422874936443805E-2</c:v>
                </c:pt>
                <c:pt idx="2902">
                  <c:v>-9.7138220603451203E-2</c:v>
                </c:pt>
                <c:pt idx="2903">
                  <c:v>-9.0510411687839396E-2</c:v>
                </c:pt>
                <c:pt idx="2904">
                  <c:v>-0.18280871997527101</c:v>
                </c:pt>
                <c:pt idx="2905">
                  <c:v>-0.17984682949584199</c:v>
                </c:pt>
                <c:pt idx="2906">
                  <c:v>-0.143877463596673</c:v>
                </c:pt>
                <c:pt idx="2907">
                  <c:v>-0.12470203801601</c:v>
                </c:pt>
                <c:pt idx="2908">
                  <c:v>-0.128561831828823</c:v>
                </c:pt>
                <c:pt idx="2909">
                  <c:v>-0.149249154183761</c:v>
                </c:pt>
                <c:pt idx="2910">
                  <c:v>-0.15779959190169601</c:v>
                </c:pt>
                <c:pt idx="2911">
                  <c:v>-0.25743931951745003</c:v>
                </c:pt>
                <c:pt idx="2912">
                  <c:v>-0.109151223680367</c:v>
                </c:pt>
                <c:pt idx="2913">
                  <c:v>-0.101721461122028</c:v>
                </c:pt>
                <c:pt idx="2914">
                  <c:v>-4.6976991895670298E-2</c:v>
                </c:pt>
                <c:pt idx="2915">
                  <c:v>1.6018717762760201E-2</c:v>
                </c:pt>
                <c:pt idx="2916">
                  <c:v>3.5214876553958101E-2</c:v>
                </c:pt>
                <c:pt idx="2917">
                  <c:v>0.110571650999025</c:v>
                </c:pt>
                <c:pt idx="2918">
                  <c:v>0.127657149900782</c:v>
                </c:pt>
                <c:pt idx="2919">
                  <c:v>9.4126299754609705E-2</c:v>
                </c:pt>
                <c:pt idx="2920">
                  <c:v>8.8100875008764803E-2</c:v>
                </c:pt>
                <c:pt idx="2921">
                  <c:v>5.7680864801934399E-2</c:v>
                </c:pt>
                <c:pt idx="2922">
                  <c:v>6.294461859936E-2</c:v>
                </c:pt>
                <c:pt idx="2923">
                  <c:v>6.3955090631441794E-2</c:v>
                </c:pt>
                <c:pt idx="2924">
                  <c:v>8.2364481440700701E-2</c:v>
                </c:pt>
                <c:pt idx="2925">
                  <c:v>0.109891829293184</c:v>
                </c:pt>
                <c:pt idx="2926">
                  <c:v>7.3512981256813603E-2</c:v>
                </c:pt>
                <c:pt idx="2927">
                  <c:v>8.7610586421465797E-2</c:v>
                </c:pt>
                <c:pt idx="2928">
                  <c:v>9.0888487447719102E-2</c:v>
                </c:pt>
                <c:pt idx="2929">
                  <c:v>4.1510381022629099E-2</c:v>
                </c:pt>
                <c:pt idx="2930">
                  <c:v>2.2008353646228301E-2</c:v>
                </c:pt>
                <c:pt idx="2931">
                  <c:v>3.4406609674794801E-2</c:v>
                </c:pt>
                <c:pt idx="2932">
                  <c:v>-3.6743582562586102E-3</c:v>
                </c:pt>
                <c:pt idx="2933">
                  <c:v>-1.9739413362819001E-2</c:v>
                </c:pt>
                <c:pt idx="2934">
                  <c:v>1.22083472394329E-2</c:v>
                </c:pt>
                <c:pt idx="2935">
                  <c:v>-2.78332672768133E-2</c:v>
                </c:pt>
                <c:pt idx="2936">
                  <c:v>-3.8668030304354001E-3</c:v>
                </c:pt>
                <c:pt idx="2937">
                  <c:v>8.1065087475273804E-3</c:v>
                </c:pt>
                <c:pt idx="2938">
                  <c:v>6.8085701382788202E-2</c:v>
                </c:pt>
                <c:pt idx="2939">
                  <c:v>5.1268030100370503E-2</c:v>
                </c:pt>
                <c:pt idx="2940">
                  <c:v>1.8614521736546701E-2</c:v>
                </c:pt>
                <c:pt idx="2941">
                  <c:v>3.2491867633378697E-2</c:v>
                </c:pt>
                <c:pt idx="2942">
                  <c:v>8.2793573452406094E-2</c:v>
                </c:pt>
                <c:pt idx="2943">
                  <c:v>7.4235041867394699E-2</c:v>
                </c:pt>
                <c:pt idx="2944">
                  <c:v>8.3387819870868102E-2</c:v>
                </c:pt>
                <c:pt idx="2945">
                  <c:v>0.15391042069161601</c:v>
                </c:pt>
                <c:pt idx="2946">
                  <c:v>0.14872800696344801</c:v>
                </c:pt>
                <c:pt idx="2947">
                  <c:v>0.166982741264117</c:v>
                </c:pt>
                <c:pt idx="2948">
                  <c:v>0.21198585121441799</c:v>
                </c:pt>
                <c:pt idx="2949">
                  <c:v>0.22638876031723801</c:v>
                </c:pt>
                <c:pt idx="2950">
                  <c:v>0.24271073969910401</c:v>
                </c:pt>
                <c:pt idx="2951">
                  <c:v>0.21256916548975299</c:v>
                </c:pt>
                <c:pt idx="2952">
                  <c:v>0.14205469152266301</c:v>
                </c:pt>
                <c:pt idx="2953">
                  <c:v>0.124843704390006</c:v>
                </c:pt>
                <c:pt idx="2954">
                  <c:v>0.123075189342083</c:v>
                </c:pt>
                <c:pt idx="2955">
                  <c:v>7.5259925643589298E-2</c:v>
                </c:pt>
                <c:pt idx="2956">
                  <c:v>4.5808221276590899E-2</c:v>
                </c:pt>
                <c:pt idx="2957">
                  <c:v>9.5046540400179597E-2</c:v>
                </c:pt>
                <c:pt idx="2958">
                  <c:v>6.1637513081862397E-2</c:v>
                </c:pt>
                <c:pt idx="2959">
                  <c:v>8.8509839567052495E-2</c:v>
                </c:pt>
                <c:pt idx="2960">
                  <c:v>5.0808176829423901E-2</c:v>
                </c:pt>
                <c:pt idx="2961">
                  <c:v>4.8645961629555097E-2</c:v>
                </c:pt>
                <c:pt idx="2962">
                  <c:v>-2.9083261213934002E-2</c:v>
                </c:pt>
                <c:pt idx="2963">
                  <c:v>-2.0866401451616601E-2</c:v>
                </c:pt>
                <c:pt idx="2964">
                  <c:v>-0.10469284650308899</c:v>
                </c:pt>
                <c:pt idx="2965">
                  <c:v>-0.1293544053763</c:v>
                </c:pt>
                <c:pt idx="2966">
                  <c:v>-0.15148385999439901</c:v>
                </c:pt>
                <c:pt idx="2967">
                  <c:v>-0.17478663633536401</c:v>
                </c:pt>
                <c:pt idx="2968">
                  <c:v>-0.17102971800383801</c:v>
                </c:pt>
                <c:pt idx="2969">
                  <c:v>-0.16722385985228799</c:v>
                </c:pt>
                <c:pt idx="2970">
                  <c:v>-0.16257852635839301</c:v>
                </c:pt>
                <c:pt idx="2971">
                  <c:v>-0.17166285770780801</c:v>
                </c:pt>
                <c:pt idx="2972">
                  <c:v>-0.14373058523851301</c:v>
                </c:pt>
                <c:pt idx="2973">
                  <c:v>-0.207784608571669</c:v>
                </c:pt>
                <c:pt idx="2974">
                  <c:v>-0.24222713754092901</c:v>
                </c:pt>
                <c:pt idx="2975">
                  <c:v>-0.23218197858743</c:v>
                </c:pt>
                <c:pt idx="2976">
                  <c:v>-9.1345558455881104E-2</c:v>
                </c:pt>
                <c:pt idx="2977">
                  <c:v>-9.5476349108455594E-2</c:v>
                </c:pt>
                <c:pt idx="2978">
                  <c:v>-9.3181006044577602E-2</c:v>
                </c:pt>
                <c:pt idx="2979">
                  <c:v>-9.2145055079802404E-2</c:v>
                </c:pt>
                <c:pt idx="2980">
                  <c:v>-5.5316233272826303E-2</c:v>
                </c:pt>
                <c:pt idx="2981">
                  <c:v>-1.05306596396381E-3</c:v>
                </c:pt>
                <c:pt idx="2982">
                  <c:v>6.7157577746407002E-2</c:v>
                </c:pt>
                <c:pt idx="2983">
                  <c:v>5.9326037783062398E-2</c:v>
                </c:pt>
                <c:pt idx="2984">
                  <c:v>2.5060927882700298E-2</c:v>
                </c:pt>
                <c:pt idx="2985">
                  <c:v>5.6849126827644897E-2</c:v>
                </c:pt>
                <c:pt idx="2986">
                  <c:v>8.2278923044146496E-2</c:v>
                </c:pt>
                <c:pt idx="2987">
                  <c:v>7.0623553474380402E-2</c:v>
                </c:pt>
                <c:pt idx="2988">
                  <c:v>0.12769864136348899</c:v>
                </c:pt>
                <c:pt idx="2989">
                  <c:v>0.14055918164547801</c:v>
                </c:pt>
                <c:pt idx="2990">
                  <c:v>0.10444716221091301</c:v>
                </c:pt>
                <c:pt idx="2991">
                  <c:v>0.109957723665214</c:v>
                </c:pt>
                <c:pt idx="2992">
                  <c:v>0.109565757789592</c:v>
                </c:pt>
                <c:pt idx="2993">
                  <c:v>0.120452899200424</c:v>
                </c:pt>
                <c:pt idx="2994">
                  <c:v>9.5561995874010805E-2</c:v>
                </c:pt>
                <c:pt idx="2995">
                  <c:v>7.7249920185536697E-2</c:v>
                </c:pt>
                <c:pt idx="2996">
                  <c:v>6.3399820181633204E-2</c:v>
                </c:pt>
                <c:pt idx="2997">
                  <c:v>0.14752008807889999</c:v>
                </c:pt>
                <c:pt idx="2998">
                  <c:v>7.8816241361558001E-2</c:v>
                </c:pt>
                <c:pt idx="2999">
                  <c:v>0.125453048020887</c:v>
                </c:pt>
                <c:pt idx="3000">
                  <c:v>0.16356205389522399</c:v>
                </c:pt>
                <c:pt idx="3001">
                  <c:v>0.117249484424773</c:v>
                </c:pt>
                <c:pt idx="3002">
                  <c:v>4.4200130752710003E-2</c:v>
                </c:pt>
                <c:pt idx="3003">
                  <c:v>8.0959469836542994E-2</c:v>
                </c:pt>
                <c:pt idx="3004">
                  <c:v>0.100767636904389</c:v>
                </c:pt>
                <c:pt idx="3005">
                  <c:v>1.26140790059334E-2</c:v>
                </c:pt>
                <c:pt idx="3006">
                  <c:v>-3.5081325472070498E-3</c:v>
                </c:pt>
                <c:pt idx="3007">
                  <c:v>-6.12064694166711E-2</c:v>
                </c:pt>
                <c:pt idx="3008">
                  <c:v>-6.3365657711070597E-2</c:v>
                </c:pt>
                <c:pt idx="3009">
                  <c:v>-1.7092672653230698E-2</c:v>
                </c:pt>
                <c:pt idx="3010">
                  <c:v>2.6326014465306299E-2</c:v>
                </c:pt>
                <c:pt idx="3011">
                  <c:v>5.5460988574198497E-2</c:v>
                </c:pt>
                <c:pt idx="3012">
                  <c:v>6.35689251367033E-2</c:v>
                </c:pt>
                <c:pt idx="3013">
                  <c:v>3.4055213351550102E-2</c:v>
                </c:pt>
                <c:pt idx="3014">
                  <c:v>5.5244048610926903E-2</c:v>
                </c:pt>
                <c:pt idx="3015">
                  <c:v>6.8195025265694598E-2</c:v>
                </c:pt>
                <c:pt idx="3016">
                  <c:v>1.29559835914623E-2</c:v>
                </c:pt>
                <c:pt idx="3017">
                  <c:v>2.36460376770075E-3</c:v>
                </c:pt>
                <c:pt idx="3018">
                  <c:v>-1.4908243743651101E-2</c:v>
                </c:pt>
                <c:pt idx="3019">
                  <c:v>-3.9126149438279897E-2</c:v>
                </c:pt>
                <c:pt idx="3020">
                  <c:v>-4.3301194208826298E-2</c:v>
                </c:pt>
                <c:pt idx="3021">
                  <c:v>-6.5840601363154505E-2</c:v>
                </c:pt>
                <c:pt idx="3022">
                  <c:v>-0.118273067028024</c:v>
                </c:pt>
                <c:pt idx="3023">
                  <c:v>-0.11221794092710601</c:v>
                </c:pt>
                <c:pt idx="3024">
                  <c:v>-8.8974792194809596E-2</c:v>
                </c:pt>
                <c:pt idx="3025">
                  <c:v>-7.6779809341784799E-2</c:v>
                </c:pt>
                <c:pt idx="3026">
                  <c:v>-7.66238901980376E-2</c:v>
                </c:pt>
                <c:pt idx="3027">
                  <c:v>-5.1699045019757799E-2</c:v>
                </c:pt>
                <c:pt idx="3028">
                  <c:v>-8.1359388603695806E-2</c:v>
                </c:pt>
                <c:pt idx="3029">
                  <c:v>-8.6687089740378198E-2</c:v>
                </c:pt>
                <c:pt idx="3030">
                  <c:v>-2.8549958657537199E-2</c:v>
                </c:pt>
                <c:pt idx="3031">
                  <c:v>-3.8839570197513398E-2</c:v>
                </c:pt>
                <c:pt idx="3032">
                  <c:v>-4.67166226152571E-3</c:v>
                </c:pt>
                <c:pt idx="3033">
                  <c:v>3.7862706811873502E-2</c:v>
                </c:pt>
                <c:pt idx="3034">
                  <c:v>0.103089848066685</c:v>
                </c:pt>
                <c:pt idx="3035">
                  <c:v>0.12967189066038101</c:v>
                </c:pt>
                <c:pt idx="3036">
                  <c:v>0.135737482010727</c:v>
                </c:pt>
                <c:pt idx="3037">
                  <c:v>0.118990376233581</c:v>
                </c:pt>
                <c:pt idx="3038">
                  <c:v>6.3192331504442395E-2</c:v>
                </c:pt>
                <c:pt idx="3039">
                  <c:v>4.9753541717226499E-2</c:v>
                </c:pt>
                <c:pt idx="3040">
                  <c:v>5.3402992065187498E-2</c:v>
                </c:pt>
                <c:pt idx="3041">
                  <c:v>2.59224668943378E-2</c:v>
                </c:pt>
                <c:pt idx="3042">
                  <c:v>1.0337582890469901E-2</c:v>
                </c:pt>
                <c:pt idx="3043">
                  <c:v>-1.65300435509045E-2</c:v>
                </c:pt>
                <c:pt idx="3044">
                  <c:v>-6.5223699147363506E-2</c:v>
                </c:pt>
                <c:pt idx="3045">
                  <c:v>-8.3379368253437294E-2</c:v>
                </c:pt>
                <c:pt idx="3046">
                  <c:v>-9.4703372532437699E-2</c:v>
                </c:pt>
                <c:pt idx="3047">
                  <c:v>-0.12056250271345</c:v>
                </c:pt>
                <c:pt idx="3048">
                  <c:v>-0.112450368381697</c:v>
                </c:pt>
                <c:pt idx="3049">
                  <c:v>-0.114759641629186</c:v>
                </c:pt>
                <c:pt idx="3050">
                  <c:v>-3.74078414771776E-2</c:v>
                </c:pt>
                <c:pt idx="3051">
                  <c:v>-0.121926090076273</c:v>
                </c:pt>
                <c:pt idx="3052">
                  <c:v>-0.17354108568406601</c:v>
                </c:pt>
                <c:pt idx="3053">
                  <c:v>-0.143633283586314</c:v>
                </c:pt>
                <c:pt idx="3054">
                  <c:v>-0.24770615689834899</c:v>
                </c:pt>
                <c:pt idx="3055">
                  <c:v>-0.154965004864383</c:v>
                </c:pt>
                <c:pt idx="3056">
                  <c:v>-6.8771808579006305E-2</c:v>
                </c:pt>
                <c:pt idx="3057">
                  <c:v>-1.7417501794845601E-2</c:v>
                </c:pt>
                <c:pt idx="3058">
                  <c:v>-6.7534312715173003E-2</c:v>
                </c:pt>
                <c:pt idx="3059">
                  <c:v>-0.11722706565065399</c:v>
                </c:pt>
                <c:pt idx="3060">
                  <c:v>-0.184981908868179</c:v>
                </c:pt>
                <c:pt idx="3061">
                  <c:v>-0.17198531347149701</c:v>
                </c:pt>
                <c:pt idx="3062">
                  <c:v>-0.16798833622641601</c:v>
                </c:pt>
                <c:pt idx="3063">
                  <c:v>-7.5990705602226399E-2</c:v>
                </c:pt>
                <c:pt idx="3064">
                  <c:v>-0.121592735380218</c:v>
                </c:pt>
                <c:pt idx="3065">
                  <c:v>-0.154074267649878</c:v>
                </c:pt>
                <c:pt idx="3066">
                  <c:v>-0.100859511776153</c:v>
                </c:pt>
                <c:pt idx="3067">
                  <c:v>-6.8687334762719404E-2</c:v>
                </c:pt>
                <c:pt idx="3068">
                  <c:v>-3.7497640504096002E-3</c:v>
                </c:pt>
                <c:pt idx="3069">
                  <c:v>-9.4001103125940198E-3</c:v>
                </c:pt>
                <c:pt idx="3070">
                  <c:v>5.1680198615159101E-2</c:v>
                </c:pt>
                <c:pt idx="3071">
                  <c:v>0.108543865923376</c:v>
                </c:pt>
                <c:pt idx="3072">
                  <c:v>9.4835275844170397E-2</c:v>
                </c:pt>
                <c:pt idx="3073">
                  <c:v>0.18946837936674199</c:v>
                </c:pt>
                <c:pt idx="3074">
                  <c:v>0.218774410524643</c:v>
                </c:pt>
                <c:pt idx="3075">
                  <c:v>0.22861983969901001</c:v>
                </c:pt>
                <c:pt idx="3076">
                  <c:v>0.32849599993303602</c:v>
                </c:pt>
                <c:pt idx="3077">
                  <c:v>0.19479676942885099</c:v>
                </c:pt>
                <c:pt idx="3078">
                  <c:v>0.21423737892198699</c:v>
                </c:pt>
                <c:pt idx="3079">
                  <c:v>0.155389536926652</c:v>
                </c:pt>
                <c:pt idx="3080">
                  <c:v>0.19791163564483699</c:v>
                </c:pt>
                <c:pt idx="3081">
                  <c:v>0.15112944889673</c:v>
                </c:pt>
                <c:pt idx="3082">
                  <c:v>0.106503839879103</c:v>
                </c:pt>
                <c:pt idx="3083">
                  <c:v>8.6802955936486001E-2</c:v>
                </c:pt>
                <c:pt idx="3084">
                  <c:v>3.6642071780438101E-2</c:v>
                </c:pt>
                <c:pt idx="3085">
                  <c:v>0.111713407180209</c:v>
                </c:pt>
                <c:pt idx="3086">
                  <c:v>5.5770872228542601E-2</c:v>
                </c:pt>
                <c:pt idx="3087">
                  <c:v>8.22166428511934E-2</c:v>
                </c:pt>
                <c:pt idx="3088">
                  <c:v>7.1373289866892606E-2</c:v>
                </c:pt>
                <c:pt idx="3089">
                  <c:v>2.8299193416952299E-2</c:v>
                </c:pt>
                <c:pt idx="3090">
                  <c:v>1.70393791476239E-2</c:v>
                </c:pt>
                <c:pt idx="3091">
                  <c:v>3.2830874655989099E-2</c:v>
                </c:pt>
                <c:pt idx="3092">
                  <c:v>-6.3334909650208701E-2</c:v>
                </c:pt>
                <c:pt idx="3093">
                  <c:v>1.8931986830613898E-2</c:v>
                </c:pt>
                <c:pt idx="3094">
                  <c:v>-1.7654703504259499E-2</c:v>
                </c:pt>
                <c:pt idx="3095">
                  <c:v>-4.6923292832705202E-2</c:v>
                </c:pt>
                <c:pt idx="3096">
                  <c:v>-4.7939024891164098E-2</c:v>
                </c:pt>
                <c:pt idx="3097">
                  <c:v>-5.1951378604337899E-2</c:v>
                </c:pt>
                <c:pt idx="3098">
                  <c:v>-0.12556073667253201</c:v>
                </c:pt>
                <c:pt idx="3099">
                  <c:v>-0.101248912824354</c:v>
                </c:pt>
                <c:pt idx="3100">
                  <c:v>-9.6998733530968495E-2</c:v>
                </c:pt>
                <c:pt idx="3101">
                  <c:v>-0.157599292000556</c:v>
                </c:pt>
                <c:pt idx="3102">
                  <c:v>-0.146879451910992</c:v>
                </c:pt>
                <c:pt idx="3103">
                  <c:v>-0.17270299390183999</c:v>
                </c:pt>
                <c:pt idx="3104">
                  <c:v>-0.111762401224988</c:v>
                </c:pt>
                <c:pt idx="3105">
                  <c:v>-0.11741056184913</c:v>
                </c:pt>
                <c:pt idx="3106">
                  <c:v>-0.118727796403131</c:v>
                </c:pt>
                <c:pt idx="3107">
                  <c:v>-0.103782743714301</c:v>
                </c:pt>
                <c:pt idx="3108">
                  <c:v>-0.11182639638745601</c:v>
                </c:pt>
                <c:pt idx="3109">
                  <c:v>-0.143860988936136</c:v>
                </c:pt>
                <c:pt idx="3110">
                  <c:v>-0.147888321178205</c:v>
                </c:pt>
                <c:pt idx="3111">
                  <c:v>-0.11751109639569</c:v>
                </c:pt>
                <c:pt idx="3112">
                  <c:v>-9.88085292161624E-2</c:v>
                </c:pt>
                <c:pt idx="3113">
                  <c:v>-6.2246896615118098E-2</c:v>
                </c:pt>
                <c:pt idx="3114">
                  <c:v>-8.0997926227642097E-2</c:v>
                </c:pt>
                <c:pt idx="3115">
                  <c:v>-9.2798218911800803E-2</c:v>
                </c:pt>
                <c:pt idx="3116">
                  <c:v>-0.117438495783737</c:v>
                </c:pt>
                <c:pt idx="3117">
                  <c:v>-0.13475050976175601</c:v>
                </c:pt>
                <c:pt idx="3118">
                  <c:v>-0.17820064584651399</c:v>
                </c:pt>
                <c:pt idx="3119">
                  <c:v>-0.19856027253658701</c:v>
                </c:pt>
                <c:pt idx="3120">
                  <c:v>-0.179648236339817</c:v>
                </c:pt>
                <c:pt idx="3121">
                  <c:v>-0.17971865010700899</c:v>
                </c:pt>
                <c:pt idx="3122">
                  <c:v>-0.16057484684341999</c:v>
                </c:pt>
                <c:pt idx="3123">
                  <c:v>-0.15245966385168999</c:v>
                </c:pt>
                <c:pt idx="3124">
                  <c:v>-9.3967853151664102E-2</c:v>
                </c:pt>
                <c:pt idx="3125">
                  <c:v>-1.5742764178163699E-3</c:v>
                </c:pt>
                <c:pt idx="3126">
                  <c:v>-6.92594516518312E-2</c:v>
                </c:pt>
                <c:pt idx="3127">
                  <c:v>-8.1807555217949302E-2</c:v>
                </c:pt>
                <c:pt idx="3128">
                  <c:v>-7.9046202865766801E-2</c:v>
                </c:pt>
                <c:pt idx="3129">
                  <c:v>-2.00370416383162E-2</c:v>
                </c:pt>
                <c:pt idx="3130">
                  <c:v>-1.60296333106533E-2</c:v>
                </c:pt>
                <c:pt idx="3131">
                  <c:v>1.2775963761633501E-2</c:v>
                </c:pt>
                <c:pt idx="3132">
                  <c:v>-3.7778801744599001E-2</c:v>
                </c:pt>
                <c:pt idx="3133">
                  <c:v>1.77692808674301E-3</c:v>
                </c:pt>
                <c:pt idx="3134">
                  <c:v>5.2621646229159297E-2</c:v>
                </c:pt>
                <c:pt idx="3135">
                  <c:v>-0.11870285391511</c:v>
                </c:pt>
                <c:pt idx="3136">
                  <c:v>-1.8962069509040402E-2</c:v>
                </c:pt>
                <c:pt idx="3137">
                  <c:v>0.161630118562689</c:v>
                </c:pt>
                <c:pt idx="3138">
                  <c:v>0.19090382629546401</c:v>
                </c:pt>
                <c:pt idx="3139">
                  <c:v>0.14632352490355899</c:v>
                </c:pt>
                <c:pt idx="3140">
                  <c:v>0.110658520850581</c:v>
                </c:pt>
                <c:pt idx="3141">
                  <c:v>-9.8732992863315092E-3</c:v>
                </c:pt>
                <c:pt idx="3142">
                  <c:v>-1.1098407495472499E-2</c:v>
                </c:pt>
                <c:pt idx="3143">
                  <c:v>1.43214998337004E-2</c:v>
                </c:pt>
                <c:pt idx="3144">
                  <c:v>3.1456894691178398E-2</c:v>
                </c:pt>
                <c:pt idx="3145">
                  <c:v>-2.0340386904162898E-3</c:v>
                </c:pt>
                <c:pt idx="3146">
                  <c:v>1.57253711407356E-3</c:v>
                </c:pt>
                <c:pt idx="3147">
                  <c:v>7.0857944242041102E-2</c:v>
                </c:pt>
                <c:pt idx="3148">
                  <c:v>0.106286575120195</c:v>
                </c:pt>
                <c:pt idx="3149">
                  <c:v>0.111429253992641</c:v>
                </c:pt>
                <c:pt idx="3150">
                  <c:v>0.11794284167067499</c:v>
                </c:pt>
                <c:pt idx="3151">
                  <c:v>0.163154627340446</c:v>
                </c:pt>
                <c:pt idx="3152">
                  <c:v>0.15132372018290399</c:v>
                </c:pt>
                <c:pt idx="3153">
                  <c:v>0.15625871369515201</c:v>
                </c:pt>
                <c:pt idx="3154">
                  <c:v>0.149807080819403</c:v>
                </c:pt>
                <c:pt idx="3155">
                  <c:v>0.10464562193091299</c:v>
                </c:pt>
                <c:pt idx="3156">
                  <c:v>0.148516759995903</c:v>
                </c:pt>
                <c:pt idx="3157">
                  <c:v>0.11881340799672201</c:v>
                </c:pt>
                <c:pt idx="3158">
                  <c:v>0.14305029915128301</c:v>
                </c:pt>
                <c:pt idx="3159">
                  <c:v>0.18724068487766801</c:v>
                </c:pt>
                <c:pt idx="3160">
                  <c:v>0.18659216948416599</c:v>
                </c:pt>
                <c:pt idx="3161">
                  <c:v>0.189273888175224</c:v>
                </c:pt>
                <c:pt idx="3162">
                  <c:v>0.22421955609681901</c:v>
                </c:pt>
                <c:pt idx="3163">
                  <c:v>0.19937533970167401</c:v>
                </c:pt>
                <c:pt idx="3164">
                  <c:v>0.202700192415637</c:v>
                </c:pt>
                <c:pt idx="3165">
                  <c:v>0.18055996472352401</c:v>
                </c:pt>
                <c:pt idx="3166">
                  <c:v>0.18524844785303901</c:v>
                </c:pt>
                <c:pt idx="3167">
                  <c:v>0.14819875828243101</c:v>
                </c:pt>
                <c:pt idx="3168">
                  <c:v>0.13375904935055499</c:v>
                </c:pt>
                <c:pt idx="3169">
                  <c:v>0.12540705027146001</c:v>
                </c:pt>
                <c:pt idx="3170">
                  <c:v>0.10432573176990401</c:v>
                </c:pt>
                <c:pt idx="3171">
                  <c:v>0.127460066617095</c:v>
                </c:pt>
                <c:pt idx="3172">
                  <c:v>3.3968022776098998E-2</c:v>
                </c:pt>
                <c:pt idx="3173">
                  <c:v>4.7974436531426003E-2</c:v>
                </c:pt>
                <c:pt idx="3174">
                  <c:v>7.9802267153752295E-3</c:v>
                </c:pt>
                <c:pt idx="3175">
                  <c:v>6.3841813723009002E-3</c:v>
                </c:pt>
                <c:pt idx="3176">
                  <c:v>-2.36928563181741E-2</c:v>
                </c:pt>
                <c:pt idx="3177">
                  <c:v>-1.8154724507663599E-2</c:v>
                </c:pt>
                <c:pt idx="3178">
                  <c:v>-4.1233889811316199E-3</c:v>
                </c:pt>
                <c:pt idx="3179">
                  <c:v>-6.1698674563810799E-2</c:v>
                </c:pt>
                <c:pt idx="3180">
                  <c:v>-5.2558707717455598E-2</c:v>
                </c:pt>
                <c:pt idx="3181">
                  <c:v>-0.13564743004115101</c:v>
                </c:pt>
                <c:pt idx="3182">
                  <c:v>-0.14531756561495199</c:v>
                </c:pt>
                <c:pt idx="3183">
                  <c:v>-0.114654168458759</c:v>
                </c:pt>
                <c:pt idx="3184">
                  <c:v>-0.19012345073380499</c:v>
                </c:pt>
                <c:pt idx="3185">
                  <c:v>-0.20009909628040301</c:v>
                </c:pt>
                <c:pt idx="3186">
                  <c:v>-0.19927910612588501</c:v>
                </c:pt>
                <c:pt idx="3187">
                  <c:v>-0.173023443592114</c:v>
                </c:pt>
                <c:pt idx="3188">
                  <c:v>-0.16481874877017599</c:v>
                </c:pt>
                <c:pt idx="3189">
                  <c:v>-0.16305464501223399</c:v>
                </c:pt>
                <c:pt idx="3190">
                  <c:v>-0.185643911322287</c:v>
                </c:pt>
                <c:pt idx="3191">
                  <c:v>-0.17011470791525099</c:v>
                </c:pt>
                <c:pt idx="3192">
                  <c:v>-0.16089187619548101</c:v>
                </c:pt>
                <c:pt idx="3193">
                  <c:v>-0.157513702372401</c:v>
                </c:pt>
                <c:pt idx="3194">
                  <c:v>-0.21721121824557699</c:v>
                </c:pt>
                <c:pt idx="3195">
                  <c:v>-0.152968956285914</c:v>
                </c:pt>
                <c:pt idx="3196">
                  <c:v>-0.15277525047794899</c:v>
                </c:pt>
                <c:pt idx="3197">
                  <c:v>-0.13181950458157801</c:v>
                </c:pt>
                <c:pt idx="3198">
                  <c:v>-9.7456183499247104E-2</c:v>
                </c:pt>
                <c:pt idx="3199">
                  <c:v>-1.2364360861898399E-2</c:v>
                </c:pt>
                <c:pt idx="3200">
                  <c:v>-4.5891549724675601E-2</c:v>
                </c:pt>
                <c:pt idx="3201">
                  <c:v>1.6862658354934699E-3</c:v>
                </c:pt>
                <c:pt idx="3202">
                  <c:v>2.05491469457381E-2</c:v>
                </c:pt>
                <c:pt idx="3203">
                  <c:v>0.106839250417918</c:v>
                </c:pt>
                <c:pt idx="3204">
                  <c:v>0.111871394230819</c:v>
                </c:pt>
                <c:pt idx="3205">
                  <c:v>0.105497481595593</c:v>
                </c:pt>
                <c:pt idx="3206">
                  <c:v>0.15959787541319401</c:v>
                </c:pt>
                <c:pt idx="3207">
                  <c:v>0.18527794022313401</c:v>
                </c:pt>
                <c:pt idx="3208">
                  <c:v>0.206622315557414</c:v>
                </c:pt>
                <c:pt idx="3209">
                  <c:v>0.23649841396936799</c:v>
                </c:pt>
                <c:pt idx="3210">
                  <c:v>0.249198578587604</c:v>
                </c:pt>
                <c:pt idx="3211">
                  <c:v>0.31055881404195701</c:v>
                </c:pt>
                <c:pt idx="3212">
                  <c:v>0.254846587366378</c:v>
                </c:pt>
                <c:pt idx="3213">
                  <c:v>0.291077434688023</c:v>
                </c:pt>
                <c:pt idx="3214">
                  <c:v>0.260062265133232</c:v>
                </c:pt>
                <c:pt idx="3215">
                  <c:v>0.19684986093470999</c:v>
                </c:pt>
                <c:pt idx="3216">
                  <c:v>0.19427951032979901</c:v>
                </c:pt>
                <c:pt idx="3217">
                  <c:v>0.16422411485563601</c:v>
                </c:pt>
                <c:pt idx="3218">
                  <c:v>0.117779133193103</c:v>
                </c:pt>
                <c:pt idx="3219">
                  <c:v>3.9823434728310403E-2</c:v>
                </c:pt>
                <c:pt idx="3220">
                  <c:v>8.0658644022882697E-2</c:v>
                </c:pt>
                <c:pt idx="3221">
                  <c:v>2.2126555110883499E-2</c:v>
                </c:pt>
                <c:pt idx="3222">
                  <c:v>4.1010853973020202E-3</c:v>
                </c:pt>
                <c:pt idx="3223">
                  <c:v>-2.1518478605987199E-2</c:v>
                </c:pt>
                <c:pt idx="3224">
                  <c:v>-4.2014892748070999E-2</c:v>
                </c:pt>
                <c:pt idx="3225">
                  <c:v>-5.6812140028533499E-2</c:v>
                </c:pt>
                <c:pt idx="3226">
                  <c:v>-4.1449620470093103E-2</c:v>
                </c:pt>
                <c:pt idx="3227">
                  <c:v>-6.4360105311621396E-2</c:v>
                </c:pt>
                <c:pt idx="3228">
                  <c:v>-3.7087602071561997E-2</c:v>
                </c:pt>
                <c:pt idx="3229">
                  <c:v>-7.8469977897484E-2</c:v>
                </c:pt>
                <c:pt idx="3230">
                  <c:v>-9.5576275286736803E-2</c:v>
                </c:pt>
                <c:pt idx="3231">
                  <c:v>-9.8860922573139803E-2</c:v>
                </c:pt>
                <c:pt idx="3232">
                  <c:v>-0.15188842067569999</c:v>
                </c:pt>
                <c:pt idx="3233">
                  <c:v>-0.159911005095247</c:v>
                </c:pt>
                <c:pt idx="3234">
                  <c:v>-0.14392917028713501</c:v>
                </c:pt>
                <c:pt idx="3235">
                  <c:v>-0.13834279912033401</c:v>
                </c:pt>
                <c:pt idx="3236">
                  <c:v>-0.142674208778689</c:v>
                </c:pt>
                <c:pt idx="3237">
                  <c:v>-0.12693996516748299</c:v>
                </c:pt>
                <c:pt idx="3238">
                  <c:v>-0.10395141671406601</c:v>
                </c:pt>
                <c:pt idx="3239">
                  <c:v>-6.4761322580236994E-2</c:v>
                </c:pt>
                <c:pt idx="3240">
                  <c:v>-5.66094731032524E-2</c:v>
                </c:pt>
                <c:pt idx="3241">
                  <c:v>-1.80872610997884E-2</c:v>
                </c:pt>
                <c:pt idx="3242">
                  <c:v>-7.6069540325143195E-2</c:v>
                </c:pt>
                <c:pt idx="3243">
                  <c:v>-9.0456157162458695E-2</c:v>
                </c:pt>
                <c:pt idx="3244">
                  <c:v>-9.2364620554185706E-2</c:v>
                </c:pt>
                <c:pt idx="3245">
                  <c:v>-0.125891360749989</c:v>
                </c:pt>
                <c:pt idx="3246">
                  <c:v>-0.15591328391249101</c:v>
                </c:pt>
                <c:pt idx="3247">
                  <c:v>-0.108731023858508</c:v>
                </c:pt>
                <c:pt idx="3248">
                  <c:v>-0.126184648188369</c:v>
                </c:pt>
                <c:pt idx="3249">
                  <c:v>-0.121747736861241</c:v>
                </c:pt>
                <c:pt idx="3250">
                  <c:v>-0.15739803690110299</c:v>
                </c:pt>
                <c:pt idx="3251">
                  <c:v>-0.14191879573182001</c:v>
                </c:pt>
                <c:pt idx="3252">
                  <c:v>-0.16393481685889399</c:v>
                </c:pt>
                <c:pt idx="3253">
                  <c:v>-0.19914788400469299</c:v>
                </c:pt>
                <c:pt idx="3254">
                  <c:v>-0.16331839875648901</c:v>
                </c:pt>
                <c:pt idx="3255">
                  <c:v>-0.122654535899723</c:v>
                </c:pt>
                <c:pt idx="3256">
                  <c:v>-0.13572357378813901</c:v>
                </c:pt>
                <c:pt idx="3257">
                  <c:v>-4.9378572165277697E-2</c:v>
                </c:pt>
                <c:pt idx="3258">
                  <c:v>-8.8303516911910407E-2</c:v>
                </c:pt>
                <c:pt idx="3259">
                  <c:v>-7.0642813529527601E-2</c:v>
                </c:pt>
                <c:pt idx="3260">
                  <c:v>-1.9713866302136999E-2</c:v>
                </c:pt>
                <c:pt idx="3261">
                  <c:v>-3.9770879418663002E-2</c:v>
                </c:pt>
                <c:pt idx="3262">
                  <c:v>-2.22166363962585E-2</c:v>
                </c:pt>
                <c:pt idx="3263">
                  <c:v>-1.0573449497865499E-2</c:v>
                </c:pt>
                <c:pt idx="3264">
                  <c:v>5.1413990931141696E-3</c:v>
                </c:pt>
                <c:pt idx="3265">
                  <c:v>4.3312948376053401E-2</c:v>
                </c:pt>
                <c:pt idx="3266">
                  <c:v>6.5050444150061795E-2</c:v>
                </c:pt>
                <c:pt idx="3267">
                  <c:v>8.3240001316143605E-2</c:v>
                </c:pt>
                <c:pt idx="3268">
                  <c:v>0.106592153640805</c:v>
                </c:pt>
                <c:pt idx="3269">
                  <c:v>4.2073802258347101E-2</c:v>
                </c:pt>
                <c:pt idx="3270">
                  <c:v>9.2059005185584297E-2</c:v>
                </c:pt>
                <c:pt idx="3271">
                  <c:v>0.13924702714651299</c:v>
                </c:pt>
                <c:pt idx="3272">
                  <c:v>0.114597389783616</c:v>
                </c:pt>
                <c:pt idx="3273">
                  <c:v>0.13967824752025301</c:v>
                </c:pt>
                <c:pt idx="3274">
                  <c:v>0.158942610223233</c:v>
                </c:pt>
                <c:pt idx="3275">
                  <c:v>0.145553898969602</c:v>
                </c:pt>
                <c:pt idx="3276">
                  <c:v>0.12604318631435299</c:v>
                </c:pt>
                <c:pt idx="3277">
                  <c:v>0.17363499460812301</c:v>
                </c:pt>
                <c:pt idx="3278">
                  <c:v>0.16050757454392001</c:v>
                </c:pt>
                <c:pt idx="3279">
                  <c:v>0.19000579108044999</c:v>
                </c:pt>
                <c:pt idx="3280">
                  <c:v>0.124805078421001</c:v>
                </c:pt>
                <c:pt idx="3281">
                  <c:v>0.13584412377195801</c:v>
                </c:pt>
                <c:pt idx="3282">
                  <c:v>8.7875280707020595E-2</c:v>
                </c:pt>
                <c:pt idx="3283">
                  <c:v>0.107099846147647</c:v>
                </c:pt>
                <c:pt idx="3284">
                  <c:v>0.12648035299233601</c:v>
                </c:pt>
                <c:pt idx="3285">
                  <c:v>0.113183794112618</c:v>
                </c:pt>
                <c:pt idx="3286">
                  <c:v>0.16254715736040701</c:v>
                </c:pt>
                <c:pt idx="3287">
                  <c:v>9.6437872372700101E-2</c:v>
                </c:pt>
                <c:pt idx="3288">
                  <c:v>0.106750059861051</c:v>
                </c:pt>
                <c:pt idx="3289">
                  <c:v>0.11899990140446599</c:v>
                </c:pt>
                <c:pt idx="3290">
                  <c:v>0.100000336162636</c:v>
                </c:pt>
                <c:pt idx="3291">
                  <c:v>0.12160030555120201</c:v>
                </c:pt>
                <c:pt idx="3292">
                  <c:v>0.111679963679243</c:v>
                </c:pt>
                <c:pt idx="3293">
                  <c:v>9.7344154048863901E-2</c:v>
                </c:pt>
                <c:pt idx="3294">
                  <c:v>0.117875475826981</c:v>
                </c:pt>
                <c:pt idx="3295">
                  <c:v>6.86999473119769E-2</c:v>
                </c:pt>
                <c:pt idx="3296">
                  <c:v>5.7360165369113099E-2</c:v>
                </c:pt>
                <c:pt idx="3297" formatCode="0.00E+00">
                  <c:v>-5.1155642541189596E-4</c:v>
                </c:pt>
                <c:pt idx="3298">
                  <c:v>-1.0809635765328399E-2</c:v>
                </c:pt>
                <c:pt idx="3299">
                  <c:v>-1.6647891717731501E-2</c:v>
                </c:pt>
                <c:pt idx="3300">
                  <c:v>-2.6917709126138299E-2</c:v>
                </c:pt>
                <c:pt idx="3301">
                  <c:v>1.66529558971362E-3</c:v>
                </c:pt>
                <c:pt idx="3302">
                  <c:v>-3.5467385110258903E-2</c:v>
                </c:pt>
                <c:pt idx="3303">
                  <c:v>-2.6774024055002899E-2</c:v>
                </c:pt>
                <c:pt idx="3304">
                  <c:v>-0.15901916431236099</c:v>
                </c:pt>
                <c:pt idx="3305">
                  <c:v>-0.195215361967466</c:v>
                </c:pt>
                <c:pt idx="3306">
                  <c:v>-0.19857264968139501</c:v>
                </c:pt>
                <c:pt idx="3307">
                  <c:v>-0.21085778405175701</c:v>
                </c:pt>
                <c:pt idx="3308">
                  <c:v>-0.281486062446484</c:v>
                </c:pt>
                <c:pt idx="3309">
                  <c:v>-0.27718927720328002</c:v>
                </c:pt>
                <c:pt idx="3310">
                  <c:v>-0.26895143396965598</c:v>
                </c:pt>
                <c:pt idx="3311">
                  <c:v>-0.245561232624943</c:v>
                </c:pt>
                <c:pt idx="3312">
                  <c:v>-0.193248455094094</c:v>
                </c:pt>
                <c:pt idx="3313">
                  <c:v>-0.224198678626056</c:v>
                </c:pt>
                <c:pt idx="3314">
                  <c:v>-0.24015911379928301</c:v>
                </c:pt>
                <c:pt idx="3315">
                  <c:v>-0.224127260521848</c:v>
                </c:pt>
                <c:pt idx="3316">
                  <c:v>-0.55930211359325899</c:v>
                </c:pt>
                <c:pt idx="3317">
                  <c:v>-0.307441538286717</c:v>
                </c:pt>
                <c:pt idx="3318">
                  <c:v>-3.07531879047644E-2</c:v>
                </c:pt>
                <c:pt idx="3319">
                  <c:v>0.160197406951578</c:v>
                </c:pt>
                <c:pt idx="3320">
                  <c:v>0.18015758986790301</c:v>
                </c:pt>
                <c:pt idx="3321">
                  <c:v>0.16492609020486801</c:v>
                </c:pt>
                <c:pt idx="3322">
                  <c:v>8.3140975923660307E-2</c:v>
                </c:pt>
                <c:pt idx="3323">
                  <c:v>8.9713006569006298E-2</c:v>
                </c:pt>
                <c:pt idx="3324">
                  <c:v>2.1704907044242101E-3</c:v>
                </c:pt>
                <c:pt idx="3325">
                  <c:v>8.13669163580499E-3</c:v>
                </c:pt>
                <c:pt idx="3326">
                  <c:v>-9.1890762658152797E-2</c:v>
                </c:pt>
                <c:pt idx="3327">
                  <c:v>-0.13191257350542701</c:v>
                </c:pt>
                <c:pt idx="3328">
                  <c:v>-0.11673000997621701</c:v>
                </c:pt>
                <c:pt idx="3329">
                  <c:v>-7.9784612229021307E-2</c:v>
                </c:pt>
                <c:pt idx="3330">
                  <c:v>2.73725665644395E-2</c:v>
                </c:pt>
                <c:pt idx="3331">
                  <c:v>8.5098431669519997E-2</c:v>
                </c:pt>
                <c:pt idx="3332">
                  <c:v>0.12647870871452199</c:v>
                </c:pt>
                <c:pt idx="3333">
                  <c:v>0.144382887625914</c:v>
                </c:pt>
                <c:pt idx="3334">
                  <c:v>0.10590624296206</c:v>
                </c:pt>
                <c:pt idx="3335">
                  <c:v>0.13432445115675701</c:v>
                </c:pt>
                <c:pt idx="3336">
                  <c:v>7.3859707409781095E-2</c:v>
                </c:pt>
                <c:pt idx="3337">
                  <c:v>4.86881382422783E-2</c:v>
                </c:pt>
                <c:pt idx="3338">
                  <c:v>6.7750712009837899E-2</c:v>
                </c:pt>
                <c:pt idx="3339">
                  <c:v>7.4200264432089796E-2</c:v>
                </c:pt>
                <c:pt idx="3340">
                  <c:v>6.8960278684343707E-2</c:v>
                </c:pt>
                <c:pt idx="3341">
                  <c:v>5.6768106980678398E-2</c:v>
                </c:pt>
                <c:pt idx="3342">
                  <c:v>0.13741430247907399</c:v>
                </c:pt>
                <c:pt idx="3343">
                  <c:v>0.13873164339927499</c:v>
                </c:pt>
                <c:pt idx="3344">
                  <c:v>0.105385339133482</c:v>
                </c:pt>
                <c:pt idx="3345">
                  <c:v>0.121107892888817</c:v>
                </c:pt>
                <c:pt idx="3346">
                  <c:v>6.4886344828630899E-2</c:v>
                </c:pt>
                <c:pt idx="3347">
                  <c:v>7.2709094173450894E-2</c:v>
                </c:pt>
                <c:pt idx="3348">
                  <c:v>6.6167458444230207E-2</c:v>
                </c:pt>
                <c:pt idx="3349">
                  <c:v>0.10013397896241399</c:v>
                </c:pt>
                <c:pt idx="3350">
                  <c:v>0.121707219791025</c:v>
                </c:pt>
                <c:pt idx="3351">
                  <c:v>0.11976567817657</c:v>
                </c:pt>
                <c:pt idx="3352">
                  <c:v>0.119012768371334</c:v>
                </c:pt>
                <c:pt idx="3353">
                  <c:v>0.18961023911113001</c:v>
                </c:pt>
                <c:pt idx="3354">
                  <c:v>0.17008800207992</c:v>
                </c:pt>
                <c:pt idx="3355">
                  <c:v>0.16727081059948201</c:v>
                </c:pt>
                <c:pt idx="3356">
                  <c:v>0.13541653251278801</c:v>
                </c:pt>
                <c:pt idx="3357">
                  <c:v>9.2332859799293801E-2</c:v>
                </c:pt>
                <c:pt idx="3358">
                  <c:v>3.6266342771074898E-2</c:v>
                </c:pt>
                <c:pt idx="3359">
                  <c:v>5.7012952146546697E-2</c:v>
                </c:pt>
                <c:pt idx="3360">
                  <c:v>-4.2389363624559799E-2</c:v>
                </c:pt>
                <c:pt idx="3361">
                  <c:v>3.24886555847285E-2</c:v>
                </c:pt>
                <c:pt idx="3362">
                  <c:v>6.5190753569346699E-2</c:v>
                </c:pt>
                <c:pt idx="3363">
                  <c:v>0.10415226716211901</c:v>
                </c:pt>
                <c:pt idx="3364">
                  <c:v>8.4922460702351502E-2</c:v>
                </c:pt>
                <c:pt idx="3365">
                  <c:v>9.3537638972037401E-2</c:v>
                </c:pt>
                <c:pt idx="3366">
                  <c:v>8.8430269869036196E-2</c:v>
                </c:pt>
                <c:pt idx="3367">
                  <c:v>4.9944197584682798E-2</c:v>
                </c:pt>
                <c:pt idx="3368">
                  <c:v>1.11551566517302E-2</c:v>
                </c:pt>
                <c:pt idx="3369">
                  <c:v>-6.9475532881741103E-2</c:v>
                </c:pt>
                <c:pt idx="3370">
                  <c:v>-8.6780835240940393E-2</c:v>
                </c:pt>
                <c:pt idx="3371">
                  <c:v>-0.15662483298767399</c:v>
                </c:pt>
                <c:pt idx="3372">
                  <c:v>-0.13249972600928001</c:v>
                </c:pt>
                <c:pt idx="3373">
                  <c:v>-0.17799990287773601</c:v>
                </c:pt>
                <c:pt idx="3374">
                  <c:v>-0.16719926922601699</c:v>
                </c:pt>
                <c:pt idx="3375">
                  <c:v>-0.17375956796870501</c:v>
                </c:pt>
                <c:pt idx="3376">
                  <c:v>-0.20540780085933799</c:v>
                </c:pt>
                <c:pt idx="3377">
                  <c:v>-0.18592658248434499</c:v>
                </c:pt>
                <c:pt idx="3378">
                  <c:v>-0.19514095470817899</c:v>
                </c:pt>
                <c:pt idx="3379">
                  <c:v>-0.22811288583685499</c:v>
                </c:pt>
                <c:pt idx="3380">
                  <c:v>-0.184090192702688</c:v>
                </c:pt>
                <c:pt idx="3381">
                  <c:v>-0.14087185508988501</c:v>
                </c:pt>
                <c:pt idx="3382">
                  <c:v>-0.109497716005503</c:v>
                </c:pt>
                <c:pt idx="3383">
                  <c:v>-0.105198423048543</c:v>
                </c:pt>
                <c:pt idx="3384">
                  <c:v>-8.0958970372428496E-2</c:v>
                </c:pt>
                <c:pt idx="3385">
                  <c:v>-6.1566645292083701E-2</c:v>
                </c:pt>
                <c:pt idx="3386">
                  <c:v>-6.7653127024682194E-2</c:v>
                </c:pt>
                <c:pt idx="3387">
                  <c:v>1.30772054115038E-2</c:v>
                </c:pt>
                <c:pt idx="3388">
                  <c:v>-1.5385103290004301E-3</c:v>
                </c:pt>
                <c:pt idx="3389">
                  <c:v>1.7969326014142601E-2</c:v>
                </c:pt>
                <c:pt idx="3390">
                  <c:v>3.1975711055455401E-2</c:v>
                </c:pt>
                <c:pt idx="3391">
                  <c:v>6.2380190426395601E-2</c:v>
                </c:pt>
                <c:pt idx="3392">
                  <c:v>3.23046650364293E-2</c:v>
                </c:pt>
                <c:pt idx="3393">
                  <c:v>6.6435977518004502E-3</c:v>
                </c:pt>
                <c:pt idx="3394">
                  <c:v>-5.0685640597388101E-2</c:v>
                </c:pt>
                <c:pt idx="3395">
                  <c:v>-1.33481950950979E-2</c:v>
                </c:pt>
                <c:pt idx="3396">
                  <c:v>-5.3078153244047799E-2</c:v>
                </c:pt>
                <c:pt idx="3397">
                  <c:v>-5.76625653198483E-2</c:v>
                </c:pt>
                <c:pt idx="3398">
                  <c:v>2.98693984277154E-2</c:v>
                </c:pt>
                <c:pt idx="3399">
                  <c:v>3.0295817814437201E-2</c:v>
                </c:pt>
                <c:pt idx="3400">
                  <c:v>6.18365993199088E-2</c:v>
                </c:pt>
                <c:pt idx="3401">
                  <c:v>8.4669017004754807E-2</c:v>
                </c:pt>
                <c:pt idx="3402">
                  <c:v>6.4535445537396499E-2</c:v>
                </c:pt>
                <c:pt idx="3403">
                  <c:v>0.10762811228929201</c:v>
                </c:pt>
                <c:pt idx="3404">
                  <c:v>3.8902477624402403E-2</c:v>
                </c:pt>
                <c:pt idx="3405">
                  <c:v>1.9122470380771899E-2</c:v>
                </c:pt>
                <c:pt idx="3406">
                  <c:v>4.9697390367118198E-2</c:v>
                </c:pt>
                <c:pt idx="3407">
                  <c:v>4.2958443299553999E-2</c:v>
                </c:pt>
                <c:pt idx="3408">
                  <c:v>1.5166620362299099E-2</c:v>
                </c:pt>
                <c:pt idx="3409">
                  <c:v>9.7330887703090899E-3</c:v>
                </c:pt>
                <c:pt idx="3410">
                  <c:v>-4.5013516776721801E-2</c:v>
                </c:pt>
                <c:pt idx="3411">
                  <c:v>7.18910723291976E-3</c:v>
                </c:pt>
                <c:pt idx="3412">
                  <c:v>-1.74481771042884E-2</c:v>
                </c:pt>
                <c:pt idx="3413">
                  <c:v>-2.7558700374837999E-2</c:v>
                </c:pt>
                <c:pt idx="3414">
                  <c:v>-1.00474485811208E-2</c:v>
                </c:pt>
                <c:pt idx="3415">
                  <c:v>-4.0378673121619297E-3</c:v>
                </c:pt>
                <c:pt idx="3416">
                  <c:v>-3.8430031398558301E-2</c:v>
                </c:pt>
                <c:pt idx="3417">
                  <c:v>3.4056237332325802E-2</c:v>
                </c:pt>
                <c:pt idx="3418">
                  <c:v>3.5244410031875603E-2</c:v>
                </c:pt>
                <c:pt idx="3419">
                  <c:v>0.13139605903135901</c:v>
                </c:pt>
                <c:pt idx="3420">
                  <c:v>0.102716639705557</c:v>
                </c:pt>
                <c:pt idx="3421">
                  <c:v>9.6573031002726795E-2</c:v>
                </c:pt>
                <c:pt idx="3422">
                  <c:v>0.114858369870541</c:v>
                </c:pt>
                <c:pt idx="3423">
                  <c:v>0.10228708652143199</c:v>
                </c:pt>
                <c:pt idx="3424">
                  <c:v>0.169829394558943</c:v>
                </c:pt>
                <c:pt idx="3425">
                  <c:v>0.138263723166685</c:v>
                </c:pt>
                <c:pt idx="3426">
                  <c:v>0.17621080153139501</c:v>
                </c:pt>
                <c:pt idx="3427">
                  <c:v>0.20336869615675801</c:v>
                </c:pt>
                <c:pt idx="3428">
                  <c:v>0.201894786026969</c:v>
                </c:pt>
                <c:pt idx="3429">
                  <c:v>0.14871599361649601</c:v>
                </c:pt>
                <c:pt idx="3430">
                  <c:v>0.12857286203186999</c:v>
                </c:pt>
                <c:pt idx="3431">
                  <c:v>0.121258100416511</c:v>
                </c:pt>
                <c:pt idx="3432">
                  <c:v>9.0606944200397097E-2</c:v>
                </c:pt>
                <c:pt idx="3433">
                  <c:v>2.4485219666958699E-2</c:v>
                </c:pt>
                <c:pt idx="3434" formatCode="0.00E+00">
                  <c:v>-4.1151909065106901E-4</c:v>
                </c:pt>
                <c:pt idx="3435">
                  <c:v>1.08707358993545E-2</c:v>
                </c:pt>
                <c:pt idx="3436">
                  <c:v>-3.3036859387198798E-3</c:v>
                </c:pt>
                <c:pt idx="3437">
                  <c:v>-4.6642429952146999E-2</c:v>
                </c:pt>
                <c:pt idx="3438">
                  <c:v>-2.1142064128891699E-3</c:v>
                </c:pt>
                <c:pt idx="3439">
                  <c:v>-6.0891651995545297E-2</c:v>
                </c:pt>
                <c:pt idx="3440">
                  <c:v>-0.12071344366674799</c:v>
                </c:pt>
                <c:pt idx="3441">
                  <c:v>-0.10057008354668</c:v>
                </c:pt>
                <c:pt idx="3442">
                  <c:v>-0.110056591739688</c:v>
                </c:pt>
                <c:pt idx="3443">
                  <c:v>-8.5645065872219206E-2</c:v>
                </c:pt>
                <c:pt idx="3444">
                  <c:v>-9.9716461633322595E-2</c:v>
                </c:pt>
                <c:pt idx="3445">
                  <c:v>-8.4572821406267096E-2</c:v>
                </c:pt>
                <c:pt idx="3446">
                  <c:v>-6.2858605025404302E-2</c:v>
                </c:pt>
                <c:pt idx="3447">
                  <c:v>-7.82867619500109E-2</c:v>
                </c:pt>
                <c:pt idx="3448">
                  <c:v>-8.0228896864696198E-2</c:v>
                </c:pt>
                <c:pt idx="3449">
                  <c:v>-6.8183209044491294E-2</c:v>
                </c:pt>
                <c:pt idx="3450">
                  <c:v>-3.05467808586392E-2</c:v>
                </c:pt>
                <c:pt idx="3451">
                  <c:v>-4.4437119511130101E-2</c:v>
                </c:pt>
                <c:pt idx="3452">
                  <c:v>5.2500175258618498E-3</c:v>
                </c:pt>
                <c:pt idx="3453">
                  <c:v>5.2999910260924203E-2</c:v>
                </c:pt>
                <c:pt idx="3454">
                  <c:v>5.6800410386474098E-2</c:v>
                </c:pt>
                <c:pt idx="3455">
                  <c:v>7.7440297791602206E-2</c:v>
                </c:pt>
                <c:pt idx="3456">
                  <c:v>0.12515185371179699</c:v>
                </c:pt>
                <c:pt idx="3457">
                  <c:v>9.7721275449906303E-2</c:v>
                </c:pt>
                <c:pt idx="3458">
                  <c:v>5.7377002049378199E-2</c:v>
                </c:pt>
                <c:pt idx="3459">
                  <c:v>7.2301595535986196E-2</c:v>
                </c:pt>
                <c:pt idx="3460">
                  <c:v>3.5441374085039001E-2</c:v>
                </c:pt>
                <c:pt idx="3461">
                  <c:v>-5.2467542475937903E-3</c:v>
                </c:pt>
                <c:pt idx="3462">
                  <c:v>8.6024318070023701E-3</c:v>
                </c:pt>
                <c:pt idx="3463">
                  <c:v>-4.3517834827834799E-2</c:v>
                </c:pt>
                <c:pt idx="3464">
                  <c:v>-6.4414029825158495E-2</c:v>
                </c:pt>
                <c:pt idx="3465">
                  <c:v>-5.7931522932392399E-2</c:v>
                </c:pt>
                <c:pt idx="3466">
                  <c:v>-8.4745486900601394E-2</c:v>
                </c:pt>
                <c:pt idx="3467">
                  <c:v>-5.5796114862278701E-2</c:v>
                </c:pt>
                <c:pt idx="3468" formatCode="0.00E+00">
                  <c:v>-6.3664774919835999E-4</c:v>
                </c:pt>
                <c:pt idx="3469">
                  <c:v>9.8903094861881799E-3</c:v>
                </c:pt>
                <c:pt idx="3470">
                  <c:v>5.51122597959832E-2</c:v>
                </c:pt>
                <c:pt idx="3471">
                  <c:v>8.3289636938349704E-2</c:v>
                </c:pt>
                <c:pt idx="3472">
                  <c:v>9.4632350419820099E-2</c:v>
                </c:pt>
                <c:pt idx="3473">
                  <c:v>5.4905862025309497E-2</c:v>
                </c:pt>
                <c:pt idx="3474">
                  <c:v>8.1524634688607295E-2</c:v>
                </c:pt>
                <c:pt idx="3475">
                  <c:v>7.6419658922761202E-2</c:v>
                </c:pt>
                <c:pt idx="3476">
                  <c:v>0.10753541585891201</c:v>
                </c:pt>
                <c:pt idx="3477">
                  <c:v>0.13642811296056701</c:v>
                </c:pt>
                <c:pt idx="3478">
                  <c:v>0.132342716198532</c:v>
                </c:pt>
                <c:pt idx="3479">
                  <c:v>0.13867446592757501</c:v>
                </c:pt>
                <c:pt idx="3480">
                  <c:v>0.12613961546666899</c:v>
                </c:pt>
                <c:pt idx="3481">
                  <c:v>0.105711344472945</c:v>
                </c:pt>
                <c:pt idx="3482">
                  <c:v>5.3369429582262998E-2</c:v>
                </c:pt>
                <c:pt idx="3483">
                  <c:v>2.10952018689365E-2</c:v>
                </c:pt>
                <c:pt idx="3484">
                  <c:v>-5.43236370888351E-2</c:v>
                </c:pt>
                <c:pt idx="3485">
                  <c:v>-7.6259202639818099E-2</c:v>
                </c:pt>
                <c:pt idx="3486">
                  <c:v>-9.4607215627478397E-2</c:v>
                </c:pt>
                <c:pt idx="3487">
                  <c:v>-0.116485485636747</c:v>
                </c:pt>
                <c:pt idx="3488">
                  <c:v>-0.129188449544553</c:v>
                </c:pt>
                <c:pt idx="3489">
                  <c:v>-0.104151083121969</c:v>
                </c:pt>
                <c:pt idx="3490">
                  <c:v>-0.14732080546241899</c:v>
                </c:pt>
                <c:pt idx="3491">
                  <c:v>-0.13625645516095</c:v>
                </c:pt>
                <c:pt idx="3492">
                  <c:v>-0.134605597478369</c:v>
                </c:pt>
                <c:pt idx="3493">
                  <c:v>-0.13248382490652399</c:v>
                </c:pt>
                <c:pt idx="3494">
                  <c:v>-0.17078732237639099</c:v>
                </c:pt>
                <c:pt idx="3495">
                  <c:v>-0.16302985179759699</c:v>
                </c:pt>
                <c:pt idx="3496">
                  <c:v>-0.14562392416268799</c:v>
                </c:pt>
                <c:pt idx="3497">
                  <c:v>-0.199699212572337</c:v>
                </c:pt>
                <c:pt idx="3498">
                  <c:v>-0.16935943719654201</c:v>
                </c:pt>
                <c:pt idx="3499">
                  <c:v>-0.19628772065567099</c:v>
                </c:pt>
                <c:pt idx="3500">
                  <c:v>-0.217030023936647</c:v>
                </c:pt>
                <c:pt idx="3501">
                  <c:v>-0.161623744491114</c:v>
                </c:pt>
                <c:pt idx="3502">
                  <c:v>-0.16849882469445401</c:v>
                </c:pt>
                <c:pt idx="3503">
                  <c:v>-0.13319917572236001</c:v>
                </c:pt>
                <c:pt idx="3504">
                  <c:v>-0.13695942602710701</c:v>
                </c:pt>
                <c:pt idx="3505">
                  <c:v>-7.5167363819733796E-2</c:v>
                </c:pt>
                <c:pt idx="3506">
                  <c:v>-6.3334422061647105E-2</c:v>
                </c:pt>
                <c:pt idx="3507">
                  <c:v>-6.3467372854395507E-2</c:v>
                </c:pt>
                <c:pt idx="3508">
                  <c:v>-8.3574191252266006E-2</c:v>
                </c:pt>
                <c:pt idx="3509">
                  <c:v>-4.9259102757671799E-2</c:v>
                </c:pt>
                <c:pt idx="3510">
                  <c:v>-3.7807398172933597E-2</c:v>
                </c:pt>
                <c:pt idx="3511">
                  <c:v>-7.9045814778581303E-2</c:v>
                </c:pt>
                <c:pt idx="3512">
                  <c:v>-3.6036334440051797E-2</c:v>
                </c:pt>
                <c:pt idx="3513">
                  <c:v>5.3570682203817499E-2</c:v>
                </c:pt>
                <c:pt idx="3514">
                  <c:v>7.3256631212272397E-2</c:v>
                </c:pt>
                <c:pt idx="3515">
                  <c:v>0.11620494486239601</c:v>
                </c:pt>
                <c:pt idx="3516">
                  <c:v>9.3764279376244902E-2</c:v>
                </c:pt>
                <c:pt idx="3517">
                  <c:v>9.9811533364277893E-2</c:v>
                </c:pt>
                <c:pt idx="3518">
                  <c:v>9.6649153449234804E-2</c:v>
                </c:pt>
                <c:pt idx="3519">
                  <c:v>0.11171949976134</c:v>
                </c:pt>
                <c:pt idx="3520">
                  <c:v>9.6575459428212398E-2</c:v>
                </c:pt>
                <c:pt idx="3521">
                  <c:v>7.8060691028898704E-2</c:v>
                </c:pt>
                <c:pt idx="3522">
                  <c:v>5.0448278164916198E-2</c:v>
                </c:pt>
                <c:pt idx="3523">
                  <c:v>2.5958903293652399E-2</c:v>
                </c:pt>
                <c:pt idx="3524">
                  <c:v>5.0366884597812203E-2</c:v>
                </c:pt>
                <c:pt idx="3525">
                  <c:v>3.9493184191922298E-2</c:v>
                </c:pt>
                <c:pt idx="3526">
                  <c:v>-1.08050498144312E-2</c:v>
                </c:pt>
                <c:pt idx="3527">
                  <c:v>-4.2243893367169598E-2</c:v>
                </c:pt>
                <c:pt idx="3528">
                  <c:v>-8.8195749459360998E-2</c:v>
                </c:pt>
                <c:pt idx="3529">
                  <c:v>-0.14015651411826999</c:v>
                </c:pt>
                <c:pt idx="3530">
                  <c:v>-9.6925168570006506E-2</c:v>
                </c:pt>
                <c:pt idx="3531">
                  <c:v>-6.8739628264207597E-2</c:v>
                </c:pt>
                <c:pt idx="3532">
                  <c:v>-1.89924045156626E-2</c:v>
                </c:pt>
                <c:pt idx="3533">
                  <c:v>-1.9993575712140499E-2</c:v>
                </c:pt>
                <c:pt idx="3534">
                  <c:v>5.5204938014272197E-2</c:v>
                </c:pt>
                <c:pt idx="3535">
                  <c:v>3.6163767305948703E-2</c:v>
                </c:pt>
                <c:pt idx="3536">
                  <c:v>5.7731215260774897E-2</c:v>
                </c:pt>
                <c:pt idx="3537">
                  <c:v>6.4584782999634799E-2</c:v>
                </c:pt>
                <c:pt idx="3538">
                  <c:v>3.0068247542286999E-2</c:v>
                </c:pt>
                <c:pt idx="3539">
                  <c:v>1.3654207408828599E-2</c:v>
                </c:pt>
                <c:pt idx="3540">
                  <c:v>4.4523982382141697E-2</c:v>
                </c:pt>
                <c:pt idx="3541">
                  <c:v>4.9218581657665697E-2</c:v>
                </c:pt>
                <c:pt idx="3542">
                  <c:v>2.81749141542579E-2</c:v>
                </c:pt>
                <c:pt idx="3543">
                  <c:v>7.4540358569500101E-2</c:v>
                </c:pt>
                <c:pt idx="3544">
                  <c:v>9.8832115957161903E-2</c:v>
                </c:pt>
                <c:pt idx="3545">
                  <c:v>7.10655096602614E-2</c:v>
                </c:pt>
                <c:pt idx="3546">
                  <c:v>7.2052450452819203E-2</c:v>
                </c:pt>
                <c:pt idx="3547">
                  <c:v>7.9242302159130404E-2</c:v>
                </c:pt>
                <c:pt idx="3548">
                  <c:v>2.7393780692149101E-2</c:v>
                </c:pt>
                <c:pt idx="3549">
                  <c:v>3.3914536272469299E-2</c:v>
                </c:pt>
                <c:pt idx="3550">
                  <c:v>8.15322637836004E-2</c:v>
                </c:pt>
                <c:pt idx="3551">
                  <c:v>1.40257072671143E-2</c:v>
                </c:pt>
                <c:pt idx="3552">
                  <c:v>4.3220535296113E-2</c:v>
                </c:pt>
                <c:pt idx="3553">
                  <c:v>3.1376660170483399E-2</c:v>
                </c:pt>
                <c:pt idx="3554">
                  <c:v>2.6701212169589501E-2</c:v>
                </c:pt>
                <c:pt idx="3555">
                  <c:v>4.2960548593093499E-2</c:v>
                </c:pt>
                <c:pt idx="3556">
                  <c:v>3.16879287838034E-3</c:v>
                </c:pt>
                <c:pt idx="3557">
                  <c:v>1.53348695077824E-2</c:v>
                </c:pt>
                <c:pt idx="3558">
                  <c:v>8.2678040534922507E-3</c:v>
                </c:pt>
                <c:pt idx="3559">
                  <c:v>-4.7785628583378398E-2</c:v>
                </c:pt>
                <c:pt idx="3560">
                  <c:v>-4.3028917905765199E-2</c:v>
                </c:pt>
                <c:pt idx="3561">
                  <c:v>-6.2423012254299602E-2</c:v>
                </c:pt>
                <c:pt idx="3562">
                  <c:v>-6.8338220594455296E-2</c:v>
                </c:pt>
                <c:pt idx="3563">
                  <c:v>-6.6670851133768097E-2</c:v>
                </c:pt>
                <c:pt idx="3564">
                  <c:v>-5.6536448973419598E-2</c:v>
                </c:pt>
                <c:pt idx="3565">
                  <c:v>-6.0429201903344699E-2</c:v>
                </c:pt>
                <c:pt idx="3566">
                  <c:v>-7.3943031932833095E-2</c:v>
                </c:pt>
                <c:pt idx="3567">
                  <c:v>-2.7954779550173101E-2</c:v>
                </c:pt>
                <c:pt idx="3568">
                  <c:v>-6.3634574292006302E-3</c:v>
                </c:pt>
                <c:pt idx="3569">
                  <c:v>1.2508721361326599E-2</c:v>
                </c:pt>
                <c:pt idx="3570">
                  <c:v>-3.6392711631641803E-2</c:v>
                </c:pt>
                <c:pt idx="3571">
                  <c:v>-6.7514437860001594E-2</c:v>
                </c:pt>
                <c:pt idx="3572">
                  <c:v>-4.5211043696204101E-2</c:v>
                </c:pt>
                <c:pt idx="3573">
                  <c:v>-0.146569225581963</c:v>
                </c:pt>
                <c:pt idx="3574">
                  <c:v>-0.15645520956713199</c:v>
                </c:pt>
                <c:pt idx="3575">
                  <c:v>-0.13396391130604801</c:v>
                </c:pt>
                <c:pt idx="3576">
                  <c:v>-0.111971544083901</c:v>
                </c:pt>
                <c:pt idx="3577">
                  <c:v>-6.9576777503449705E-2</c:v>
                </c:pt>
                <c:pt idx="3578">
                  <c:v>-1.7261916387525299E-2</c:v>
                </c:pt>
                <c:pt idx="3579">
                  <c:v>-4.9809594145177202E-2</c:v>
                </c:pt>
                <c:pt idx="3580">
                  <c:v>-2.7847400657938299E-2</c:v>
                </c:pt>
                <c:pt idx="3581">
                  <c:v>-2.9477780145491201E-2</c:v>
                </c:pt>
                <c:pt idx="3582">
                  <c:v>-1.7182687983581201E-2</c:v>
                </c:pt>
                <c:pt idx="3583">
                  <c:v>1.7454258548681802E-2</c:v>
                </c:pt>
                <c:pt idx="3584" formatCode="0.00E+00">
                  <c:v>-4.3707533878922702E-4</c:v>
                </c:pt>
                <c:pt idx="3585">
                  <c:v>6.6850809699671304E-2</c:v>
                </c:pt>
                <c:pt idx="3586">
                  <c:v>3.1880305962861399E-2</c:v>
                </c:pt>
                <c:pt idx="3587">
                  <c:v>4.1504610981226202E-2</c:v>
                </c:pt>
                <c:pt idx="3588">
                  <c:v>6.2803450747871595E-2</c:v>
                </c:pt>
                <c:pt idx="3589">
                  <c:v>3.3442833840485499E-2</c:v>
                </c:pt>
                <c:pt idx="3590">
                  <c:v>4.4354517316529299E-2</c:v>
                </c:pt>
                <c:pt idx="3591">
                  <c:v>8.7483278159863703E-2</c:v>
                </c:pt>
                <c:pt idx="3592">
                  <c:v>6.19864394224229E-2</c:v>
                </c:pt>
                <c:pt idx="3593">
                  <c:v>6.3189310229343904E-2</c:v>
                </c:pt>
                <c:pt idx="3594">
                  <c:v>7.2151789980349407E-2</c:v>
                </c:pt>
                <c:pt idx="3595">
                  <c:v>0.10012102915224801</c:v>
                </c:pt>
                <c:pt idx="3596">
                  <c:v>6.8896872149922503E-2</c:v>
                </c:pt>
                <c:pt idx="3597">
                  <c:v>1.75175526515793E-2</c:v>
                </c:pt>
                <c:pt idx="3598">
                  <c:v>3.6144144357166301E-3</c:v>
                </c:pt>
                <c:pt idx="3599">
                  <c:v>-1.7108926215097801E-2</c:v>
                </c:pt>
                <c:pt idx="3600">
                  <c:v>-7.2868418998126502E-3</c:v>
                </c:pt>
                <c:pt idx="3601">
                  <c:v>-4.5029302621413601E-2</c:v>
                </c:pt>
                <c:pt idx="3602">
                  <c:v>-4.6423832722130201E-2</c:v>
                </c:pt>
                <c:pt idx="3603">
                  <c:v>-3.3939298111297499E-2</c:v>
                </c:pt>
                <c:pt idx="3604">
                  <c:v>-0.100751444592553</c:v>
                </c:pt>
                <c:pt idx="3605">
                  <c:v>-5.8200490390840097E-2</c:v>
                </c:pt>
                <c:pt idx="3606">
                  <c:v>-7.0560941629079096E-2</c:v>
                </c:pt>
                <c:pt idx="3607">
                  <c:v>-6.2848289436075705E-2</c:v>
                </c:pt>
                <c:pt idx="3608">
                  <c:v>4.0920861859342801E-2</c:v>
                </c:pt>
                <c:pt idx="3609">
                  <c:v>2.5536829868332899E-2</c:v>
                </c:pt>
                <c:pt idx="3610">
                  <c:v>6.1229939968885802E-2</c:v>
                </c:pt>
                <c:pt idx="3611">
                  <c:v>7.8583713937998498E-2</c:v>
                </c:pt>
                <c:pt idx="3612">
                  <c:v>9.7267148152353003E-2</c:v>
                </c:pt>
                <c:pt idx="3613">
                  <c:v>0.15701370021133501</c:v>
                </c:pt>
                <c:pt idx="3614">
                  <c:v>0.16961044137024001</c:v>
                </c:pt>
                <c:pt idx="3615">
                  <c:v>0.113288450752442</c:v>
                </c:pt>
                <c:pt idx="3616">
                  <c:v>9.3030968121485799E-2</c:v>
                </c:pt>
                <c:pt idx="3617">
                  <c:v>7.2824890463985797E-2</c:v>
                </c:pt>
                <c:pt idx="3618">
                  <c:v>0.121459527849705</c:v>
                </c:pt>
                <c:pt idx="3619">
                  <c:v>0.131567799281716</c:v>
                </c:pt>
                <c:pt idx="3620">
                  <c:v>0.254854459151935</c:v>
                </c:pt>
                <c:pt idx="3621">
                  <c:v>0.28948308514381399</c:v>
                </c:pt>
                <c:pt idx="3622">
                  <c:v>0.24918671835919201</c:v>
                </c:pt>
                <c:pt idx="3623">
                  <c:v>0.20174958220688399</c:v>
                </c:pt>
                <c:pt idx="3624">
                  <c:v>0.12699948876355499</c:v>
                </c:pt>
                <c:pt idx="3625">
                  <c:v>4.5599835151469002E-2</c:v>
                </c:pt>
                <c:pt idx="3626">
                  <c:v>7.2479929156331793E-2</c:v>
                </c:pt>
                <c:pt idx="3627">
                  <c:v>3.71839250145189E-2</c:v>
                </c:pt>
                <c:pt idx="3628">
                  <c:v>2.8946816525287699E-2</c:v>
                </c:pt>
                <c:pt idx="3629">
                  <c:v>6.8757581394057896E-2</c:v>
                </c:pt>
                <c:pt idx="3630">
                  <c:v>0.10700572942188701</c:v>
                </c:pt>
                <c:pt idx="3631">
                  <c:v>7.2005187785556701E-2</c:v>
                </c:pt>
                <c:pt idx="3632">
                  <c:v>8.4803704671806202E-2</c:v>
                </c:pt>
                <c:pt idx="3633">
                  <c:v>3.02430186690862E-2</c:v>
                </c:pt>
                <c:pt idx="3634">
                  <c:v>-2.8605572857699699E-2</c:v>
                </c:pt>
                <c:pt idx="3635">
                  <c:v>-7.8084653598660098E-2</c:v>
                </c:pt>
                <c:pt idx="3636">
                  <c:v>-7.6867442117208598E-2</c:v>
                </c:pt>
                <c:pt idx="3637">
                  <c:v>-0.175893672932048</c:v>
                </c:pt>
                <c:pt idx="3638">
                  <c:v>-0.15511542052337199</c:v>
                </c:pt>
                <c:pt idx="3639">
                  <c:v>-0.149692006828853</c:v>
                </c:pt>
                <c:pt idx="3640">
                  <c:v>-0.12055392894941</c:v>
                </c:pt>
                <c:pt idx="3641">
                  <c:v>-0.14524303939976199</c:v>
                </c:pt>
                <c:pt idx="3642">
                  <c:v>-0.225794498658482</c:v>
                </c:pt>
                <c:pt idx="3643">
                  <c:v>-0.22703528764748801</c:v>
                </c:pt>
                <c:pt idx="3644">
                  <c:v>-0.25122814466877202</c:v>
                </c:pt>
                <c:pt idx="3645">
                  <c:v>-0.32818283311782998</c:v>
                </c:pt>
                <c:pt idx="3646">
                  <c:v>-0.34174624818371702</c:v>
                </c:pt>
                <c:pt idx="3647">
                  <c:v>-0.33579705347861399</c:v>
                </c:pt>
                <c:pt idx="3648">
                  <c:v>-0.32303751460906399</c:v>
                </c:pt>
                <c:pt idx="3649">
                  <c:v>-0.27122984689232799</c:v>
                </c:pt>
                <c:pt idx="3650">
                  <c:v>-0.24338387141034801</c:v>
                </c:pt>
                <c:pt idx="3651">
                  <c:v>-0.21790732295835699</c:v>
                </c:pt>
                <c:pt idx="3652">
                  <c:v>-0.16312590719480999</c:v>
                </c:pt>
                <c:pt idx="3653">
                  <c:v>-0.149700860033192</c:v>
                </c:pt>
                <c:pt idx="3654">
                  <c:v>-0.102160437782412</c:v>
                </c:pt>
                <c:pt idx="3655">
                  <c:v>-9.1328417364602205E-2</c:v>
                </c:pt>
                <c:pt idx="3656">
                  <c:v>-3.2263020756916498E-2</c:v>
                </c:pt>
                <c:pt idx="3657">
                  <c:v>-4.9810202982486701E-2</c:v>
                </c:pt>
                <c:pt idx="3658" formatCode="0.00E+00">
                  <c:v>9.5155074877695202E-4</c:v>
                </c:pt>
                <c:pt idx="3659">
                  <c:v>-2.16386617447277E-2</c:v>
                </c:pt>
                <c:pt idx="3660">
                  <c:v>-3.8910508253204398E-2</c:v>
                </c:pt>
                <c:pt idx="3661">
                  <c:v>-2.3928546983423601E-2</c:v>
                </c:pt>
                <c:pt idx="3662">
                  <c:v>-8.8742752137520101E-2</c:v>
                </c:pt>
                <c:pt idx="3663">
                  <c:v>-7.8194061329156697E-2</c:v>
                </c:pt>
                <c:pt idx="3664">
                  <c:v>-5.0555737344575698E-2</c:v>
                </c:pt>
                <c:pt idx="3665">
                  <c:v>-1.4844156526050801E-2</c:v>
                </c:pt>
                <c:pt idx="3666">
                  <c:v>-3.34756670177149E-2</c:v>
                </c:pt>
                <c:pt idx="3667">
                  <c:v>4.12194969034054E-2</c:v>
                </c:pt>
                <c:pt idx="3668">
                  <c:v>3.3775921009052398E-2</c:v>
                </c:pt>
                <c:pt idx="3669">
                  <c:v>4.30203400787263E-2</c:v>
                </c:pt>
                <c:pt idx="3670">
                  <c:v>7.1216656584464702E-2</c:v>
                </c:pt>
                <c:pt idx="3671">
                  <c:v>6.4972745433587706E-2</c:v>
                </c:pt>
                <c:pt idx="3672">
                  <c:v>0.123978318417183</c:v>
                </c:pt>
                <c:pt idx="3673">
                  <c:v>0.170383216257183</c:v>
                </c:pt>
                <c:pt idx="3674">
                  <c:v>0.147506524177622</c:v>
                </c:pt>
                <c:pt idx="3675">
                  <c:v>0.171604767681941</c:v>
                </c:pt>
                <c:pt idx="3676">
                  <c:v>0.17888385076664701</c:v>
                </c:pt>
                <c:pt idx="3677">
                  <c:v>0.18790688530081701</c:v>
                </c:pt>
                <c:pt idx="3678">
                  <c:v>0.15032550824065299</c:v>
                </c:pt>
                <c:pt idx="3679">
                  <c:v>0.16586053476634999</c:v>
                </c:pt>
                <c:pt idx="3680">
                  <c:v>0.17028837288144</c:v>
                </c:pt>
                <c:pt idx="3681">
                  <c:v>0.16663078375437099</c:v>
                </c:pt>
                <c:pt idx="3682">
                  <c:v>0.137304718556231</c:v>
                </c:pt>
                <c:pt idx="3683">
                  <c:v>0.217843957950453</c:v>
                </c:pt>
                <c:pt idx="3684">
                  <c:v>0.15747523960255</c:v>
                </c:pt>
                <c:pt idx="3685">
                  <c:v>0.117179685090244</c:v>
                </c:pt>
                <c:pt idx="3686">
                  <c:v>0.15134415090422501</c:v>
                </c:pt>
                <c:pt idx="3687">
                  <c:v>7.7875400069084194E-2</c:v>
                </c:pt>
                <c:pt idx="3688">
                  <c:v>7.0300503160735703E-2</c:v>
                </c:pt>
                <c:pt idx="3689">
                  <c:v>6.3440262147729201E-2</c:v>
                </c:pt>
                <c:pt idx="3690">
                  <c:v>5.6352185304120797E-2</c:v>
                </c:pt>
                <c:pt idx="3691">
                  <c:v>9.3081320997203607E-2</c:v>
                </c:pt>
                <c:pt idx="3692">
                  <c:v>6.7265197178622602E-2</c:v>
                </c:pt>
                <c:pt idx="3693">
                  <c:v>0.12821248733274199</c:v>
                </c:pt>
                <c:pt idx="3694">
                  <c:v>0.10256998986619301</c:v>
                </c:pt>
                <c:pt idx="3695">
                  <c:v>8.5255759959361299E-2</c:v>
                </c:pt>
                <c:pt idx="3696">
                  <c:v>0.132204546932332</c:v>
                </c:pt>
                <c:pt idx="3697">
                  <c:v>8.6563503268521899E-2</c:v>
                </c:pt>
                <c:pt idx="3698">
                  <c:v>8.3651284792551905E-2</c:v>
                </c:pt>
                <c:pt idx="3699">
                  <c:v>6.2920936281308501E-2</c:v>
                </c:pt>
                <c:pt idx="3700">
                  <c:v>3.5936266847311701E-2</c:v>
                </c:pt>
                <c:pt idx="3701">
                  <c:v>5.5949330860661499E-2</c:v>
                </c:pt>
                <c:pt idx="3702">
                  <c:v>7.9959202237358001E-2</c:v>
                </c:pt>
                <c:pt idx="3703">
                  <c:v>8.79679111062934E-2</c:v>
                </c:pt>
                <c:pt idx="3704">
                  <c:v>9.3573791775661094E-2</c:v>
                </c:pt>
                <c:pt idx="3705">
                  <c:v>7.0059381320920197E-2</c:v>
                </c:pt>
                <c:pt idx="3706">
                  <c:v>1.6847675955172999E-2</c:v>
                </c:pt>
                <c:pt idx="3707">
                  <c:v>-3.32178599367338E-3</c:v>
                </c:pt>
                <c:pt idx="3708">
                  <c:v>-4.2657581382829997E-2</c:v>
                </c:pt>
                <c:pt idx="3709">
                  <c:v>-2.9264191101709899E-3</c:v>
                </c:pt>
                <c:pt idx="3710">
                  <c:v>-4.8740824008840201E-2</c:v>
                </c:pt>
                <c:pt idx="3711">
                  <c:v>-4.3793074246135398E-2</c:v>
                </c:pt>
                <c:pt idx="3712">
                  <c:v>-0.115834325119564</c:v>
                </c:pt>
                <c:pt idx="3713">
                  <c:v>-6.4667582165963397E-2</c:v>
                </c:pt>
                <c:pt idx="3714">
                  <c:v>-3.1733607969098097E-2</c:v>
                </c:pt>
                <c:pt idx="3715">
                  <c:v>-6.61873624494973E-2</c:v>
                </c:pt>
                <c:pt idx="3716">
                  <c:v>1.9850555597043799E-2</c:v>
                </c:pt>
                <c:pt idx="3717">
                  <c:v>1.1880352924901401E-2</c:v>
                </c:pt>
                <c:pt idx="3718">
                  <c:v>5.75038550938273E-2</c:v>
                </c:pt>
                <c:pt idx="3719">
                  <c:v>6.7603425871936906E-2</c:v>
                </c:pt>
                <c:pt idx="3720">
                  <c:v>7.8882850560830706E-2</c:v>
                </c:pt>
                <c:pt idx="3721">
                  <c:v>3.9106494071711802E-2</c:v>
                </c:pt>
                <c:pt idx="3722">
                  <c:v>9.6848534604951908E-3</c:v>
                </c:pt>
                <c:pt idx="3723">
                  <c:v>2.6147693559412401E-2</c:v>
                </c:pt>
                <c:pt idx="3724">
                  <c:v>-5.6681942808719299E-2</c:v>
                </c:pt>
                <c:pt idx="3725">
                  <c:v>-1.17449377918976E-2</c:v>
                </c:pt>
                <c:pt idx="3726">
                  <c:v>-1.5796249305783001E-2</c:v>
                </c:pt>
                <c:pt idx="3727">
                  <c:v>-4.7836736993454899E-2</c:v>
                </c:pt>
                <c:pt idx="3728">
                  <c:v>-9.1869700874060101E-2</c:v>
                </c:pt>
                <c:pt idx="3729">
                  <c:v>-7.9896059771513706E-2</c:v>
                </c:pt>
                <c:pt idx="3730">
                  <c:v>-0.129516670815256</c:v>
                </c:pt>
                <c:pt idx="3731">
                  <c:v>-0.15321279343931399</c:v>
                </c:pt>
                <c:pt idx="3732">
                  <c:v>-0.114570814585436</c:v>
                </c:pt>
                <c:pt idx="3733">
                  <c:v>-0.13245636480311301</c:v>
                </c:pt>
                <c:pt idx="3734">
                  <c:v>-0.115565158981162</c:v>
                </c:pt>
                <c:pt idx="3735">
                  <c:v>-6.76520173216488E-2</c:v>
                </c:pt>
                <c:pt idx="3736">
                  <c:v>-7.6521516201069006E-2</c:v>
                </c:pt>
                <c:pt idx="3737">
                  <c:v>-4.0417194650307998E-2</c:v>
                </c:pt>
                <c:pt idx="3738">
                  <c:v>-3.8734054792511602E-2</c:v>
                </c:pt>
                <c:pt idx="3739">
                  <c:v>-2.6186828794946399E-2</c:v>
                </c:pt>
                <c:pt idx="3740">
                  <c:v>-1.4549926903144999E-2</c:v>
                </c:pt>
                <c:pt idx="3741">
                  <c:v>5.15604368954534E-2</c:v>
                </c:pt>
                <c:pt idx="3742">
                  <c:v>4.92477696823794E-2</c:v>
                </c:pt>
                <c:pt idx="3743">
                  <c:v>0.10979845378301201</c:v>
                </c:pt>
                <c:pt idx="3744">
                  <c:v>0.110238665370159</c:v>
                </c:pt>
                <c:pt idx="3745">
                  <c:v>0.16259126188597101</c:v>
                </c:pt>
                <c:pt idx="3746">
                  <c:v>0.22607291795604201</c:v>
                </c:pt>
                <c:pt idx="3747">
                  <c:v>0.22325793153280299</c:v>
                </c:pt>
                <c:pt idx="3748">
                  <c:v>0.223406912853196</c:v>
                </c:pt>
                <c:pt idx="3749">
                  <c:v>0.241125585214197</c:v>
                </c:pt>
                <c:pt idx="3750">
                  <c:v>0.20089988833737299</c:v>
                </c:pt>
                <c:pt idx="3751">
                  <c:v>0.215920105982398</c:v>
                </c:pt>
                <c:pt idx="3752">
                  <c:v>0.17033587726638699</c:v>
                </c:pt>
                <c:pt idx="3753">
                  <c:v>0.17626885440100001</c:v>
                </c:pt>
                <c:pt idx="3754">
                  <c:v>0.22261527272978399</c:v>
                </c:pt>
                <c:pt idx="3755">
                  <c:v>0.178892541670157</c:v>
                </c:pt>
                <c:pt idx="3756">
                  <c:v>0.186313953990421</c:v>
                </c:pt>
                <c:pt idx="3757">
                  <c:v>0.12745082139546099</c:v>
                </c:pt>
                <c:pt idx="3758">
                  <c:v>0.14196080970426</c:v>
                </c:pt>
                <c:pt idx="3759">
                  <c:v>9.7568281552469202E-2</c:v>
                </c:pt>
                <c:pt idx="3760">
                  <c:v>2.76548449685378E-2</c:v>
                </c:pt>
                <c:pt idx="3761">
                  <c:v>1.1724248289283401E-2</c:v>
                </c:pt>
                <c:pt idx="3762">
                  <c:v>1.8179142283770398E-2</c:v>
                </c:pt>
                <c:pt idx="3763">
                  <c:v>-4.30570890050141E-2</c:v>
                </c:pt>
                <c:pt idx="3764">
                  <c:v>-4.6445182922759898E-2</c:v>
                </c:pt>
                <c:pt idx="3765">
                  <c:v>-0.12835640268586301</c:v>
                </c:pt>
                <c:pt idx="3766">
                  <c:v>-0.14028506721705</c:v>
                </c:pt>
                <c:pt idx="3767">
                  <c:v>-0.214628261293171</c:v>
                </c:pt>
                <c:pt idx="3768">
                  <c:v>-0.254102358790397</c:v>
                </c:pt>
                <c:pt idx="3769">
                  <c:v>-0.26808214948349002</c:v>
                </c:pt>
                <c:pt idx="3770">
                  <c:v>-0.23606529844421301</c:v>
                </c:pt>
                <c:pt idx="3771">
                  <c:v>-0.284052586655761</c:v>
                </c:pt>
                <c:pt idx="3772">
                  <c:v>-0.26884210594570301</c:v>
                </c:pt>
                <c:pt idx="3773">
                  <c:v>-0.31667356878976499</c:v>
                </c:pt>
                <c:pt idx="3774">
                  <c:v>-0.34133858037360898</c:v>
                </c:pt>
                <c:pt idx="3775">
                  <c:v>-0.35627093754107397</c:v>
                </c:pt>
                <c:pt idx="3776">
                  <c:v>-0.420216487581686</c:v>
                </c:pt>
                <c:pt idx="3777">
                  <c:v>-0.37937387365909903</c:v>
                </c:pt>
                <c:pt idx="3778">
                  <c:v>-0.365098830372593</c:v>
                </c:pt>
                <c:pt idx="3779">
                  <c:v>-0.36167897884885503</c:v>
                </c:pt>
                <c:pt idx="3780">
                  <c:v>-0.27014304880174</c:v>
                </c:pt>
                <c:pt idx="3781">
                  <c:v>-0.24971429255701699</c:v>
                </c:pt>
                <c:pt idx="3782">
                  <c:v>-0.25897172091084802</c:v>
                </c:pt>
                <c:pt idx="3783">
                  <c:v>-0.16477701662125599</c:v>
                </c:pt>
                <c:pt idx="3784">
                  <c:v>-0.15422227858020801</c:v>
                </c:pt>
                <c:pt idx="3785">
                  <c:v>-0.16817762755166701</c:v>
                </c:pt>
                <c:pt idx="3786">
                  <c:v>-0.13614198607453601</c:v>
                </c:pt>
                <c:pt idx="3787">
                  <c:v>-0.17211396727759701</c:v>
                </c:pt>
                <c:pt idx="3788">
                  <c:v>-9.3690929681454094E-2</c:v>
                </c:pt>
                <c:pt idx="3789">
                  <c:v>-8.4552810883835094E-2</c:v>
                </c:pt>
                <c:pt idx="3790">
                  <c:v>-3.64418397715216E-2</c:v>
                </c:pt>
                <c:pt idx="3791">
                  <c:v>-8.5153990616044298E-2</c:v>
                </c:pt>
                <c:pt idx="3792">
                  <c:v>-2.8123039904944101E-2</c:v>
                </c:pt>
                <c:pt idx="3793">
                  <c:v>-7.2983891993452198E-3</c:v>
                </c:pt>
                <c:pt idx="3794">
                  <c:v>-4.8238308527444901E-2</c:v>
                </c:pt>
                <c:pt idx="3795">
                  <c:v>-7.8590799409846895E-2</c:v>
                </c:pt>
                <c:pt idx="3796">
                  <c:v>-8.1272450318893505E-2</c:v>
                </c:pt>
                <c:pt idx="3797">
                  <c:v>-7.6218674366442501E-2</c:v>
                </c:pt>
                <c:pt idx="3798">
                  <c:v>-6.0174616006825901E-2</c:v>
                </c:pt>
                <c:pt idx="3799">
                  <c:v>9.46071002656978E-3</c:v>
                </c:pt>
                <c:pt idx="3800">
                  <c:v>6.5968531400162705E-2</c:v>
                </c:pt>
                <c:pt idx="3801">
                  <c:v>8.1574263596692703E-2</c:v>
                </c:pt>
                <c:pt idx="3802">
                  <c:v>0.158859874744541</c:v>
                </c:pt>
                <c:pt idx="3803">
                  <c:v>0.19988758241282001</c:v>
                </c:pt>
                <c:pt idx="3804">
                  <c:v>0.22071023682869301</c:v>
                </c:pt>
                <c:pt idx="3805">
                  <c:v>0.24056812842779901</c:v>
                </c:pt>
                <c:pt idx="3806">
                  <c:v>0.22685467974419199</c:v>
                </c:pt>
                <c:pt idx="3807">
                  <c:v>0.234283731588323</c:v>
                </c:pt>
                <c:pt idx="3808">
                  <c:v>0.21542686320034499</c:v>
                </c:pt>
                <c:pt idx="3809">
                  <c:v>0.201941252523166</c:v>
                </c:pt>
                <c:pt idx="3810">
                  <c:v>0.197553063053689</c:v>
                </c:pt>
                <c:pt idx="3811">
                  <c:v>0.14124252368513901</c:v>
                </c:pt>
                <c:pt idx="3812">
                  <c:v>0.142593780911003</c:v>
                </c:pt>
                <c:pt idx="3813">
                  <c:v>0.10447495759013101</c:v>
                </c:pt>
                <c:pt idx="3814">
                  <c:v>6.51801552810891E-2</c:v>
                </c:pt>
                <c:pt idx="3815">
                  <c:v>8.2544209674089999E-2</c:v>
                </c:pt>
                <c:pt idx="3816">
                  <c:v>5.4835416567398099E-2</c:v>
                </c:pt>
                <c:pt idx="3817">
                  <c:v>7.4268418703137898E-2</c:v>
                </c:pt>
                <c:pt idx="3818">
                  <c:v>4.1814484718369002E-2</c:v>
                </c:pt>
                <c:pt idx="3819">
                  <c:v>4.5451862432898303E-2</c:v>
                </c:pt>
                <c:pt idx="3820">
                  <c:v>4.9161325151397102E-2</c:v>
                </c:pt>
                <c:pt idx="3821">
                  <c:v>8.4128864808617296E-2</c:v>
                </c:pt>
                <c:pt idx="3822">
                  <c:v>0.12970314677853501</c:v>
                </c:pt>
                <c:pt idx="3823">
                  <c:v>0.142963109463844</c:v>
                </c:pt>
                <c:pt idx="3824">
                  <c:v>0.19677023732693399</c:v>
                </c:pt>
                <c:pt idx="3825">
                  <c:v>0.232616079998265</c:v>
                </c:pt>
                <c:pt idx="3826">
                  <c:v>0.30689288230916001</c:v>
                </c:pt>
                <c:pt idx="3827">
                  <c:v>0.29031411053482697</c:v>
                </c:pt>
                <c:pt idx="3828">
                  <c:v>0.28265183164075203</c:v>
                </c:pt>
                <c:pt idx="3829">
                  <c:v>0.21812128220713201</c:v>
                </c:pt>
                <c:pt idx="3830">
                  <c:v>0.247296708382894</c:v>
                </c:pt>
                <c:pt idx="3831">
                  <c:v>0.17703734839576701</c:v>
                </c:pt>
                <c:pt idx="3832">
                  <c:v>0.18322991533770799</c:v>
                </c:pt>
                <c:pt idx="3833">
                  <c:v>0.21698417030727499</c:v>
                </c:pt>
                <c:pt idx="3834">
                  <c:v>0.18798705548410199</c:v>
                </c:pt>
                <c:pt idx="3835">
                  <c:v>0.19838998008064099</c:v>
                </c:pt>
                <c:pt idx="3836">
                  <c:v>0.14751203289263801</c:v>
                </c:pt>
                <c:pt idx="3837">
                  <c:v>0.11560941879458</c:v>
                </c:pt>
                <c:pt idx="3838">
                  <c:v>7.24878402114459E-2</c:v>
                </c:pt>
                <c:pt idx="3839">
                  <c:v>-9.2101978015470803E-3</c:v>
                </c:pt>
                <c:pt idx="3840">
                  <c:v>-4.9767755409206402E-2</c:v>
                </c:pt>
                <c:pt idx="3841">
                  <c:v>-9.3414515606662293E-2</c:v>
                </c:pt>
                <c:pt idx="3842">
                  <c:v>-8.3531356137672902E-2</c:v>
                </c:pt>
                <c:pt idx="3843">
                  <c:v>-0.113225536570293</c:v>
                </c:pt>
                <c:pt idx="3844">
                  <c:v>-0.105780471980844</c:v>
                </c:pt>
                <c:pt idx="3845">
                  <c:v>-0.14462422499678501</c:v>
                </c:pt>
                <c:pt idx="3846">
                  <c:v>-0.16049918468492799</c:v>
                </c:pt>
                <c:pt idx="3847">
                  <c:v>-0.17879912802137901</c:v>
                </c:pt>
                <c:pt idx="3848">
                  <c:v>-0.255039577075306</c:v>
                </c:pt>
                <c:pt idx="3849">
                  <c:v>-0.25763197293954199</c:v>
                </c:pt>
                <c:pt idx="3850">
                  <c:v>-0.297305071759836</c:v>
                </c:pt>
                <c:pt idx="3851">
                  <c:v>-0.29464413675357098</c:v>
                </c:pt>
                <c:pt idx="3852">
                  <c:v>-0.27011548640480998</c:v>
                </c:pt>
                <c:pt idx="3853">
                  <c:v>-0.33209199239533199</c:v>
                </c:pt>
                <c:pt idx="3854">
                  <c:v>-0.30247397843774898</c:v>
                </c:pt>
                <c:pt idx="3855">
                  <c:v>-0.32917934754512101</c:v>
                </c:pt>
                <c:pt idx="3856">
                  <c:v>-0.29294323999898703</c:v>
                </c:pt>
                <c:pt idx="3857">
                  <c:v>-0.35435428682340803</c:v>
                </c:pt>
                <c:pt idx="3858">
                  <c:v>-0.33948394825755501</c:v>
                </c:pt>
                <c:pt idx="3859">
                  <c:v>-0.309187103674403</c:v>
                </c:pt>
                <c:pt idx="3860">
                  <c:v>-0.26574949373053802</c:v>
                </c:pt>
                <c:pt idx="3861">
                  <c:v>-0.23579982081450901</c:v>
                </c:pt>
                <c:pt idx="3862">
                  <c:v>-0.240639520958248</c:v>
                </c:pt>
                <c:pt idx="3863">
                  <c:v>-0.210911427557613</c:v>
                </c:pt>
                <c:pt idx="3864">
                  <c:v>-0.14152958760273099</c:v>
                </c:pt>
                <c:pt idx="3865">
                  <c:v>-0.10122339542398</c:v>
                </c:pt>
                <c:pt idx="3866">
                  <c:v>-7.6179064239575198E-2</c:v>
                </c:pt>
                <c:pt idx="3867">
                  <c:v>1.9057053784120301E-2</c:v>
                </c:pt>
                <c:pt idx="3868">
                  <c:v>7.4445166953077901E-2</c:v>
                </c:pt>
                <c:pt idx="3869">
                  <c:v>6.1956341081993202E-2</c:v>
                </c:pt>
                <c:pt idx="3870">
                  <c:v>5.51650484515313E-2</c:v>
                </c:pt>
                <c:pt idx="3871">
                  <c:v>6.9732472110834096E-2</c:v>
                </c:pt>
                <c:pt idx="3872">
                  <c:v>8.2985532132026293E-2</c:v>
                </c:pt>
                <c:pt idx="3873">
                  <c:v>3.9188871262261601E-2</c:v>
                </c:pt>
                <c:pt idx="3874">
                  <c:v>4.8151023767621398E-2</c:v>
                </c:pt>
                <c:pt idx="3875">
                  <c:v>6.3320928877379501E-2</c:v>
                </c:pt>
                <c:pt idx="3876">
                  <c:v>8.2656712584325803E-2</c:v>
                </c:pt>
                <c:pt idx="3877">
                  <c:v>8.9324832958086006E-2</c:v>
                </c:pt>
                <c:pt idx="3878">
                  <c:v>9.9459744296156602E-2</c:v>
                </c:pt>
                <c:pt idx="3879">
                  <c:v>0.157968216579503</c:v>
                </c:pt>
                <c:pt idx="3880">
                  <c:v>0.14957479909368099</c:v>
                </c:pt>
                <c:pt idx="3881">
                  <c:v>0.15085948527103901</c:v>
                </c:pt>
                <c:pt idx="3882">
                  <c:v>0.20308733797269099</c:v>
                </c:pt>
                <c:pt idx="3883">
                  <c:v>0.22086983375706001</c:v>
                </c:pt>
                <c:pt idx="3884">
                  <c:v>0.24389633697635199</c:v>
                </c:pt>
                <c:pt idx="3885">
                  <c:v>0.346317173340846</c:v>
                </c:pt>
                <c:pt idx="3886">
                  <c:v>0.32825384243244299</c:v>
                </c:pt>
                <c:pt idx="3887">
                  <c:v>0.40580299460025199</c:v>
                </c:pt>
                <c:pt idx="3888">
                  <c:v>0.40224249333645101</c:v>
                </c:pt>
                <c:pt idx="3889">
                  <c:v>0.42419343924924002</c:v>
                </c:pt>
                <c:pt idx="3890">
                  <c:v>0.384954879573221</c:v>
                </c:pt>
                <c:pt idx="3891">
                  <c:v>0.39276386093396798</c:v>
                </c:pt>
                <c:pt idx="3892">
                  <c:v>0.38541088733115902</c:v>
                </c:pt>
                <c:pt idx="3893">
                  <c:v>0.37392929580242801</c:v>
                </c:pt>
                <c:pt idx="3894">
                  <c:v>0.33034308263803702</c:v>
                </c:pt>
                <c:pt idx="3895">
                  <c:v>0.27627474076863301</c:v>
                </c:pt>
                <c:pt idx="3896">
                  <c:v>0.28741993909928099</c:v>
                </c:pt>
                <c:pt idx="3897">
                  <c:v>0.18353549961926899</c:v>
                </c:pt>
                <c:pt idx="3898">
                  <c:v>0.15002816776182201</c:v>
                </c:pt>
                <c:pt idx="3899">
                  <c:v>7.6023053008286795E-2</c:v>
                </c:pt>
                <c:pt idx="3900">
                  <c:v>1.44179907464732E-2</c:v>
                </c:pt>
                <c:pt idx="3901">
                  <c:v>-5.80655219536012E-2</c:v>
                </c:pt>
                <c:pt idx="3902">
                  <c:v>-6.4051904867568496E-2</c:v>
                </c:pt>
                <c:pt idx="3903">
                  <c:v>-8.88414689624141E-2</c:v>
                </c:pt>
                <c:pt idx="3904">
                  <c:v>-0.119873834349618</c:v>
                </c:pt>
                <c:pt idx="3905">
                  <c:v>-7.0298634130084595E-2</c:v>
                </c:pt>
                <c:pt idx="3906">
                  <c:v>-0.12823902937438</c:v>
                </c:pt>
                <c:pt idx="3907">
                  <c:v>-0.10739087559911301</c:v>
                </c:pt>
                <c:pt idx="3908">
                  <c:v>-0.124312969033978</c:v>
                </c:pt>
                <c:pt idx="3909">
                  <c:v>-0.109050442365854</c:v>
                </c:pt>
                <c:pt idx="3910">
                  <c:v>-0.17044042713487001</c:v>
                </c:pt>
                <c:pt idx="3911">
                  <c:v>-0.121952622469615</c:v>
                </c:pt>
                <c:pt idx="3912">
                  <c:v>-0.14076201862998999</c:v>
                </c:pt>
                <c:pt idx="3913">
                  <c:v>-6.54096026969615E-2</c:v>
                </c:pt>
                <c:pt idx="3914">
                  <c:v>-9.2327071806007396E-2</c:v>
                </c:pt>
                <c:pt idx="3915">
                  <c:v>-1.78619015854302E-2</c:v>
                </c:pt>
                <c:pt idx="3916">
                  <c:v>-1.3489960721468399E-2</c:v>
                </c:pt>
                <c:pt idx="3917">
                  <c:v>-1.15915291240504E-2</c:v>
                </c:pt>
                <c:pt idx="3918">
                  <c:v>-1.4873198885178201E-2</c:v>
                </c:pt>
                <c:pt idx="3919">
                  <c:v>-1.9898742213612701E-2</c:v>
                </c:pt>
                <c:pt idx="3920">
                  <c:v>-3.6719012081435999E-2</c:v>
                </c:pt>
                <c:pt idx="3921">
                  <c:v>-5.97752951143668E-2</c:v>
                </c:pt>
                <c:pt idx="3922">
                  <c:v>-7.1020461921571895E-2</c:v>
                </c:pt>
                <c:pt idx="3923">
                  <c:v>-9.2016107086084903E-2</c:v>
                </c:pt>
                <c:pt idx="3924">
                  <c:v>-6.8012910082931199E-2</c:v>
                </c:pt>
                <c:pt idx="3925">
                  <c:v>-0.119209827578064</c:v>
                </c:pt>
                <c:pt idx="3926">
                  <c:v>-0.17536816723823201</c:v>
                </c:pt>
                <c:pt idx="3927">
                  <c:v>-0.18589466196441501</c:v>
                </c:pt>
                <c:pt idx="3928">
                  <c:v>-0.19191565022582799</c:v>
                </c:pt>
                <c:pt idx="3929">
                  <c:v>-0.17833263004394301</c:v>
                </c:pt>
                <c:pt idx="3930">
                  <c:v>-0.121866085724608</c:v>
                </c:pt>
                <c:pt idx="3931">
                  <c:v>-0.19509266106015399</c:v>
                </c:pt>
                <c:pt idx="3932">
                  <c:v>-0.188874421816874</c:v>
                </c:pt>
                <c:pt idx="3933">
                  <c:v>-0.187899159035531</c:v>
                </c:pt>
                <c:pt idx="3934">
                  <c:v>-0.229519308917877</c:v>
                </c:pt>
                <c:pt idx="3935">
                  <c:v>-0.29481539830617698</c:v>
                </c:pt>
                <c:pt idx="3936">
                  <c:v>-0.223052483439863</c:v>
                </c:pt>
                <c:pt idx="3937">
                  <c:v>-0.26324194402728102</c:v>
                </c:pt>
                <c:pt idx="3938">
                  <c:v>-0.23459334159877701</c:v>
                </c:pt>
                <c:pt idx="3939">
                  <c:v>-0.25487514324972499</c:v>
                </c:pt>
                <c:pt idx="3940">
                  <c:v>-0.21269985825212401</c:v>
                </c:pt>
                <c:pt idx="3941">
                  <c:v>-0.14535977673841799</c:v>
                </c:pt>
                <c:pt idx="3942">
                  <c:v>-0.17388822422276601</c:v>
                </c:pt>
                <c:pt idx="3943">
                  <c:v>-0.19831010330399401</c:v>
                </c:pt>
                <c:pt idx="3944">
                  <c:v>-0.18184830847327399</c:v>
                </c:pt>
                <c:pt idx="3945">
                  <c:v>-0.118279092335258</c:v>
                </c:pt>
                <c:pt idx="3946">
                  <c:v>-9.7022718448284806E-2</c:v>
                </c:pt>
                <c:pt idx="3947">
                  <c:v>-5.8418040481283698E-2</c:v>
                </c:pt>
                <c:pt idx="3948">
                  <c:v>1.88653906130191E-2</c:v>
                </c:pt>
                <c:pt idx="3949">
                  <c:v>0.10309203783221201</c:v>
                </c:pt>
                <c:pt idx="3950">
                  <c:v>0.180873746232567</c:v>
                </c:pt>
                <c:pt idx="3951">
                  <c:v>0.20069875284542901</c:v>
                </c:pt>
                <c:pt idx="3952">
                  <c:v>0.23815909993259299</c:v>
                </c:pt>
                <c:pt idx="3953">
                  <c:v>0.24092706021951199</c:v>
                </c:pt>
                <c:pt idx="3954">
                  <c:v>0.24474207542170301</c:v>
                </c:pt>
                <c:pt idx="3955">
                  <c:v>0.27899373357954999</c:v>
                </c:pt>
                <c:pt idx="3956">
                  <c:v>0.26239481596520298</c:v>
                </c:pt>
                <c:pt idx="3957">
                  <c:v>0.230715871082709</c:v>
                </c:pt>
                <c:pt idx="3958">
                  <c:v>0.25497293490327699</c:v>
                </c:pt>
                <c:pt idx="3959">
                  <c:v>0.195177841330824</c:v>
                </c:pt>
                <c:pt idx="3960">
                  <c:v>0.116142883416221</c:v>
                </c:pt>
                <c:pt idx="3961">
                  <c:v>0.11371432504352399</c:v>
                </c:pt>
                <c:pt idx="3962">
                  <c:v>3.77129523989694E-3</c:v>
                </c:pt>
                <c:pt idx="3963">
                  <c:v>-0.10898323846628501</c:v>
                </c:pt>
                <c:pt idx="3964">
                  <c:v>-0.14718643818513699</c:v>
                </c:pt>
                <c:pt idx="3965">
                  <c:v>-0.17774899796021801</c:v>
                </c:pt>
                <c:pt idx="3966">
                  <c:v>-0.18939921057520601</c:v>
                </c:pt>
                <c:pt idx="3967">
                  <c:v>-0.25551946001289999</c:v>
                </c:pt>
                <c:pt idx="3968">
                  <c:v>-0.20921598304938199</c:v>
                </c:pt>
                <c:pt idx="3969">
                  <c:v>-0.26417225543364597</c:v>
                </c:pt>
                <c:pt idx="3970">
                  <c:v>-0.179337834864496</c:v>
                </c:pt>
                <c:pt idx="3971">
                  <c:v>-0.20747020685643999</c:v>
                </c:pt>
                <c:pt idx="3972">
                  <c:v>-0.18357641572929301</c:v>
                </c:pt>
                <c:pt idx="3973">
                  <c:v>-0.21646104713421499</c:v>
                </c:pt>
                <c:pt idx="3974">
                  <c:v>-0.19716862408432501</c:v>
                </c:pt>
                <c:pt idx="3975">
                  <c:v>-0.16333487485339701</c:v>
                </c:pt>
                <c:pt idx="3976">
                  <c:v>-0.14266817454092001</c:v>
                </c:pt>
                <c:pt idx="3977">
                  <c:v>-0.12293428328507899</c:v>
                </c:pt>
                <c:pt idx="3978">
                  <c:v>-5.9947921012829697E-2</c:v>
                </c:pt>
                <c:pt idx="3979">
                  <c:v>-3.9157830218467603E-2</c:v>
                </c:pt>
                <c:pt idx="3980">
                  <c:v>2.1473723618194902E-2</c:v>
                </c:pt>
                <c:pt idx="3981">
                  <c:v>3.07783746465091E-2</c:v>
                </c:pt>
                <c:pt idx="3982">
                  <c:v>2.22232551371295E-2</c:v>
                </c:pt>
                <c:pt idx="3983">
                  <c:v>8.0178659041344205E-2</c:v>
                </c:pt>
                <c:pt idx="3984">
                  <c:v>4.0142377916669802E-2</c:v>
                </c:pt>
                <c:pt idx="3985">
                  <c:v>6.7314402821617395E-2</c:v>
                </c:pt>
                <c:pt idx="3986">
                  <c:v>0.105050863077606</c:v>
                </c:pt>
                <c:pt idx="3987">
                  <c:v>0.13364091018864699</c:v>
                </c:pt>
                <c:pt idx="3988">
                  <c:v>0.20371296008451201</c:v>
                </c:pt>
                <c:pt idx="3989">
                  <c:v>0.237369934718</c:v>
                </c:pt>
                <c:pt idx="3990">
                  <c:v>0.29789613087986799</c:v>
                </c:pt>
                <c:pt idx="3991">
                  <c:v>0.30471705118826897</c:v>
                </c:pt>
                <c:pt idx="3992">
                  <c:v>0.320573415120538</c:v>
                </c:pt>
                <c:pt idx="3993">
                  <c:v>0.27565886637377401</c:v>
                </c:pt>
                <c:pt idx="3994">
                  <c:v>0.29412709920253499</c:v>
                </c:pt>
                <c:pt idx="3995">
                  <c:v>0.31290177701827898</c:v>
                </c:pt>
                <c:pt idx="3996">
                  <c:v>0.28952125071618601</c:v>
                </c:pt>
                <c:pt idx="3997">
                  <c:v>0.31001742171552599</c:v>
                </c:pt>
                <c:pt idx="3998">
                  <c:v>0.34241396178648298</c:v>
                </c:pt>
                <c:pt idx="3999">
                  <c:v>0.35553059569871798</c:v>
                </c:pt>
                <c:pt idx="4000">
                  <c:v>0.35962512963514598</c:v>
                </c:pt>
                <c:pt idx="4001">
                  <c:v>0.291699432321397</c:v>
                </c:pt>
                <c:pt idx="4002">
                  <c:v>0.30135957637469701</c:v>
                </c:pt>
                <c:pt idx="4003">
                  <c:v>0.210688338589992</c:v>
                </c:pt>
                <c:pt idx="4004">
                  <c:v>0.17415064645793099</c:v>
                </c:pt>
                <c:pt idx="4005">
                  <c:v>0.16012053547689201</c:v>
                </c:pt>
                <c:pt idx="4006">
                  <c:v>9.2096367346357497E-2</c:v>
                </c:pt>
                <c:pt idx="4007">
                  <c:v>6.2477142705212402E-2</c:v>
                </c:pt>
                <c:pt idx="4008">
                  <c:v>6.9181085502060896E-2</c:v>
                </c:pt>
                <c:pt idx="4009">
                  <c:v>1.9344807366492099E-2</c:v>
                </c:pt>
                <c:pt idx="4010">
                  <c:v>-6.3724135796258297E-2</c:v>
                </c:pt>
                <c:pt idx="4011">
                  <c:v>-9.1779021771770802E-2</c:v>
                </c:pt>
                <c:pt idx="4012">
                  <c:v>-0.17262289393108701</c:v>
                </c:pt>
                <c:pt idx="4013">
                  <c:v>-0.258098772908542</c:v>
                </c:pt>
                <c:pt idx="4014">
                  <c:v>-0.33367857277019197</c:v>
                </c:pt>
                <c:pt idx="4015">
                  <c:v>-0.43654277276693598</c:v>
                </c:pt>
                <c:pt idx="4016">
                  <c:v>-0.44523488960026802</c:v>
                </c:pt>
                <c:pt idx="4017">
                  <c:v>-0.46498765533255798</c:v>
                </c:pt>
                <c:pt idx="4018">
                  <c:v>-0.45199042944182799</c:v>
                </c:pt>
                <c:pt idx="4019">
                  <c:v>-0.47679162333861802</c:v>
                </c:pt>
                <c:pt idx="4020">
                  <c:v>-0.40863361605370702</c:v>
                </c:pt>
                <c:pt idx="4021">
                  <c:v>-0.374106905049997</c:v>
                </c:pt>
                <c:pt idx="4022">
                  <c:v>-0.35768548741890299</c:v>
                </c:pt>
                <c:pt idx="4023">
                  <c:v>-0.31814835941754499</c:v>
                </c:pt>
                <c:pt idx="4024">
                  <c:v>-0.284118449496926</c:v>
                </c:pt>
                <c:pt idx="4025">
                  <c:v>-0.30249541267371199</c:v>
                </c:pt>
                <c:pt idx="4026">
                  <c:v>-0.28839601885967298</c:v>
                </c:pt>
                <c:pt idx="4027">
                  <c:v>-0.23951655874008099</c:v>
                </c:pt>
                <c:pt idx="4028">
                  <c:v>-0.17961373527331501</c:v>
                </c:pt>
                <c:pt idx="4029">
                  <c:v>-5.1690408384668901E-2</c:v>
                </c:pt>
                <c:pt idx="4030">
                  <c:v>-1.0152680711641399E-2</c:v>
                </c:pt>
                <c:pt idx="4031">
                  <c:v>0.11187755025490601</c:v>
                </c:pt>
                <c:pt idx="4032">
                  <c:v>0.156702510174627</c:v>
                </c:pt>
                <c:pt idx="4033">
                  <c:v>0.16776160530767101</c:v>
                </c:pt>
                <c:pt idx="4034">
                  <c:v>0.176609644353558</c:v>
                </c:pt>
                <c:pt idx="4035">
                  <c:v>0.178887660551206</c:v>
                </c:pt>
                <c:pt idx="4036">
                  <c:v>0.18871025661479299</c:v>
                </c:pt>
                <c:pt idx="4037">
                  <c:v>0.210968052703943</c:v>
                </c:pt>
                <c:pt idx="4038">
                  <c:v>0.21277468630377899</c:v>
                </c:pt>
                <c:pt idx="4039">
                  <c:v>0.203819602558649</c:v>
                </c:pt>
                <c:pt idx="4040">
                  <c:v>0.25185573087504398</c:v>
                </c:pt>
                <c:pt idx="4041">
                  <c:v>0.172684383284019</c:v>
                </c:pt>
                <c:pt idx="4042">
                  <c:v>0.134147415074481</c:v>
                </c:pt>
                <c:pt idx="4043">
                  <c:v>0.11291790764552199</c:v>
                </c:pt>
                <c:pt idx="4044">
                  <c:v>7.9345763605580492E-3</c:v>
                </c:pt>
                <c:pt idx="4045">
                  <c:v>1.3547520707586301E-2</c:v>
                </c:pt>
                <c:pt idx="4046">
                  <c:v>-9.7162166539400005E-2</c:v>
                </c:pt>
                <c:pt idx="4047">
                  <c:v>-0.14732964778230101</c:v>
                </c:pt>
                <c:pt idx="4048">
                  <c:v>-0.17546335811841901</c:v>
                </c:pt>
                <c:pt idx="4049">
                  <c:v>-0.257970936738875</c:v>
                </c:pt>
                <c:pt idx="4050">
                  <c:v>-0.22877665173485001</c:v>
                </c:pt>
                <c:pt idx="4051">
                  <c:v>-0.27662178525506798</c:v>
                </c:pt>
                <c:pt idx="4052">
                  <c:v>-0.26849667747163303</c:v>
                </c:pt>
                <c:pt idx="4053">
                  <c:v>-0.21639798894996201</c:v>
                </c:pt>
                <c:pt idx="4054">
                  <c:v>-0.193118085984188</c:v>
                </c:pt>
                <c:pt idx="4055">
                  <c:v>-0.17689437113109899</c:v>
                </c:pt>
                <c:pt idx="4056">
                  <c:v>-0.15431533210995699</c:v>
                </c:pt>
                <c:pt idx="4057">
                  <c:v>-0.19225261969187199</c:v>
                </c:pt>
                <c:pt idx="4058">
                  <c:v>-0.16420172343904499</c:v>
                </c:pt>
                <c:pt idx="4059">
                  <c:v>-0.15616148861451801</c:v>
                </c:pt>
                <c:pt idx="4060">
                  <c:v>-7.2129203098645706E-2</c:v>
                </c:pt>
                <c:pt idx="4061">
                  <c:v>-4.3303643240635702E-2</c:v>
                </c:pt>
                <c:pt idx="4062" formatCode="0.00E+00">
                  <c:v>-2.4273759055581901E-4</c:v>
                </c:pt>
                <c:pt idx="4063">
                  <c:v>7.6605584097476795E-2</c:v>
                </c:pt>
                <c:pt idx="4064">
                  <c:v>0.141284772453762</c:v>
                </c:pt>
                <c:pt idx="4065">
                  <c:v>0.181827409027462</c:v>
                </c:pt>
                <c:pt idx="4066">
                  <c:v>0.26226185397978302</c:v>
                </c:pt>
                <c:pt idx="4067">
                  <c:v>0.29940985549827898</c:v>
                </c:pt>
                <c:pt idx="4068">
                  <c:v>0.28352812853924902</c:v>
                </c:pt>
                <c:pt idx="4069">
                  <c:v>0.22682250283139899</c:v>
                </c:pt>
                <c:pt idx="4070">
                  <c:v>0.241457849677228</c:v>
                </c:pt>
                <c:pt idx="4071">
                  <c:v>0.19316627974178299</c:v>
                </c:pt>
                <c:pt idx="4072">
                  <c:v>0.19773294444772299</c:v>
                </c:pt>
                <c:pt idx="4073">
                  <c:v>0.17898637386872601</c:v>
                </c:pt>
                <c:pt idx="4074">
                  <c:v>0.21598878171216801</c:v>
                </c:pt>
                <c:pt idx="4075">
                  <c:v>0.24479114744004701</c:v>
                </c:pt>
                <c:pt idx="4076">
                  <c:v>0.16543283250281901</c:v>
                </c:pt>
                <c:pt idx="4077">
                  <c:v>0.142746656627256</c:v>
                </c:pt>
                <c:pt idx="4078">
                  <c:v>0.18059747178617999</c:v>
                </c:pt>
                <c:pt idx="4079">
                  <c:v>0.206077708874257</c:v>
                </c:pt>
                <c:pt idx="4080">
                  <c:v>0.20966197178690499</c:v>
                </c:pt>
                <c:pt idx="4081">
                  <c:v>0.21252938211702399</c:v>
                </c:pt>
                <c:pt idx="4082">
                  <c:v>0.16042343855494601</c:v>
                </c:pt>
                <c:pt idx="4083">
                  <c:v>0.11953900719161401</c:v>
                </c:pt>
                <c:pt idx="4084">
                  <c:v>0.15163096161266501</c:v>
                </c:pt>
                <c:pt idx="4085">
                  <c:v>7.0105428469819403E-2</c:v>
                </c:pt>
                <c:pt idx="4086">
                  <c:v>6.40837629418715E-2</c:v>
                </c:pt>
                <c:pt idx="4087">
                  <c:v>-2.0732348777361399E-2</c:v>
                </c:pt>
                <c:pt idx="4088">
                  <c:v>-3.1785921746498802E-2</c:v>
                </c:pt>
                <c:pt idx="4089">
                  <c:v>-0.116628993744855</c:v>
                </c:pt>
                <c:pt idx="4090">
                  <c:v>-0.12850293254471201</c:v>
                </c:pt>
                <c:pt idx="4091">
                  <c:v>-0.13000266341858299</c:v>
                </c:pt>
                <c:pt idx="4092">
                  <c:v>-0.14720205138916301</c:v>
                </c:pt>
                <c:pt idx="4093">
                  <c:v>-0.20256159838672</c:v>
                </c:pt>
                <c:pt idx="4094">
                  <c:v>-0.18524950453945399</c:v>
                </c:pt>
                <c:pt idx="4095">
                  <c:v>-0.166599414422579</c:v>
                </c:pt>
                <c:pt idx="4096">
                  <c:v>-0.119679372846658</c:v>
                </c:pt>
                <c:pt idx="4097">
                  <c:v>-0.119744047593732</c:v>
                </c:pt>
                <c:pt idx="4098">
                  <c:v>-7.57947803113143E-2</c:v>
                </c:pt>
                <c:pt idx="4099">
                  <c:v>-6.1436147735379899E-2</c:v>
                </c:pt>
                <c:pt idx="4100">
                  <c:v>-5.8748985326975103E-2</c:v>
                </c:pt>
                <c:pt idx="4101">
                  <c:v>-4.2999096708845302E-2</c:v>
                </c:pt>
                <c:pt idx="4102">
                  <c:v>-2.4799210228405099E-2</c:v>
                </c:pt>
                <c:pt idx="4103">
                  <c:v>1.8560900371962601E-2</c:v>
                </c:pt>
                <c:pt idx="4104">
                  <c:v>-3.71517069485243E-2</c:v>
                </c:pt>
                <c:pt idx="4105">
                  <c:v>-4.4121084797101397E-2</c:v>
                </c:pt>
                <c:pt idx="4106">
                  <c:v>-7.8496788491978706E-2</c:v>
                </c:pt>
                <c:pt idx="4107">
                  <c:v>-9.3997839729130506E-2</c:v>
                </c:pt>
                <c:pt idx="4108">
                  <c:v>-0.12639761260361601</c:v>
                </c:pt>
                <c:pt idx="4109">
                  <c:v>-0.16991844408680001</c:v>
                </c:pt>
                <c:pt idx="4110">
                  <c:v>-0.13033477968350299</c:v>
                </c:pt>
                <c:pt idx="4111">
                  <c:v>-0.113867890885474</c:v>
                </c:pt>
                <c:pt idx="4112">
                  <c:v>-5.4293928186895699E-2</c:v>
                </c:pt>
                <c:pt idx="4113">
                  <c:v>-8.1835411104204697E-2</c:v>
                </c:pt>
                <c:pt idx="4114">
                  <c:v>2.89316955306997E-2</c:v>
                </c:pt>
                <c:pt idx="4115">
                  <c:v>7.6745667703857295E-2</c:v>
                </c:pt>
                <c:pt idx="4116">
                  <c:v>0.15259602757128801</c:v>
                </c:pt>
                <c:pt idx="4117">
                  <c:v>0.13087732864882701</c:v>
                </c:pt>
                <c:pt idx="4118">
                  <c:v>0.194301472294061</c:v>
                </c:pt>
                <c:pt idx="4119">
                  <c:v>0.198641098489545</c:v>
                </c:pt>
                <c:pt idx="4120">
                  <c:v>0.18531287268812199</c:v>
                </c:pt>
                <c:pt idx="4121">
                  <c:v>0.23705034697862301</c:v>
                </c:pt>
                <c:pt idx="4122">
                  <c:v>0.207240527827039</c:v>
                </c:pt>
                <c:pt idx="4123">
                  <c:v>0.232192568746006</c:v>
                </c:pt>
                <c:pt idx="4124">
                  <c:v>0.22655376813156899</c:v>
                </c:pt>
                <c:pt idx="4125">
                  <c:v>0.138043093850958</c:v>
                </c:pt>
                <c:pt idx="4126">
                  <c:v>0.14403432859639201</c:v>
                </c:pt>
                <c:pt idx="4127">
                  <c:v>0.109627487291176</c:v>
                </c:pt>
                <c:pt idx="4128">
                  <c:v>9.3301965418879307E-2</c:v>
                </c:pt>
                <c:pt idx="4129">
                  <c:v>6.7441712715963206E-2</c:v>
                </c:pt>
                <c:pt idx="4130">
                  <c:v>3.3153351862223297E-2</c:v>
                </c:pt>
                <c:pt idx="4131">
                  <c:v>4.0922400728060603E-2</c:v>
                </c:pt>
                <c:pt idx="4132">
                  <c:v>-5.3661920726145902E-2</c:v>
                </c:pt>
                <c:pt idx="4133">
                  <c:v>-6.77296464441976E-2</c:v>
                </c:pt>
                <c:pt idx="4134">
                  <c:v>-8.4583802604576805E-2</c:v>
                </c:pt>
                <c:pt idx="4135">
                  <c:v>-7.8066669769208702E-2</c:v>
                </c:pt>
                <c:pt idx="4136">
                  <c:v>-8.8053769164975607E-2</c:v>
                </c:pt>
                <c:pt idx="4137">
                  <c:v>-0.102442984814402</c:v>
                </c:pt>
                <c:pt idx="4138">
                  <c:v>-0.101154522128865</c:v>
                </c:pt>
                <c:pt idx="4139">
                  <c:v>-9.2923129421842804E-2</c:v>
                </c:pt>
                <c:pt idx="4140">
                  <c:v>-4.7138949094115597E-2</c:v>
                </c:pt>
                <c:pt idx="4141">
                  <c:v>-7.6910988376855699E-2</c:v>
                </c:pt>
                <c:pt idx="4142">
                  <c:v>-8.7128461111641103E-2</c:v>
                </c:pt>
                <c:pt idx="4143">
                  <c:v>-1.1302805510407399E-2</c:v>
                </c:pt>
                <c:pt idx="4144">
                  <c:v>-3.9442329857544998E-2</c:v>
                </c:pt>
                <c:pt idx="4145">
                  <c:v>-6.8354248407519594E-2</c:v>
                </c:pt>
                <c:pt idx="4146">
                  <c:v>-1.0683154585390001E-2</c:v>
                </c:pt>
                <c:pt idx="4147">
                  <c:v>-7.5746230699561296E-2</c:v>
                </c:pt>
                <c:pt idx="4148">
                  <c:v>0.118602997129805</c:v>
                </c:pt>
                <c:pt idx="4149">
                  <c:v>9.4082074217515896E-2</c:v>
                </c:pt>
                <c:pt idx="4150">
                  <c:v>-8.5534511524423706E-2</c:v>
                </c:pt>
                <c:pt idx="4151">
                  <c:v>-0.17722735287188299</c:v>
                </c:pt>
                <c:pt idx="4152">
                  <c:v>-0.128982047092428</c:v>
                </c:pt>
                <c:pt idx="4153">
                  <c:v>-5.4385741433709001E-2</c:v>
                </c:pt>
                <c:pt idx="4154">
                  <c:v>1.5691693718267102E-2</c:v>
                </c:pt>
                <c:pt idx="4155">
                  <c:v>9.0953013177738698E-2</c:v>
                </c:pt>
                <c:pt idx="4156">
                  <c:v>0.15116283168476999</c:v>
                </c:pt>
                <c:pt idx="4157">
                  <c:v>0.167329954068518</c:v>
                </c:pt>
                <c:pt idx="4158">
                  <c:v>0.20986417687786099</c:v>
                </c:pt>
                <c:pt idx="4159">
                  <c:v>0.23669169550619501</c:v>
                </c:pt>
                <c:pt idx="4160">
                  <c:v>0.27255342964714302</c:v>
                </c:pt>
                <c:pt idx="4161">
                  <c:v>0.24924238971380799</c:v>
                </c:pt>
                <c:pt idx="4162">
                  <c:v>0.28099410098003103</c:v>
                </c:pt>
                <c:pt idx="4163">
                  <c:v>0.30719503053988301</c:v>
                </c:pt>
                <c:pt idx="4164">
                  <c:v>0.33775584132643899</c:v>
                </c:pt>
                <c:pt idx="4165">
                  <c:v>0.35580495382286997</c:v>
                </c:pt>
                <c:pt idx="4166">
                  <c:v>0.359843853195014</c:v>
                </c:pt>
                <c:pt idx="4167">
                  <c:v>0.34707536942124501</c:v>
                </c:pt>
                <c:pt idx="4168">
                  <c:v>0.37685997205066801</c:v>
                </c:pt>
                <c:pt idx="4169">
                  <c:v>0.36308770908584798</c:v>
                </c:pt>
                <c:pt idx="4170">
                  <c:v>0.33287052737609901</c:v>
                </c:pt>
                <c:pt idx="4171">
                  <c:v>0.31749652566064501</c:v>
                </c:pt>
                <c:pt idx="4172">
                  <c:v>0.24759692145625101</c:v>
                </c:pt>
                <c:pt idx="4173">
                  <c:v>0.18527770195992399</c:v>
                </c:pt>
                <c:pt idx="4174">
                  <c:v>0.10582256439997</c:v>
                </c:pt>
                <c:pt idx="4175">
                  <c:v>2.3057557135210498E-2</c:v>
                </c:pt>
                <c:pt idx="4176">
                  <c:v>-1.1954039741050601E-2</c:v>
                </c:pt>
                <c:pt idx="4177" formatCode="0.00E+00">
                  <c:v>-7.6272520104403397E-4</c:v>
                </c:pt>
                <c:pt idx="4178">
                  <c:v>-3.8210125229195299E-2</c:v>
                </c:pt>
                <c:pt idx="4179" formatCode="0.00E+00">
                  <c:v>-1.68777673591691E-4</c:v>
                </c:pt>
                <c:pt idx="4180">
                  <c:v>-8.1344423048896799E-3</c:v>
                </c:pt>
                <c:pt idx="4181">
                  <c:v>3.0925132947601198E-3</c:v>
                </c:pt>
                <c:pt idx="4182">
                  <c:v>-3.8326465438410999E-2</c:v>
                </c:pt>
                <c:pt idx="4183">
                  <c:v>-0.10826127000697899</c:v>
                </c:pt>
                <c:pt idx="4184">
                  <c:v>-0.24420865589816099</c:v>
                </c:pt>
                <c:pt idx="4185">
                  <c:v>-0.25616709561696599</c:v>
                </c:pt>
                <c:pt idx="4186">
                  <c:v>-0.176933798563887</c:v>
                </c:pt>
                <c:pt idx="4187">
                  <c:v>-0.25514719754251403</c:v>
                </c:pt>
                <c:pt idx="4188">
                  <c:v>-0.21211717820002601</c:v>
                </c:pt>
                <c:pt idx="4189">
                  <c:v>-0.16249388294087999</c:v>
                </c:pt>
                <c:pt idx="4190">
                  <c:v>-0.19079527725114001</c:v>
                </c:pt>
                <c:pt idx="4191">
                  <c:v>-0.179036215697395</c:v>
                </c:pt>
                <c:pt idx="4192">
                  <c:v>-0.10562902748955499</c:v>
                </c:pt>
                <c:pt idx="4193">
                  <c:v>-0.16610341120062799</c:v>
                </c:pt>
                <c:pt idx="4194">
                  <c:v>-0.17288211860894001</c:v>
                </c:pt>
                <c:pt idx="4195">
                  <c:v>-0.19030612213324699</c:v>
                </c:pt>
                <c:pt idx="4196">
                  <c:v>-0.25384478173980002</c:v>
                </c:pt>
                <c:pt idx="4197">
                  <c:v>-0.22227595966918401</c:v>
                </c:pt>
                <c:pt idx="4198">
                  <c:v>-0.260220517491207</c:v>
                </c:pt>
                <c:pt idx="4199">
                  <c:v>-0.23697661540897999</c:v>
                </c:pt>
                <c:pt idx="4200">
                  <c:v>-0.20478133505179399</c:v>
                </c:pt>
                <c:pt idx="4201">
                  <c:v>-0.17342513518010699</c:v>
                </c:pt>
                <c:pt idx="4202">
                  <c:v>-0.20033983958939799</c:v>
                </c:pt>
                <c:pt idx="4203">
                  <c:v>-0.198672140226205</c:v>
                </c:pt>
                <c:pt idx="4204">
                  <c:v>-0.26133715676104202</c:v>
                </c:pt>
                <c:pt idx="4205">
                  <c:v>-0.22587041510609901</c:v>
                </c:pt>
                <c:pt idx="4206">
                  <c:v>-0.22309592925284699</c:v>
                </c:pt>
                <c:pt idx="4207">
                  <c:v>-0.237677030267512</c:v>
                </c:pt>
                <c:pt idx="4208">
                  <c:v>-0.198941367866353</c:v>
                </c:pt>
                <c:pt idx="4209">
                  <c:v>-0.153553118707145</c:v>
                </c:pt>
                <c:pt idx="4210">
                  <c:v>-0.17244271469227801</c:v>
                </c:pt>
                <c:pt idx="4211">
                  <c:v>-0.14515403137296401</c:v>
                </c:pt>
                <c:pt idx="4212">
                  <c:v>-0.12972338378977799</c:v>
                </c:pt>
                <c:pt idx="4213">
                  <c:v>-0.16137834692440101</c:v>
                </c:pt>
                <c:pt idx="4214">
                  <c:v>-9.7903031543426097E-2</c:v>
                </c:pt>
                <c:pt idx="4215">
                  <c:v>-0.12312222992223899</c:v>
                </c:pt>
                <c:pt idx="4216">
                  <c:v>-9.20974848655262E-2</c:v>
                </c:pt>
                <c:pt idx="4217">
                  <c:v>-4.8878640968592103E-2</c:v>
                </c:pt>
                <c:pt idx="4218">
                  <c:v>-3.9902473321749399E-2</c:v>
                </c:pt>
                <c:pt idx="4219">
                  <c:v>-4.1522045796071397E-2</c:v>
                </c:pt>
                <c:pt idx="4220">
                  <c:v>-3.4817520670060199E-2</c:v>
                </c:pt>
                <c:pt idx="4221">
                  <c:v>-9.0254071467688393E-2</c:v>
                </c:pt>
                <c:pt idx="4222">
                  <c:v>-4.02032876917282E-2</c:v>
                </c:pt>
                <c:pt idx="4223">
                  <c:v>-2.2562563014711001E-2</c:v>
                </c:pt>
                <c:pt idx="4224">
                  <c:v>6.75005945151241E-3</c:v>
                </c:pt>
                <c:pt idx="4225">
                  <c:v>-3.37997815403525E-2</c:v>
                </c:pt>
                <c:pt idx="4226">
                  <c:v>-4.9440490515484797E-2</c:v>
                </c:pt>
                <c:pt idx="4227">
                  <c:v>-9.9518675100433995E-3</c:v>
                </c:pt>
                <c:pt idx="4228">
                  <c:v>-4.6361762562721502E-2</c:v>
                </c:pt>
                <c:pt idx="4229">
                  <c:v>-6.9089379532598999E-2</c:v>
                </c:pt>
                <c:pt idx="4230">
                  <c:v>-4.7271320520611199E-2</c:v>
                </c:pt>
                <c:pt idx="4231">
                  <c:v>-6.8217141865707306E-2</c:v>
                </c:pt>
                <c:pt idx="4232">
                  <c:v>-2.8974043082408502E-2</c:v>
                </c:pt>
                <c:pt idx="4233">
                  <c:v>2.3221217194228299E-2</c:v>
                </c:pt>
                <c:pt idx="4234">
                  <c:v>-1.1823111693836E-2</c:v>
                </c:pt>
                <c:pt idx="4235">
                  <c:v>5.8541541162508502E-2</c:v>
                </c:pt>
                <c:pt idx="4236">
                  <c:v>-2.0367237040696599E-2</c:v>
                </c:pt>
                <c:pt idx="4237">
                  <c:v>5.49067718908808E-2</c:v>
                </c:pt>
                <c:pt idx="4238">
                  <c:v>3.59252344072356E-2</c:v>
                </c:pt>
                <c:pt idx="4239">
                  <c:v>4.3940230250397498E-2</c:v>
                </c:pt>
                <c:pt idx="4240">
                  <c:v>5.8352410030396401E-2</c:v>
                </c:pt>
                <c:pt idx="4241">
                  <c:v>-2.77184015655258E-2</c:v>
                </c:pt>
                <c:pt idx="4242">
                  <c:v>2.58256144409383E-2</c:v>
                </c:pt>
                <c:pt idx="4243">
                  <c:v>1.90598445800951E-2</c:v>
                </c:pt>
                <c:pt idx="4244">
                  <c:v>9.4447857353529202E-2</c:v>
                </c:pt>
                <c:pt idx="4245">
                  <c:v>9.3158536126963995E-2</c:v>
                </c:pt>
                <c:pt idx="4246">
                  <c:v>0.19692673124532101</c:v>
                </c:pt>
                <c:pt idx="4247">
                  <c:v>0.202341189683757</c:v>
                </c:pt>
                <c:pt idx="4248">
                  <c:v>0.157073299647395</c:v>
                </c:pt>
                <c:pt idx="4249">
                  <c:v>0.22805884723744699</c:v>
                </c:pt>
                <c:pt idx="4250">
                  <c:v>0.24884722427433201</c:v>
                </c:pt>
                <c:pt idx="4251">
                  <c:v>0.22867754138235599</c:v>
                </c:pt>
                <c:pt idx="4252">
                  <c:v>0.21254179506877599</c:v>
                </c:pt>
                <c:pt idx="4253">
                  <c:v>0.148433857197598</c:v>
                </c:pt>
                <c:pt idx="4254">
                  <c:v>0.13474668902956299</c:v>
                </c:pt>
                <c:pt idx="4255">
                  <c:v>0.121397509915057</c:v>
                </c:pt>
                <c:pt idx="4256">
                  <c:v>0.12671776989493599</c:v>
                </c:pt>
                <c:pt idx="4257">
                  <c:v>9.4974679783137006E-2</c:v>
                </c:pt>
                <c:pt idx="4258">
                  <c:v>6.4779792654634905E-2</c:v>
                </c:pt>
                <c:pt idx="4259">
                  <c:v>-5.5376788434886103E-2</c:v>
                </c:pt>
                <c:pt idx="4260">
                  <c:v>-7.7901284263534196E-2</c:v>
                </c:pt>
                <c:pt idx="4261">
                  <c:v>-0.112720807684265</c:v>
                </c:pt>
                <c:pt idx="4262">
                  <c:v>-0.145376841459912</c:v>
                </c:pt>
                <c:pt idx="4263">
                  <c:v>-0.22030156472066401</c:v>
                </c:pt>
                <c:pt idx="4264">
                  <c:v>-0.230641123602703</c:v>
                </c:pt>
                <c:pt idx="4265">
                  <c:v>-0.20531291719271</c:v>
                </c:pt>
                <c:pt idx="4266">
                  <c:v>-0.18024993702565301</c:v>
                </c:pt>
                <c:pt idx="4267">
                  <c:v>-0.19620037686661501</c:v>
                </c:pt>
                <c:pt idx="4268">
                  <c:v>-0.18656006345618201</c:v>
                </c:pt>
                <c:pt idx="4269">
                  <c:v>-0.214048313216117</c:v>
                </c:pt>
                <c:pt idx="4270">
                  <c:v>-0.176838626158831</c:v>
                </c:pt>
                <c:pt idx="4271">
                  <c:v>-0.172670546923159</c:v>
                </c:pt>
                <c:pt idx="4272">
                  <c:v>-8.2136681679152404E-2</c:v>
                </c:pt>
                <c:pt idx="4273">
                  <c:v>-6.1709253790587199E-2</c:v>
                </c:pt>
                <c:pt idx="4274">
                  <c:v>-1.6567110063720102E-2</c:v>
                </c:pt>
                <c:pt idx="4275">
                  <c:v>1.87462814314454E-2</c:v>
                </c:pt>
                <c:pt idx="4276">
                  <c:v>4.8596878660781301E-2</c:v>
                </c:pt>
                <c:pt idx="4277">
                  <c:v>-1.47228083506725E-2</c:v>
                </c:pt>
                <c:pt idx="4278">
                  <c:v>1.22215396964158E-2</c:v>
                </c:pt>
                <c:pt idx="4279">
                  <c:v>-1.50221151666958E-2</c:v>
                </c:pt>
                <c:pt idx="4280">
                  <c:v>-2.41762499468478E-3</c:v>
                </c:pt>
                <c:pt idx="4281">
                  <c:v>2.0465802348002798E-2</c:v>
                </c:pt>
                <c:pt idx="4282">
                  <c:v>3.7972220735824097E-2</c:v>
                </c:pt>
                <c:pt idx="4283">
                  <c:v>1.51777338640499E-2</c:v>
                </c:pt>
                <c:pt idx="4284">
                  <c:v>8.9424190248337202E-3</c:v>
                </c:pt>
                <c:pt idx="4285">
                  <c:v>7.1539352198666199E-3</c:v>
                </c:pt>
                <c:pt idx="4286">
                  <c:v>-3.6677211931529202E-2</c:v>
                </c:pt>
                <c:pt idx="4287">
                  <c:v>-2.94177564873976E-3</c:v>
                </c:pt>
                <c:pt idx="4288">
                  <c:v>-1.91533472768039E-2</c:v>
                </c:pt>
                <c:pt idx="4289">
                  <c:v>-4.5722763270662201E-2</c:v>
                </c:pt>
                <c:pt idx="4290">
                  <c:v>-9.3778932337169607E-3</c:v>
                </c:pt>
                <c:pt idx="4291">
                  <c:v>-6.4302393932676297E-2</c:v>
                </c:pt>
                <c:pt idx="4292">
                  <c:v>-4.9041707626610503E-2</c:v>
                </c:pt>
                <c:pt idx="4293">
                  <c:v>-3.2833829968476197E-2</c:v>
                </c:pt>
                <c:pt idx="4294">
                  <c:v>8.9334365134998706E-3</c:v>
                </c:pt>
                <c:pt idx="4295">
                  <c:v>4.8746785831893201E-2</c:v>
                </c:pt>
                <c:pt idx="4296">
                  <c:v>9.3397300491686097E-2</c:v>
                </c:pt>
                <c:pt idx="4297">
                  <c:v>6.4317449768349605E-2</c:v>
                </c:pt>
                <c:pt idx="4298">
                  <c:v>1.7854106299054699E-2</c:v>
                </c:pt>
                <c:pt idx="4299" formatCode="0.00E+00">
                  <c:v>-9.1675768536525395E-4</c:v>
                </c:pt>
                <c:pt idx="4300">
                  <c:v>-8.6332923970557404E-2</c:v>
                </c:pt>
                <c:pt idx="4301">
                  <c:v>-8.6666589420586193E-2</c:v>
                </c:pt>
                <c:pt idx="4302">
                  <c:v>-0.11253319219076501</c:v>
                </c:pt>
                <c:pt idx="4303">
                  <c:v>-5.8026584270191202E-2</c:v>
                </c:pt>
                <c:pt idx="4304">
                  <c:v>-3.7621523763808798E-2</c:v>
                </c:pt>
                <c:pt idx="4305">
                  <c:v>-8.2897206804016493E-2</c:v>
                </c:pt>
                <c:pt idx="4306">
                  <c:v>-4.8717515199072602E-2</c:v>
                </c:pt>
                <c:pt idx="4307">
                  <c:v>1.8625627733319602E-2</c:v>
                </c:pt>
                <c:pt idx="4308">
                  <c:v>4.6900471669077903E-2</c:v>
                </c:pt>
                <c:pt idx="4309">
                  <c:v>7.2720877823543903E-2</c:v>
                </c:pt>
                <c:pt idx="4310">
                  <c:v>5.9776586292038303E-2</c:v>
                </c:pt>
                <c:pt idx="4311">
                  <c:v>0.121421275137146</c:v>
                </c:pt>
                <c:pt idx="4312">
                  <c:v>0.111536739347998</c:v>
                </c:pt>
                <c:pt idx="4313">
                  <c:v>0.141229818724493</c:v>
                </c:pt>
                <c:pt idx="4314">
                  <c:v>0.13938384887607899</c:v>
                </c:pt>
                <c:pt idx="4315">
                  <c:v>0.14590725610281599</c:v>
                </c:pt>
                <c:pt idx="4316">
                  <c:v>0.17672565229436099</c:v>
                </c:pt>
                <c:pt idx="4317">
                  <c:v>0.157380125106973</c:v>
                </c:pt>
                <c:pt idx="4318">
                  <c:v>0.201103990222296</c:v>
                </c:pt>
                <c:pt idx="4319">
                  <c:v>0.14888368045908701</c:v>
                </c:pt>
                <c:pt idx="4320">
                  <c:v>9.1906626984456993E-2</c:v>
                </c:pt>
                <c:pt idx="4321">
                  <c:v>0.103125063550455</c:v>
                </c:pt>
                <c:pt idx="4322">
                  <c:v>5.13004048442713E-2</c:v>
                </c:pt>
                <c:pt idx="4323">
                  <c:v>4.7440622947682698E-2</c:v>
                </c:pt>
                <c:pt idx="4324">
                  <c:v>6.75522603210367E-2</c:v>
                </c:pt>
                <c:pt idx="4325">
                  <c:v>7.0041411528313405E-2</c:v>
                </c:pt>
                <c:pt idx="4326">
                  <c:v>8.7233538158198301E-2</c:v>
                </c:pt>
                <c:pt idx="4327">
                  <c:v>4.8986812216010998E-2</c:v>
                </c:pt>
                <c:pt idx="4328">
                  <c:v>7.4389187321637296E-2</c:v>
                </c:pt>
                <c:pt idx="4329">
                  <c:v>0.10191170996473101</c:v>
                </c:pt>
                <c:pt idx="4330">
                  <c:v>0.16792920928037799</c:v>
                </c:pt>
                <c:pt idx="4331">
                  <c:v>0.219943648186021</c:v>
                </c:pt>
                <c:pt idx="4332">
                  <c:v>0.21835451571678599</c:v>
                </c:pt>
                <c:pt idx="4333">
                  <c:v>0.22188362478046</c:v>
                </c:pt>
                <c:pt idx="4334">
                  <c:v>0.226306796064601</c:v>
                </c:pt>
                <c:pt idx="4335">
                  <c:v>0.20664587020128999</c:v>
                </c:pt>
                <c:pt idx="4336">
                  <c:v>0.11731636046767201</c:v>
                </c:pt>
                <c:pt idx="4337">
                  <c:v>0.166653533930778</c:v>
                </c:pt>
                <c:pt idx="4338">
                  <c:v>0.130122296138765</c:v>
                </c:pt>
                <c:pt idx="4339">
                  <c:v>0.113697904049683</c:v>
                </c:pt>
                <c:pt idx="4340">
                  <c:v>0.112558665036623</c:v>
                </c:pt>
                <c:pt idx="4341">
                  <c:v>3.3246852683594903E-2</c:v>
                </c:pt>
                <c:pt idx="4342">
                  <c:v>-5.8202475128513897E-2</c:v>
                </c:pt>
                <c:pt idx="4343">
                  <c:v>-0.10176217541530901</c:v>
                </c:pt>
                <c:pt idx="4344">
                  <c:v>-0.13100996005880899</c:v>
                </c:pt>
                <c:pt idx="4345">
                  <c:v>-8.4007949736500706E-2</c:v>
                </c:pt>
                <c:pt idx="4346">
                  <c:v>-6.0806060716934902E-2</c:v>
                </c:pt>
                <c:pt idx="4347">
                  <c:v>-0.110244580018861</c:v>
                </c:pt>
                <c:pt idx="4348">
                  <c:v>-0.149796158399855</c:v>
                </c:pt>
                <c:pt idx="4349">
                  <c:v>-0.110236859581211</c:v>
                </c:pt>
                <c:pt idx="4350">
                  <c:v>-0.14418924352434401</c:v>
                </c:pt>
                <c:pt idx="4351">
                  <c:v>-0.22175169389174099</c:v>
                </c:pt>
                <c:pt idx="4352">
                  <c:v>-0.27020149549425199</c:v>
                </c:pt>
                <c:pt idx="4353">
                  <c:v>-0.25856079356336997</c:v>
                </c:pt>
                <c:pt idx="4354">
                  <c:v>-0.15004855550499299</c:v>
                </c:pt>
                <c:pt idx="4355">
                  <c:v>-0.25603890543915098</c:v>
                </c:pt>
                <c:pt idx="4356">
                  <c:v>-0.27283115486889897</c:v>
                </c:pt>
                <c:pt idx="4357">
                  <c:v>-0.22626510700058899</c:v>
                </c:pt>
                <c:pt idx="4358">
                  <c:v>-0.22821209780750101</c:v>
                </c:pt>
                <c:pt idx="4359">
                  <c:v>-0.240969641624907</c:v>
                </c:pt>
                <c:pt idx="4360">
                  <c:v>-0.18797529826086201</c:v>
                </c:pt>
                <c:pt idx="4361">
                  <c:v>-0.17118025691923699</c:v>
                </c:pt>
                <c:pt idx="4362">
                  <c:v>-0.152944571746328</c:v>
                </c:pt>
                <c:pt idx="4363">
                  <c:v>-0.127155309496671</c:v>
                </c:pt>
                <c:pt idx="4364">
                  <c:v>-2.0124821327806599E-2</c:v>
                </c:pt>
                <c:pt idx="4365">
                  <c:v>-2.0899509161855699E-2</c:v>
                </c:pt>
                <c:pt idx="4366">
                  <c:v>3.6879941010358401E-2</c:v>
                </c:pt>
                <c:pt idx="4367">
                  <c:v>0.119104325122739</c:v>
                </c:pt>
                <c:pt idx="4368">
                  <c:v>0.18728327699272199</c:v>
                </c:pt>
                <c:pt idx="4369">
                  <c:v>0.22102642017816199</c:v>
                </c:pt>
                <c:pt idx="4370">
                  <c:v>0.250421142246045</c:v>
                </c:pt>
                <c:pt idx="4371">
                  <c:v>0.316337280007774</c:v>
                </c:pt>
                <c:pt idx="4372">
                  <c:v>0.33546957376207898</c:v>
                </c:pt>
                <c:pt idx="4373">
                  <c:v>0.28357570173427299</c:v>
                </c:pt>
                <c:pt idx="4374">
                  <c:v>0.30926107408273201</c:v>
                </c:pt>
                <c:pt idx="4375">
                  <c:v>0.26820887757673201</c:v>
                </c:pt>
                <c:pt idx="4376">
                  <c:v>0.222566522227403</c:v>
                </c:pt>
                <c:pt idx="4377">
                  <c:v>0.15405343140496899</c:v>
                </c:pt>
                <c:pt idx="4378">
                  <c:v>0.136042580329053</c:v>
                </c:pt>
                <c:pt idx="4379">
                  <c:v>8.8834369439023605E-2</c:v>
                </c:pt>
                <c:pt idx="4380">
                  <c:v>8.9467306342234196E-2</c:v>
                </c:pt>
                <c:pt idx="4381">
                  <c:v>1.9574180767147401E-2</c:v>
                </c:pt>
                <c:pt idx="4382">
                  <c:v>-3.5407896636243598E-3</c:v>
                </c:pt>
                <c:pt idx="4383">
                  <c:v>-5.6432943010197002E-2</c:v>
                </c:pt>
                <c:pt idx="4384">
                  <c:v>-4.2746146888626699E-2</c:v>
                </c:pt>
                <c:pt idx="4385">
                  <c:v>-6.6196886993322906E-2</c:v>
                </c:pt>
                <c:pt idx="4386">
                  <c:v>-1.9357656079033999E-2</c:v>
                </c:pt>
                <c:pt idx="4387">
                  <c:v>1.5714284072320301E-2</c:v>
                </c:pt>
                <c:pt idx="4388">
                  <c:v>3.4171006115277701E-2</c:v>
                </c:pt>
                <c:pt idx="4389">
                  <c:v>5.2136914755504103E-2</c:v>
                </c:pt>
                <c:pt idx="4390">
                  <c:v>7.6109708806356396E-2</c:v>
                </c:pt>
                <c:pt idx="4391">
                  <c:v>4.5687724320476499E-2</c:v>
                </c:pt>
                <c:pt idx="4392">
                  <c:v>3.1749764417318298E-2</c:v>
                </c:pt>
                <c:pt idx="4393">
                  <c:v>1.1800415781902201E-2</c:v>
                </c:pt>
                <c:pt idx="4394">
                  <c:v>5.1839929793491203E-2</c:v>
                </c:pt>
                <c:pt idx="4395">
                  <c:v>7.8720903191680201E-3</c:v>
                </c:pt>
                <c:pt idx="4396">
                  <c:v>4.5497501356896501E-2</c:v>
                </c:pt>
                <c:pt idx="4397">
                  <c:v>4.1997976671455099E-2</c:v>
                </c:pt>
                <c:pt idx="4398">
                  <c:v>5.1198631581305699E-2</c:v>
                </c:pt>
                <c:pt idx="4399">
                  <c:v>9.2958569571685204E-2</c:v>
                </c:pt>
                <c:pt idx="4400">
                  <c:v>6.3166904485473893E-2</c:v>
                </c:pt>
                <c:pt idx="4401">
                  <c:v>5.7733383207519702E-2</c:v>
                </c:pt>
                <c:pt idx="4402">
                  <c:v>6.9386932396094197E-2</c:v>
                </c:pt>
                <c:pt idx="4403">
                  <c:v>0.10190999757703099</c:v>
                </c:pt>
                <c:pt idx="4404">
                  <c:v>0.13032789430186001</c:v>
                </c:pt>
                <c:pt idx="4405">
                  <c:v>5.9461747814534498E-2</c:v>
                </c:pt>
                <c:pt idx="4406">
                  <c:v>5.7969788876627897E-2</c:v>
                </c:pt>
                <c:pt idx="4407">
                  <c:v>6.8775733445052695E-2</c:v>
                </c:pt>
                <c:pt idx="4408">
                  <c:v>3.5820452478699097E-2</c:v>
                </c:pt>
                <c:pt idx="4409">
                  <c:v>-1.2943674638133699E-2</c:v>
                </c:pt>
                <c:pt idx="4410">
                  <c:v>4.0455424672281E-3</c:v>
                </c:pt>
                <c:pt idx="4411">
                  <c:v>-1.7563584336762899E-2</c:v>
                </c:pt>
                <c:pt idx="4412">
                  <c:v>-1.4851190955738501E-2</c:v>
                </c:pt>
                <c:pt idx="4413">
                  <c:v>-1.66806048641987E-2</c:v>
                </c:pt>
                <c:pt idx="4414">
                  <c:v>-6.9345002690187799E-2</c:v>
                </c:pt>
                <c:pt idx="4415">
                  <c:v>-8.5075764115041197E-2</c:v>
                </c:pt>
                <c:pt idx="4416">
                  <c:v>-0.152860568567422</c:v>
                </c:pt>
                <c:pt idx="4417">
                  <c:v>-0.120688570820734</c:v>
                </c:pt>
                <c:pt idx="4418">
                  <c:v>-0.13175059420541399</c:v>
                </c:pt>
                <c:pt idx="4419">
                  <c:v>-9.4200524192455504E-2</c:v>
                </c:pt>
                <c:pt idx="4420">
                  <c:v>-0.19216034611177599</c:v>
                </c:pt>
                <c:pt idx="4421">
                  <c:v>-0.255328160922625</c:v>
                </c:pt>
                <c:pt idx="4422">
                  <c:v>-0.26826323064239599</c:v>
                </c:pt>
                <c:pt idx="4423">
                  <c:v>-0.227410419718996</c:v>
                </c:pt>
                <c:pt idx="4424">
                  <c:v>-0.16992806111699399</c:v>
                </c:pt>
                <c:pt idx="4425">
                  <c:v>-0.191942204752971</c:v>
                </c:pt>
                <c:pt idx="4426">
                  <c:v>-0.20795439856800199</c:v>
                </c:pt>
                <c:pt idx="4427">
                  <c:v>-0.14796294512393199</c:v>
                </c:pt>
                <c:pt idx="4428">
                  <c:v>-0.117570795552271</c:v>
                </c:pt>
                <c:pt idx="4429">
                  <c:v>-5.1656276334394798E-2</c:v>
                </c:pt>
                <c:pt idx="4430">
                  <c:v>-7.9725289622203294E-2</c:v>
                </c:pt>
                <c:pt idx="4431">
                  <c:v>5.8196828530174801E-3</c:v>
                </c:pt>
                <c:pt idx="4432">
                  <c:v>-2.89441072332117E-2</c:v>
                </c:pt>
                <c:pt idx="4433">
                  <c:v>1.36450987349139E-2</c:v>
                </c:pt>
                <c:pt idx="4434">
                  <c:v>1.5715731087540801E-2</c:v>
                </c:pt>
                <c:pt idx="4435">
                  <c:v>3.8972578766516698E-2</c:v>
                </c:pt>
                <c:pt idx="4436">
                  <c:v>0.11917778835501</c:v>
                </c:pt>
                <c:pt idx="4437">
                  <c:v>8.4142279512134197E-2</c:v>
                </c:pt>
                <c:pt idx="4438">
                  <c:v>8.3314189820644202E-2</c:v>
                </c:pt>
                <c:pt idx="4439">
                  <c:v>4.3451126026436498E-2</c:v>
                </c:pt>
                <c:pt idx="4440">
                  <c:v>2.0361181582867201E-2</c:v>
                </c:pt>
                <c:pt idx="4441">
                  <c:v>6.50888415065278E-2</c:v>
                </c:pt>
                <c:pt idx="4442">
                  <c:v>4.4871213586082703E-2</c:v>
                </c:pt>
                <c:pt idx="4443">
                  <c:v>4.3096830488007498E-2</c:v>
                </c:pt>
                <c:pt idx="4444">
                  <c:v>8.0877153111108699E-2</c:v>
                </c:pt>
                <c:pt idx="4445">
                  <c:v>6.39021619420123E-2</c:v>
                </c:pt>
                <c:pt idx="4446">
                  <c:v>7.6721399963766104E-2</c:v>
                </c:pt>
                <c:pt idx="4447">
                  <c:v>6.4576888037418401E-2</c:v>
                </c:pt>
                <c:pt idx="4448">
                  <c:v>0.10526182170923</c:v>
                </c:pt>
                <c:pt idx="4449">
                  <c:v>9.2209640472853793E-2</c:v>
                </c:pt>
                <c:pt idx="4450">
                  <c:v>0.141767742895861</c:v>
                </c:pt>
                <c:pt idx="4451">
                  <c:v>0.18301410886747099</c:v>
                </c:pt>
                <c:pt idx="4452">
                  <c:v>0.14721084764085199</c:v>
                </c:pt>
                <c:pt idx="4453">
                  <c:v>0.17376919691151099</c:v>
                </c:pt>
                <c:pt idx="4454">
                  <c:v>0.19741532090811501</c:v>
                </c:pt>
                <c:pt idx="4455">
                  <c:v>0.129132055310476</c:v>
                </c:pt>
                <c:pt idx="4456">
                  <c:v>0.128105754111661</c:v>
                </c:pt>
                <c:pt idx="4457">
                  <c:v>0.13208436525222</c:v>
                </c:pt>
                <c:pt idx="4458">
                  <c:v>7.2867962172480802E-2</c:v>
                </c:pt>
                <c:pt idx="4459">
                  <c:v>5.5894162218454099E-2</c:v>
                </c:pt>
                <c:pt idx="4460">
                  <c:v>5.5915280946639001E-2</c:v>
                </c:pt>
                <c:pt idx="4461">
                  <c:v>8.3132493311998304E-2</c:v>
                </c:pt>
                <c:pt idx="4462">
                  <c:v>4.1059397179594699E-3</c:v>
                </c:pt>
                <c:pt idx="4463">
                  <c:v>1.6848677411651599E-3</c:v>
                </c:pt>
                <c:pt idx="4464">
                  <c:v>-1.8652563570739699E-2</c:v>
                </c:pt>
                <c:pt idx="4465">
                  <c:v>-7.1722130202294496E-2</c:v>
                </c:pt>
                <c:pt idx="4466">
                  <c:v>-6.6177447814178295E-2</c:v>
                </c:pt>
                <c:pt idx="4467">
                  <c:v>-7.9341952147826605E-2</c:v>
                </c:pt>
                <c:pt idx="4468">
                  <c:v>-9.7073415233886295E-2</c:v>
                </c:pt>
                <c:pt idx="4469">
                  <c:v>-0.15605915332968701</c:v>
                </c:pt>
                <c:pt idx="4470">
                  <c:v>-0.18964682217546799</c:v>
                </c:pt>
                <c:pt idx="4471">
                  <c:v>-0.23091743942982701</c:v>
                </c:pt>
                <c:pt idx="4472">
                  <c:v>-0.20313452527433101</c:v>
                </c:pt>
                <c:pt idx="4473">
                  <c:v>-0.15930708921360501</c:v>
                </c:pt>
                <c:pt idx="4474">
                  <c:v>-0.14344603758182101</c:v>
                </c:pt>
                <c:pt idx="4475">
                  <c:v>-0.18515706810256699</c:v>
                </c:pt>
                <c:pt idx="4476">
                  <c:v>-0.12812519671838199</c:v>
                </c:pt>
                <c:pt idx="4477">
                  <c:v>-0.12410049917158</c:v>
                </c:pt>
                <c:pt idx="4478">
                  <c:v>-0.13128036881968599</c:v>
                </c:pt>
                <c:pt idx="4479">
                  <c:v>-0.128223757946374</c:v>
                </c:pt>
                <c:pt idx="4480">
                  <c:v>-0.123379024667645</c:v>
                </c:pt>
                <c:pt idx="4481">
                  <c:v>-0.10830328687278799</c:v>
                </c:pt>
                <c:pt idx="4482">
                  <c:v>-5.1442891949402901E-2</c:v>
                </c:pt>
                <c:pt idx="4483">
                  <c:v>-4.5953965659132102E-2</c:v>
                </c:pt>
                <c:pt idx="4484">
                  <c:v>-9.8363666912071296E-2</c:v>
                </c:pt>
                <c:pt idx="4485">
                  <c:v>-9.8690628353875098E-2</c:v>
                </c:pt>
                <c:pt idx="4486">
                  <c:v>-5.17529482397414E-2</c:v>
                </c:pt>
                <c:pt idx="4487">
                  <c:v>-6.7802352488277096E-2</c:v>
                </c:pt>
                <c:pt idx="4488">
                  <c:v>-2.3841796541402598E-2</c:v>
                </c:pt>
                <c:pt idx="4489">
                  <c:v>-9.4733700944509194E-3</c:v>
                </c:pt>
                <c:pt idx="4490">
                  <c:v>2.2021065887329799E-2</c:v>
                </c:pt>
                <c:pt idx="4491">
                  <c:v>2.0017060229395801E-2</c:v>
                </c:pt>
                <c:pt idx="4492">
                  <c:v>5.7613684804611098E-2</c:v>
                </c:pt>
                <c:pt idx="4493">
                  <c:v>2.9291021085876699E-2</c:v>
                </c:pt>
                <c:pt idx="4494">
                  <c:v>5.0330060776850802E-3</c:v>
                </c:pt>
                <c:pt idx="4495">
                  <c:v>-3.5173424239413699E-2</c:v>
                </c:pt>
                <c:pt idx="4496">
                  <c:v>-1.4539343639578199E-2</c:v>
                </c:pt>
                <c:pt idx="4497">
                  <c:v>-1.4831242978068799E-2</c:v>
                </c:pt>
                <c:pt idx="4498">
                  <c:v>-7.0645793433925502E-3</c:v>
                </c:pt>
                <c:pt idx="4499">
                  <c:v>-2.9652212791120201E-2</c:v>
                </c:pt>
                <c:pt idx="4500">
                  <c:v>-4.2121581023911503E-2</c:v>
                </c:pt>
                <c:pt idx="4501">
                  <c:v>-2.3297637133582599E-2</c:v>
                </c:pt>
                <c:pt idx="4502">
                  <c:v>-4.3437456630694898E-2</c:v>
                </c:pt>
                <c:pt idx="4503">
                  <c:v>-3.1550197238150397E-2</c:v>
                </c:pt>
                <c:pt idx="4504">
                  <c:v>-1.9640182204582801E-2</c:v>
                </c:pt>
                <c:pt idx="4505">
                  <c:v>-1.6512469249994E-2</c:v>
                </c:pt>
                <c:pt idx="4506">
                  <c:v>3.0790268740629401E-2</c:v>
                </c:pt>
                <c:pt idx="4507">
                  <c:v>1.6632031887034701E-2</c:v>
                </c:pt>
                <c:pt idx="4508">
                  <c:v>1.7305717062361801E-2</c:v>
                </c:pt>
                <c:pt idx="4509">
                  <c:v>4.9045074138170698E-2</c:v>
                </c:pt>
                <c:pt idx="4510">
                  <c:v>5.5235662582020902E-2</c:v>
                </c:pt>
                <c:pt idx="4511">
                  <c:v>5.0588829137882999E-2</c:v>
                </c:pt>
                <c:pt idx="4512">
                  <c:v>5.16710144821814E-2</c:v>
                </c:pt>
                <c:pt idx="4513">
                  <c:v>0.118936909241995</c:v>
                </c:pt>
                <c:pt idx="4514">
                  <c:v>0.134349356495159</c:v>
                </c:pt>
                <c:pt idx="4515">
                  <c:v>8.1079491299643494E-2</c:v>
                </c:pt>
                <c:pt idx="4516">
                  <c:v>0.105663306174481</c:v>
                </c:pt>
                <c:pt idx="4517">
                  <c:v>6.8531041668100201E-2</c:v>
                </c:pt>
                <c:pt idx="4518">
                  <c:v>0.131624607504402</c:v>
                </c:pt>
                <c:pt idx="4519">
                  <c:v>7.8099368620708903E-2</c:v>
                </c:pt>
                <c:pt idx="4520">
                  <c:v>9.5279787865317503E-2</c:v>
                </c:pt>
                <c:pt idx="4521">
                  <c:v>0.11702354342702</c:v>
                </c:pt>
                <c:pt idx="4522">
                  <c:v>0.18081899953653899</c:v>
                </c:pt>
                <c:pt idx="4523">
                  <c:v>0.15425526676790399</c:v>
                </c:pt>
                <c:pt idx="4524">
                  <c:v>0.135404488072527</c:v>
                </c:pt>
                <c:pt idx="4525">
                  <c:v>8.9923016727553304E-2</c:v>
                </c:pt>
                <c:pt idx="4526">
                  <c:v>6.7939084768761704E-2</c:v>
                </c:pt>
                <c:pt idx="4527">
                  <c:v>0.10315116405524399</c:v>
                </c:pt>
                <c:pt idx="4528">
                  <c:v>2.65204124453681E-2</c:v>
                </c:pt>
                <c:pt idx="4529">
                  <c:v>2.6016744995356299E-2</c:v>
                </c:pt>
                <c:pt idx="4530">
                  <c:v>9.3613078613472497E-2</c:v>
                </c:pt>
                <c:pt idx="4531">
                  <c:v>7.4890462890777998E-2</c:v>
                </c:pt>
                <c:pt idx="4532">
                  <c:v>-2.4876846190178201E-3</c:v>
                </c:pt>
                <c:pt idx="4533">
                  <c:v>-5.4790135488182998E-2</c:v>
                </c:pt>
                <c:pt idx="4534">
                  <c:v>-1.5832230460858899E-2</c:v>
                </c:pt>
                <c:pt idx="4535">
                  <c:v>-3.02652716733753E-2</c:v>
                </c:pt>
                <c:pt idx="4536">
                  <c:v>-6.2612485893387401E-2</c:v>
                </c:pt>
                <c:pt idx="4537">
                  <c:v>-1.56898117127557E-2</c:v>
                </c:pt>
                <c:pt idx="4538">
                  <c:v>-4.4551818852626802E-2</c:v>
                </c:pt>
                <c:pt idx="4539">
                  <c:v>-1.6441320804757301E-2</c:v>
                </c:pt>
                <c:pt idx="4540">
                  <c:v>-3.55298950513471E-3</c:v>
                </c:pt>
                <c:pt idx="4541">
                  <c:v>-4.0442336672466397E-2</c:v>
                </c:pt>
                <c:pt idx="4542">
                  <c:v>-2.2754565138754401E-2</c:v>
                </c:pt>
                <c:pt idx="4543">
                  <c:v>-7.8032614860035201E-3</c:v>
                </c:pt>
                <c:pt idx="4544">
                  <c:v>-4.5442438290365303E-2</c:v>
                </c:pt>
                <c:pt idx="4545">
                  <c:v>-6.1954383981902297E-2</c:v>
                </c:pt>
                <c:pt idx="4546">
                  <c:v>-4.15633240800517E-2</c:v>
                </c:pt>
                <c:pt idx="4547">
                  <c:v>-2.2050708092166301E-2</c:v>
                </c:pt>
                <c:pt idx="4548">
                  <c:v>-9.0440249090921299E-2</c:v>
                </c:pt>
                <c:pt idx="4549">
                  <c:v>-1.7952327446565101E-2</c:v>
                </c:pt>
                <c:pt idx="4550">
                  <c:v>-1.6762069476783301E-2</c:v>
                </c:pt>
                <c:pt idx="4551">
                  <c:v>7.3903627291205202E-3</c:v>
                </c:pt>
                <c:pt idx="4552">
                  <c:v>3.6312375632515798E-2</c:v>
                </c:pt>
                <c:pt idx="4553">
                  <c:v>-1.81501117010185E-2</c:v>
                </c:pt>
                <c:pt idx="4554">
                  <c:v>-2.1719948979955099E-2</c:v>
                </c:pt>
                <c:pt idx="4555">
                  <c:v>-7.9776014115605406E-2</c:v>
                </c:pt>
                <c:pt idx="4556">
                  <c:v>-7.34208784311558E-2</c:v>
                </c:pt>
                <c:pt idx="4557">
                  <c:v>-9.5537087266409401E-2</c:v>
                </c:pt>
                <c:pt idx="4558">
                  <c:v>-5.0029675916643798E-2</c:v>
                </c:pt>
                <c:pt idx="4559">
                  <c:v>-5.68236674911268E-2</c:v>
                </c:pt>
                <c:pt idx="4560">
                  <c:v>-2.7058360262431601E-2</c:v>
                </c:pt>
                <c:pt idx="4561">
                  <c:v>-5.4446981178696001E-2</c:v>
                </c:pt>
                <c:pt idx="4562">
                  <c:v>-7.7157438458582903E-2</c:v>
                </c:pt>
                <c:pt idx="4563">
                  <c:v>-9.2926359702413905E-2</c:v>
                </c:pt>
                <c:pt idx="4564">
                  <c:v>-0.122340660515837</c:v>
                </c:pt>
                <c:pt idx="4565">
                  <c:v>-9.9472412445873404E-2</c:v>
                </c:pt>
                <c:pt idx="4566">
                  <c:v>-8.5978229028965403E-2</c:v>
                </c:pt>
                <c:pt idx="4567">
                  <c:v>-9.1182485566923405E-2</c:v>
                </c:pt>
                <c:pt idx="4568">
                  <c:v>-0.107346165455492</c:v>
                </c:pt>
                <c:pt idx="4569">
                  <c:v>-5.38769628819721E-2</c:v>
                </c:pt>
                <c:pt idx="4570">
                  <c:v>5.2098777594812497E-2</c:v>
                </c:pt>
                <c:pt idx="4571">
                  <c:v>-4.4720819232743701E-2</c:v>
                </c:pt>
                <c:pt idx="4572">
                  <c:v>-4.6977369497522403E-2</c:v>
                </c:pt>
                <c:pt idx="4573">
                  <c:v>-2.8781389006221399E-2</c:v>
                </c:pt>
                <c:pt idx="4574">
                  <c:v>-0.10782506848036801</c:v>
                </c:pt>
                <c:pt idx="4575">
                  <c:v>-9.5860121922966002E-2</c:v>
                </c:pt>
                <c:pt idx="4576">
                  <c:v>-3.10879693645453E-2</c:v>
                </c:pt>
                <c:pt idx="4577">
                  <c:v>-3.8470534183042901E-2</c:v>
                </c:pt>
                <c:pt idx="4578">
                  <c:v>1.2423493307862099E-2</c:v>
                </c:pt>
                <c:pt idx="4579">
                  <c:v>3.7139112029102202E-2</c:v>
                </c:pt>
                <c:pt idx="4580">
                  <c:v>4.8910660961173101E-2</c:v>
                </c:pt>
                <c:pt idx="4581">
                  <c:v>1.19289743255794E-2</c:v>
                </c:pt>
                <c:pt idx="4582">
                  <c:v>-2.3257113508286398E-2</c:v>
                </c:pt>
                <c:pt idx="4583">
                  <c:v>9.3941871230587195E-3</c:v>
                </c:pt>
                <c:pt idx="4584">
                  <c:v>-3.80840155359276E-2</c:v>
                </c:pt>
                <c:pt idx="4585">
                  <c:v>-5.4467761745149397E-2</c:v>
                </c:pt>
                <c:pt idx="4586">
                  <c:v>-5.3174276534791703E-2</c:v>
                </c:pt>
                <c:pt idx="4587">
                  <c:v>-0.14013921370830201</c:v>
                </c:pt>
                <c:pt idx="4588">
                  <c:v>-7.4511425898282996E-2</c:v>
                </c:pt>
                <c:pt idx="4589">
                  <c:v>-7.8809274995970499E-2</c:v>
                </c:pt>
                <c:pt idx="4590">
                  <c:v>-9.26471819596663E-2</c:v>
                </c:pt>
                <c:pt idx="4591">
                  <c:v>-0.15491761129039</c:v>
                </c:pt>
                <c:pt idx="4592">
                  <c:v>-0.147933875409265</c:v>
                </c:pt>
                <c:pt idx="4593">
                  <c:v>-0.17274773509303601</c:v>
                </c:pt>
                <c:pt idx="4594">
                  <c:v>-0.23499765706857001</c:v>
                </c:pt>
                <c:pt idx="4595">
                  <c:v>-0.62479851017634003</c:v>
                </c:pt>
                <c:pt idx="4596">
                  <c:v>-0.136638429723102</c:v>
                </c:pt>
                <c:pt idx="4597">
                  <c:v>7.4891829793291001E-3</c:v>
                </c:pt>
                <c:pt idx="4598">
                  <c:v>0.21879118158854099</c:v>
                </c:pt>
                <c:pt idx="4599">
                  <c:v>0.115033097858724</c:v>
                </c:pt>
                <c:pt idx="4600">
                  <c:v>0.16162639283776001</c:v>
                </c:pt>
                <c:pt idx="4601">
                  <c:v>0.13410076636981699</c:v>
                </c:pt>
                <c:pt idx="4602">
                  <c:v>7.7680851132963996E-2</c:v>
                </c:pt>
                <c:pt idx="4603">
                  <c:v>2.9443940411368798E-3</c:v>
                </c:pt>
                <c:pt idx="4604">
                  <c:v>-1.5243972071777599E-2</c:v>
                </c:pt>
                <c:pt idx="4605">
                  <c:v>2.1404675858201799E-2</c:v>
                </c:pt>
                <c:pt idx="4606">
                  <c:v>5.4723685754920398E-2</c:v>
                </c:pt>
                <c:pt idx="4607">
                  <c:v>5.3379015742608601E-2</c:v>
                </c:pt>
                <c:pt idx="4608">
                  <c:v>5.3903163765962603E-2</c:v>
                </c:pt>
                <c:pt idx="4609">
                  <c:v>3.0322695807692299E-2</c:v>
                </c:pt>
                <c:pt idx="4610">
                  <c:v>7.4582298883409904E-3</c:v>
                </c:pt>
                <c:pt idx="4611">
                  <c:v>4.19666449458286E-2</c:v>
                </c:pt>
                <c:pt idx="4612">
                  <c:v>9.43727239156473E-2</c:v>
                </c:pt>
                <c:pt idx="4613">
                  <c:v>0.14349820965009499</c:v>
                </c:pt>
                <c:pt idx="4614">
                  <c:v>0.17399885458531</c:v>
                </c:pt>
                <c:pt idx="4615">
                  <c:v>0.14559938274051301</c:v>
                </c:pt>
                <c:pt idx="4616">
                  <c:v>0.13967896908303601</c:v>
                </c:pt>
                <c:pt idx="4617">
                  <c:v>7.3343669651194404E-2</c:v>
                </c:pt>
                <c:pt idx="4618">
                  <c:v>4.5074777029549602E-2</c:v>
                </c:pt>
                <c:pt idx="4619">
                  <c:v>1.6859687346295602E-2</c:v>
                </c:pt>
                <c:pt idx="4620">
                  <c:v>5.1087694945396202E-2</c:v>
                </c:pt>
                <c:pt idx="4621">
                  <c:v>2.8869881298113801E-2</c:v>
                </c:pt>
                <c:pt idx="4622">
                  <c:v>0.11509648487247499</c:v>
                </c:pt>
                <c:pt idx="4623">
                  <c:v>9.3677071931184103E-2</c:v>
                </c:pt>
                <c:pt idx="4624">
                  <c:v>6.3741706373072304E-2</c:v>
                </c:pt>
                <c:pt idx="4625">
                  <c:v>9.0193194200020699E-2</c:v>
                </c:pt>
                <c:pt idx="4626" formatCode="0.00E+00">
                  <c:v>1.54433289702993E-4</c:v>
                </c:pt>
                <c:pt idx="4627">
                  <c:v>5.5323741944261998E-2</c:v>
                </c:pt>
                <c:pt idx="4628">
                  <c:v>4.0258902002674901E-2</c:v>
                </c:pt>
                <c:pt idx="4629">
                  <c:v>4.0207304707608998E-2</c:v>
                </c:pt>
                <c:pt idx="4630">
                  <c:v>8.1765300553197306E-2</c:v>
                </c:pt>
                <c:pt idx="4631">
                  <c:v>0.19341288131169701</c:v>
                </c:pt>
                <c:pt idx="4632">
                  <c:v>0.21873024401420299</c:v>
                </c:pt>
                <c:pt idx="4633">
                  <c:v>0.30698416469378298</c:v>
                </c:pt>
                <c:pt idx="4634">
                  <c:v>0.27998750875697898</c:v>
                </c:pt>
                <c:pt idx="4635">
                  <c:v>0.29358992155636399</c:v>
                </c:pt>
                <c:pt idx="4636">
                  <c:v>0.32927196165915401</c:v>
                </c:pt>
                <c:pt idx="4637">
                  <c:v>0.32181753270622998</c:v>
                </c:pt>
                <c:pt idx="4638">
                  <c:v>0.34545375150678098</c:v>
                </c:pt>
                <c:pt idx="4639">
                  <c:v>0.32436333689878399</c:v>
                </c:pt>
                <c:pt idx="4640">
                  <c:v>0.25949066951902799</c:v>
                </c:pt>
                <c:pt idx="4641">
                  <c:v>0.21879248678709801</c:v>
                </c:pt>
                <c:pt idx="4642">
                  <c:v>0.18543361711522599</c:v>
                </c:pt>
                <c:pt idx="4643">
                  <c:v>0.19394702186600901</c:v>
                </c:pt>
                <c:pt idx="4644">
                  <c:v>0.186357263488901</c:v>
                </c:pt>
                <c:pt idx="4645">
                  <c:v>0.16508617700205899</c:v>
                </c:pt>
                <c:pt idx="4646">
                  <c:v>0.156068727978601</c:v>
                </c:pt>
                <c:pt idx="4647">
                  <c:v>0.112855470664131</c:v>
                </c:pt>
                <c:pt idx="4648">
                  <c:v>3.9084272771539398E-2</c:v>
                </c:pt>
                <c:pt idx="4649" formatCode="0.00E+00">
                  <c:v>6.7009281686125605E-5</c:v>
                </c:pt>
                <c:pt idx="4650">
                  <c:v>-6.5546215572696895E-2</c:v>
                </c:pt>
                <c:pt idx="4651">
                  <c:v>-0.12683730204800001</c:v>
                </c:pt>
                <c:pt idx="4652">
                  <c:v>-0.21266979281027601</c:v>
                </c:pt>
                <c:pt idx="4653">
                  <c:v>-0.27253527882829798</c:v>
                </c:pt>
                <c:pt idx="4654">
                  <c:v>-0.27162853434193501</c:v>
                </c:pt>
                <c:pt idx="4655">
                  <c:v>-0.30610287630167199</c:v>
                </c:pt>
                <c:pt idx="4656">
                  <c:v>-0.32328195924446101</c:v>
                </c:pt>
                <c:pt idx="4657">
                  <c:v>-0.319425738294006</c:v>
                </c:pt>
                <c:pt idx="4658">
                  <c:v>-0.353940706602001</c:v>
                </c:pt>
                <c:pt idx="4659">
                  <c:v>-0.380752357762069</c:v>
                </c:pt>
                <c:pt idx="4660">
                  <c:v>-0.43820173972528098</c:v>
                </c:pt>
                <c:pt idx="4661">
                  <c:v>-0.38176180071577098</c:v>
                </c:pt>
                <c:pt idx="4662">
                  <c:v>-0.36460896449839802</c:v>
                </c:pt>
                <c:pt idx="4663">
                  <c:v>-0.30448776974324998</c:v>
                </c:pt>
                <c:pt idx="4664">
                  <c:v>-0.30199017917350601</c:v>
                </c:pt>
                <c:pt idx="4665">
                  <c:v>-0.255991862577086</c:v>
                </c:pt>
                <c:pt idx="4666">
                  <c:v>-0.334393252024559</c:v>
                </c:pt>
                <c:pt idx="4667">
                  <c:v>-0.26271494952003799</c:v>
                </c:pt>
                <c:pt idx="4668">
                  <c:v>-0.22937209389337401</c:v>
                </c:pt>
                <c:pt idx="4669">
                  <c:v>-0.19549718683344899</c:v>
                </c:pt>
                <c:pt idx="4670">
                  <c:v>-0.19959843306051001</c:v>
                </c:pt>
                <c:pt idx="4671">
                  <c:v>-0.12687845347965801</c:v>
                </c:pt>
                <c:pt idx="4672">
                  <c:v>-5.0302659023960999E-2</c:v>
                </c:pt>
                <c:pt idx="4673">
                  <c:v>-3.1442383566824703E-2</c:v>
                </c:pt>
                <c:pt idx="4674">
                  <c:v>-2.03534918143972E-2</c:v>
                </c:pt>
                <c:pt idx="4675">
                  <c:v>4.9317029546529001E-2</c:v>
                </c:pt>
                <c:pt idx="4676">
                  <c:v>6.6653941020035704E-2</c:v>
                </c:pt>
                <c:pt idx="4677">
                  <c:v>0.15332315281602801</c:v>
                </c:pt>
                <c:pt idx="4678">
                  <c:v>0.21145780814149401</c:v>
                </c:pt>
                <c:pt idx="4679">
                  <c:v>0.27236677751905503</c:v>
                </c:pt>
                <c:pt idx="4680">
                  <c:v>0.29229298866563402</c:v>
                </c:pt>
                <c:pt idx="4681">
                  <c:v>0.31943467169422601</c:v>
                </c:pt>
                <c:pt idx="4682">
                  <c:v>0.30674784111514602</c:v>
                </c:pt>
                <c:pt idx="4683">
                  <c:v>0.38379854144680597</c:v>
                </c:pt>
                <c:pt idx="4684">
                  <c:v>0.36303858901682001</c:v>
                </c:pt>
                <c:pt idx="4685">
                  <c:v>0.34403041955329999</c:v>
                </c:pt>
                <c:pt idx="4686">
                  <c:v>0.272024567576234</c:v>
                </c:pt>
                <c:pt idx="4687">
                  <c:v>0.236819788338332</c:v>
                </c:pt>
                <c:pt idx="4688">
                  <c:v>0.125455891705822</c:v>
                </c:pt>
                <c:pt idx="4689">
                  <c:v>0.18436434715372099</c:v>
                </c:pt>
                <c:pt idx="4690">
                  <c:v>0.115491508240555</c:v>
                </c:pt>
                <c:pt idx="4691">
                  <c:v>7.9593371387366205E-2</c:v>
                </c:pt>
                <c:pt idx="4692">
                  <c:v>0.114874800869658</c:v>
                </c:pt>
                <c:pt idx="4693">
                  <c:v>0.10069958434807</c:v>
                </c:pt>
                <c:pt idx="4694">
                  <c:v>4.7760137449159801E-2</c:v>
                </c:pt>
                <c:pt idx="4695">
                  <c:v>-4.89920548355939E-2</c:v>
                </c:pt>
                <c:pt idx="4696">
                  <c:v>-1.6793741524725899E-2</c:v>
                </c:pt>
                <c:pt idx="4697">
                  <c:v>-5.4234706354545602E-2</c:v>
                </c:pt>
                <c:pt idx="4698">
                  <c:v>-8.2588357124652803E-2</c:v>
                </c:pt>
                <c:pt idx="4699">
                  <c:v>-0.104470191314955</c:v>
                </c:pt>
                <c:pt idx="4700">
                  <c:v>-0.13077616525899599</c:v>
                </c:pt>
                <c:pt idx="4701">
                  <c:v>-8.06211458302446E-2</c:v>
                </c:pt>
                <c:pt idx="4702">
                  <c:v>-4.4497221839975502E-2</c:v>
                </c:pt>
                <c:pt idx="4703">
                  <c:v>-2.2797179327449499E-2</c:v>
                </c:pt>
                <c:pt idx="4704">
                  <c:v>-3.83802422367729E-3</c:v>
                </c:pt>
                <c:pt idx="4705">
                  <c:v>-6.0670059271519201E-2</c:v>
                </c:pt>
                <c:pt idx="4706">
                  <c:v>-3.9736303764872298E-2</c:v>
                </c:pt>
                <c:pt idx="4707">
                  <c:v>6.6112255427892503E-3</c:v>
                </c:pt>
                <c:pt idx="4708">
                  <c:v>6.2888620326809502E-2</c:v>
                </c:pt>
                <c:pt idx="4709">
                  <c:v>0.12711067043136901</c:v>
                </c:pt>
                <c:pt idx="4710">
                  <c:v>0.180888518034549</c:v>
                </c:pt>
                <c:pt idx="4711">
                  <c:v>0.11031140036513901</c:v>
                </c:pt>
                <c:pt idx="4712">
                  <c:v>0.130648717460079</c:v>
                </c:pt>
                <c:pt idx="4713">
                  <c:v>6.5319144866501505E-2</c:v>
                </c:pt>
                <c:pt idx="4714">
                  <c:v>-7.7445315189077404E-3</c:v>
                </c:pt>
                <c:pt idx="4715">
                  <c:v>-4.7795661836220298E-2</c:v>
                </c:pt>
                <c:pt idx="4716">
                  <c:v>-0.1374369689221</c:v>
                </c:pt>
                <c:pt idx="4717">
                  <c:v>-0.23794945306736801</c:v>
                </c:pt>
                <c:pt idx="4718">
                  <c:v>-0.26715933662381602</c:v>
                </c:pt>
                <c:pt idx="4719">
                  <c:v>-0.34492787823459897</c:v>
                </c:pt>
                <c:pt idx="4720">
                  <c:v>-0.31274192416970997</c:v>
                </c:pt>
                <c:pt idx="4721">
                  <c:v>-0.33339361257795502</c:v>
                </c:pt>
                <c:pt idx="4722">
                  <c:v>-0.26031459099009802</c:v>
                </c:pt>
                <c:pt idx="4723">
                  <c:v>-0.31145220379793698</c:v>
                </c:pt>
                <c:pt idx="4724">
                  <c:v>-0.24116157993288201</c:v>
                </c:pt>
                <c:pt idx="4725">
                  <c:v>-0.181729312774431</c:v>
                </c:pt>
                <c:pt idx="4726">
                  <c:v>-0.19738311452618601</c:v>
                </c:pt>
                <c:pt idx="4727">
                  <c:v>-0.17790694938462001</c:v>
                </c:pt>
                <c:pt idx="4728">
                  <c:v>-0.13592526043543099</c:v>
                </c:pt>
                <c:pt idx="4729">
                  <c:v>-0.14234006186397</c:v>
                </c:pt>
                <c:pt idx="4730">
                  <c:v>-0.13227262322164501</c:v>
                </c:pt>
                <c:pt idx="4731">
                  <c:v>-0.12341758588200399</c:v>
                </c:pt>
                <c:pt idx="4732">
                  <c:v>-0.12033441050247699</c:v>
                </c:pt>
                <c:pt idx="4733">
                  <c:v>-0.106667156087528</c:v>
                </c:pt>
                <c:pt idx="4734">
                  <c:v>-8.7733932389554001E-2</c:v>
                </c:pt>
                <c:pt idx="4735">
                  <c:v>-6.2186962806174799E-2</c:v>
                </c:pt>
                <c:pt idx="4736">
                  <c:v>-6.0149960869939102E-2</c:v>
                </c:pt>
                <c:pt idx="4737">
                  <c:v>-3.7719578070951998E-2</c:v>
                </c:pt>
                <c:pt idx="4738">
                  <c:v>-4.2975497661839002E-2</c:v>
                </c:pt>
                <c:pt idx="4739">
                  <c:v>-4.0780697201737902E-2</c:v>
                </c:pt>
                <c:pt idx="4740">
                  <c:v>5.7757107932978604E-3</c:v>
                </c:pt>
                <c:pt idx="4741">
                  <c:v>6.3020532013544101E-2</c:v>
                </c:pt>
                <c:pt idx="4742">
                  <c:v>0.14001603498583501</c:v>
                </c:pt>
                <c:pt idx="4743">
                  <c:v>0.19841266929726201</c:v>
                </c:pt>
                <c:pt idx="4744">
                  <c:v>0.30353070306476398</c:v>
                </c:pt>
                <c:pt idx="4745">
                  <c:v>0.30522461738345102</c:v>
                </c:pt>
                <c:pt idx="4746">
                  <c:v>0.36577927276418198</c:v>
                </c:pt>
                <c:pt idx="4747">
                  <c:v>0.36302365624845401</c:v>
                </c:pt>
                <c:pt idx="4748">
                  <c:v>0.35841895551634101</c:v>
                </c:pt>
                <c:pt idx="4749">
                  <c:v>0.30033532310448002</c:v>
                </c:pt>
                <c:pt idx="4750">
                  <c:v>0.23386795941131999</c:v>
                </c:pt>
                <c:pt idx="4751">
                  <c:v>0.20389429428686801</c:v>
                </c:pt>
                <c:pt idx="4752">
                  <c:v>0.118315630741996</c:v>
                </c:pt>
                <c:pt idx="4753">
                  <c:v>4.5852608353362301E-2</c:v>
                </c:pt>
                <c:pt idx="4754">
                  <c:v>3.8817937139405899E-3</c:v>
                </c:pt>
                <c:pt idx="4755">
                  <c:v>-0.13289462606400201</c:v>
                </c:pt>
                <c:pt idx="4756">
                  <c:v>-0.17911538346838801</c:v>
                </c:pt>
                <c:pt idx="4757">
                  <c:v>-0.182492898815727</c:v>
                </c:pt>
                <c:pt idx="4758">
                  <c:v>-0.21559423360336299</c:v>
                </c:pt>
                <c:pt idx="4759">
                  <c:v>-0.15007548453894101</c:v>
                </c:pt>
                <c:pt idx="4760">
                  <c:v>-0.184060326595997</c:v>
                </c:pt>
                <c:pt idx="4761">
                  <c:v>-0.152047913376407</c:v>
                </c:pt>
                <c:pt idx="4762">
                  <c:v>-0.123238214734328</c:v>
                </c:pt>
                <c:pt idx="4763">
                  <c:v>-4.6590907480823E-2</c:v>
                </c:pt>
                <c:pt idx="4764">
                  <c:v>1.71271458415134E-2</c:v>
                </c:pt>
                <c:pt idx="4765">
                  <c:v>1.8502131712272801E-2</c:v>
                </c:pt>
                <c:pt idx="4766">
                  <c:v>6.1201394090520701E-2</c:v>
                </c:pt>
                <c:pt idx="4767">
                  <c:v>6.0161066444290798E-2</c:v>
                </c:pt>
                <c:pt idx="4768">
                  <c:v>8.0929146124182297E-2</c:v>
                </c:pt>
                <c:pt idx="4769">
                  <c:v>6.3942993413018401E-2</c:v>
                </c:pt>
                <c:pt idx="4770">
                  <c:v>1.4354773148383499E-2</c:v>
                </c:pt>
                <c:pt idx="4771">
                  <c:v>1.7883354651519998E-2</c:v>
                </c:pt>
                <c:pt idx="4772">
                  <c:v>-3.6093096552221399E-2</c:v>
                </c:pt>
                <c:pt idx="4773">
                  <c:v>-5.6874355171464303E-2</c:v>
                </c:pt>
                <c:pt idx="4774">
                  <c:v>-0.14469916065084201</c:v>
                </c:pt>
                <c:pt idx="4775">
                  <c:v>-0.104559377348799</c:v>
                </c:pt>
                <c:pt idx="4776">
                  <c:v>-0.149248087816539</c:v>
                </c:pt>
                <c:pt idx="4777">
                  <c:v>-5.6998415321590501E-2</c:v>
                </c:pt>
                <c:pt idx="4778">
                  <c:v>-0.100798164630319</c:v>
                </c:pt>
                <c:pt idx="4779">
                  <c:v>-5.4238537807771402E-2</c:v>
                </c:pt>
                <c:pt idx="4780">
                  <c:v>7.8085105740957001E-3</c:v>
                </c:pt>
                <c:pt idx="4781">
                  <c:v>1.5846875597949499E-2</c:v>
                </c:pt>
                <c:pt idx="4782">
                  <c:v>4.8677561513516203E-2</c:v>
                </c:pt>
                <c:pt idx="4783">
                  <c:v>1.4141939347531701E-2</c:v>
                </c:pt>
                <c:pt idx="4784">
                  <c:v>4.8914259485837101E-2</c:v>
                </c:pt>
                <c:pt idx="4785">
                  <c:v>0.102331023067185</c:v>
                </c:pt>
                <c:pt idx="4786">
                  <c:v>0.164264568209606</c:v>
                </c:pt>
                <c:pt idx="4787">
                  <c:v>0.109812075710262</c:v>
                </c:pt>
                <c:pt idx="4788">
                  <c:v>0.1174494225311</c:v>
                </c:pt>
                <c:pt idx="4789">
                  <c:v>6.3559452575661896E-2</c:v>
                </c:pt>
                <c:pt idx="4790">
                  <c:v>2.4447568164045901E-2</c:v>
                </c:pt>
                <c:pt idx="4791">
                  <c:v>-5.7241719638685802E-2</c:v>
                </c:pt>
                <c:pt idx="4792">
                  <c:v>-8.7393412332042703E-2</c:v>
                </c:pt>
                <c:pt idx="4793">
                  <c:v>-0.14271441248282099</c:v>
                </c:pt>
                <c:pt idx="4794">
                  <c:v>-0.13817207930266301</c:v>
                </c:pt>
                <c:pt idx="4795">
                  <c:v>-0.19933771227025501</c:v>
                </c:pt>
                <c:pt idx="4796">
                  <c:v>-0.14186991957206199</c:v>
                </c:pt>
                <c:pt idx="4797">
                  <c:v>-0.15909606383147801</c:v>
                </c:pt>
                <c:pt idx="4798">
                  <c:v>-6.8876887686277699E-2</c:v>
                </c:pt>
                <c:pt idx="4799">
                  <c:v>-4.1501351457615202E-2</c:v>
                </c:pt>
                <c:pt idx="4800">
                  <c:v>-1.0801178822342499E-2</c:v>
                </c:pt>
                <c:pt idx="4801">
                  <c:v>4.2559160701891502E-2</c:v>
                </c:pt>
                <c:pt idx="4802">
                  <c:v>0.102847682565419</c:v>
                </c:pt>
                <c:pt idx="4803">
                  <c:v>7.5077523493741E-2</c:v>
                </c:pt>
                <c:pt idx="4804">
                  <c:v>0.180062476558665</c:v>
                </c:pt>
                <c:pt idx="4805">
                  <c:v>0.20085006059263499</c:v>
                </c:pt>
                <c:pt idx="4806">
                  <c:v>0.23507961512449899</c:v>
                </c:pt>
                <c:pt idx="4807">
                  <c:v>0.21926410103514701</c:v>
                </c:pt>
                <c:pt idx="4808">
                  <c:v>0.167411097722649</c:v>
                </c:pt>
                <c:pt idx="4809">
                  <c:v>0.171528823246479</c:v>
                </c:pt>
                <c:pt idx="4810">
                  <c:v>0.195623021976089</c:v>
                </c:pt>
                <c:pt idx="4811">
                  <c:v>0.19009827109649699</c:v>
                </c:pt>
                <c:pt idx="4812">
                  <c:v>0.15527914788305699</c:v>
                </c:pt>
                <c:pt idx="4813">
                  <c:v>8.5823049751757793E-2</c:v>
                </c:pt>
                <c:pt idx="4814">
                  <c:v>4.8658744977188903E-2</c:v>
                </c:pt>
                <c:pt idx="4815">
                  <c:v>3.6526788462220197E-2</c:v>
                </c:pt>
                <c:pt idx="4816">
                  <c:v>-1.6378697404050499E-2</c:v>
                </c:pt>
                <c:pt idx="4817">
                  <c:v>2.2897103111915802E-2</c:v>
                </c:pt>
                <c:pt idx="4818">
                  <c:v>8.7917597040314904E-2</c:v>
                </c:pt>
                <c:pt idx="4819">
                  <c:v>5.6733918940846402E-2</c:v>
                </c:pt>
                <c:pt idx="4820">
                  <c:v>0.16458726943002</c:v>
                </c:pt>
                <c:pt idx="4821">
                  <c:v>0.17806950426471899</c:v>
                </c:pt>
                <c:pt idx="4822">
                  <c:v>0.16885559730826</c:v>
                </c:pt>
                <c:pt idx="4823">
                  <c:v>0.12868494171379599</c:v>
                </c:pt>
                <c:pt idx="4824">
                  <c:v>0.189347794679632</c:v>
                </c:pt>
                <c:pt idx="4825">
                  <c:v>0.169078485987846</c:v>
                </c:pt>
                <c:pt idx="4826">
                  <c:v>8.4862245577387002E-2</c:v>
                </c:pt>
                <c:pt idx="4827">
                  <c:v>3.9090357985347803E-2</c:v>
                </c:pt>
                <c:pt idx="4828">
                  <c:v>5.6871956798435201E-2</c:v>
                </c:pt>
                <c:pt idx="4829">
                  <c:v>-3.5302300283907601E-2</c:v>
                </c:pt>
                <c:pt idx="4830">
                  <c:v>-6.6422613697039098E-3</c:v>
                </c:pt>
                <c:pt idx="4831">
                  <c:v>-7.41134001602166E-2</c:v>
                </c:pt>
                <c:pt idx="4832">
                  <c:v>-3.5290933751220097E-2</c:v>
                </c:pt>
                <c:pt idx="4833">
                  <c:v>-6.5032368583006303E-2</c:v>
                </c:pt>
                <c:pt idx="4834">
                  <c:v>-0.11042585824531</c:v>
                </c:pt>
                <c:pt idx="4835">
                  <c:v>-0.177140735424373</c:v>
                </c:pt>
                <c:pt idx="4836">
                  <c:v>-0.16331293013637199</c:v>
                </c:pt>
                <c:pt idx="4837">
                  <c:v>-0.22665025255636401</c:v>
                </c:pt>
                <c:pt idx="4838">
                  <c:v>-0.28692017763102801</c:v>
                </c:pt>
                <c:pt idx="4839">
                  <c:v>-0.35833634352083799</c:v>
                </c:pt>
                <c:pt idx="4840">
                  <c:v>-0.38986884288307699</c:v>
                </c:pt>
                <c:pt idx="4841">
                  <c:v>-0.35909508651349298</c:v>
                </c:pt>
                <c:pt idx="4842">
                  <c:v>-0.63207587389829401</c:v>
                </c:pt>
                <c:pt idx="4843">
                  <c:v>-0.52406050990965003</c:v>
                </c:pt>
                <c:pt idx="4844">
                  <c:v>-0.21444875582811199</c:v>
                </c:pt>
                <c:pt idx="4845">
                  <c:v>-7.63586567620997E-2</c:v>
                </c:pt>
                <c:pt idx="4846">
                  <c:v>-8.3487590692882904E-2</c:v>
                </c:pt>
                <c:pt idx="4847">
                  <c:v>-3.8789431685165299E-2</c:v>
                </c:pt>
                <c:pt idx="4848">
                  <c:v>-3.5831960387195397E-2</c:v>
                </c:pt>
                <c:pt idx="4849">
                  <c:v>-4.78657025870994E-2</c:v>
                </c:pt>
                <c:pt idx="4850">
                  <c:v>-7.0292531552102105E-2</c:v>
                </c:pt>
                <c:pt idx="4851">
                  <c:v>-0.11703419614011901</c:v>
                </c:pt>
                <c:pt idx="4852">
                  <c:v>-8.6426734353501899E-2</c:v>
                </c:pt>
                <c:pt idx="4853">
                  <c:v>-5.2341460724988999E-2</c:v>
                </c:pt>
                <c:pt idx="4854">
                  <c:v>-1.70730587167096E-2</c:v>
                </c:pt>
                <c:pt idx="4855">
                  <c:v>0.15594146757741301</c:v>
                </c:pt>
                <c:pt idx="4856">
                  <c:v>0.17835272240177399</c:v>
                </c:pt>
              </c:numCache>
            </c:numRef>
          </c:yVal>
          <c:smooth val="1"/>
          <c:extLst>
            <c:ext xmlns:c16="http://schemas.microsoft.com/office/drawing/2014/chart" uri="{C3380CC4-5D6E-409C-BE32-E72D297353CC}">
              <c16:uniqueId val="{00000000-61A3-455A-BE70-DB3B5B418A32}"/>
            </c:ext>
          </c:extLst>
        </c:ser>
        <c:dLbls>
          <c:showLegendKey val="0"/>
          <c:showVal val="0"/>
          <c:showCatName val="0"/>
          <c:showSerName val="0"/>
          <c:showPercent val="0"/>
          <c:showBubbleSize val="0"/>
        </c:dLbls>
        <c:axId val="425629144"/>
        <c:axId val="248666096"/>
      </c:scatterChart>
      <c:valAx>
        <c:axId val="425629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8666096"/>
        <c:crosses val="autoZero"/>
        <c:crossBetween val="midCat"/>
      </c:valAx>
      <c:valAx>
        <c:axId val="24866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Acceleration</a:t>
                </a:r>
                <a:r>
                  <a:rPr lang="en-IN" baseline="0"/>
                  <a:t> (m/s2)</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629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accel_to_disp!$C$1</c:f>
              <c:strCache>
                <c:ptCount val="1"/>
                <c:pt idx="0">
                  <c:v>Vertical Disp</c:v>
                </c:pt>
              </c:strCache>
            </c:strRef>
          </c:tx>
          <c:spPr>
            <a:ln w="19050" cap="rnd">
              <a:solidFill>
                <a:schemeClr val="accent1"/>
              </a:solidFill>
              <a:round/>
            </a:ln>
            <a:effectLst/>
          </c:spPr>
          <c:marker>
            <c:symbol val="none"/>
          </c:marker>
          <c:xVal>
            <c:numRef>
              <c:f>accel_to_disp!$B$2:$B$4860</c:f>
              <c:numCache>
                <c:formatCode>General</c:formatCode>
                <c:ptCount val="4859"/>
                <c:pt idx="0">
                  <c:v>0</c:v>
                </c:pt>
                <c:pt idx="1">
                  <c:v>2.5221549999999999E-3</c:v>
                </c:pt>
                <c:pt idx="2">
                  <c:v>5.0249739999999998E-3</c:v>
                </c:pt>
                <c:pt idx="3">
                  <c:v>7.5277870000000002E-3</c:v>
                </c:pt>
                <c:pt idx="4">
                  <c:v>1.0030600000000001E-2</c:v>
                </c:pt>
                <c:pt idx="5">
                  <c:v>1.2533413E-2</c:v>
                </c:pt>
                <c:pt idx="6">
                  <c:v>1.5036226E-2</c:v>
                </c:pt>
                <c:pt idx="7">
                  <c:v>1.7539038999999999E-2</c:v>
                </c:pt>
                <c:pt idx="8">
                  <c:v>2.0041851999999999E-2</c:v>
                </c:pt>
                <c:pt idx="9">
                  <c:v>2.2544664999999998E-2</c:v>
                </c:pt>
                <c:pt idx="10">
                  <c:v>2.5047478000000001E-2</c:v>
                </c:pt>
                <c:pt idx="11">
                  <c:v>2.7550291000000001E-2</c:v>
                </c:pt>
                <c:pt idx="12">
                  <c:v>3.0053104000000001E-2</c:v>
                </c:pt>
                <c:pt idx="13">
                  <c:v>3.2555916999999997E-2</c:v>
                </c:pt>
                <c:pt idx="14">
                  <c:v>3.5058730000000003E-2</c:v>
                </c:pt>
                <c:pt idx="15">
                  <c:v>3.7561543000000003E-2</c:v>
                </c:pt>
                <c:pt idx="16">
                  <c:v>4.0064356000000002E-2</c:v>
                </c:pt>
                <c:pt idx="17">
                  <c:v>4.2567154000000003E-2</c:v>
                </c:pt>
                <c:pt idx="18">
                  <c:v>4.5245923E-2</c:v>
                </c:pt>
                <c:pt idx="19">
                  <c:v>4.7924691999999998E-2</c:v>
                </c:pt>
                <c:pt idx="20">
                  <c:v>5.0447308000000003E-2</c:v>
                </c:pt>
                <c:pt idx="21">
                  <c:v>5.2969923000000002E-2</c:v>
                </c:pt>
                <c:pt idx="22">
                  <c:v>5.5492692000000003E-2</c:v>
                </c:pt>
                <c:pt idx="23">
                  <c:v>5.8015460999999997E-2</c:v>
                </c:pt>
                <c:pt idx="24">
                  <c:v>6.0538082E-2</c:v>
                </c:pt>
                <c:pt idx="25">
                  <c:v>6.3060696999999999E-2</c:v>
                </c:pt>
                <c:pt idx="26">
                  <c:v>6.5582542999999993E-2</c:v>
                </c:pt>
                <c:pt idx="27">
                  <c:v>6.8104390000000001E-2</c:v>
                </c:pt>
                <c:pt idx="28">
                  <c:v>7.0626312999999996E-2</c:v>
                </c:pt>
                <c:pt idx="29">
                  <c:v>7.3148236000000005E-2</c:v>
                </c:pt>
                <c:pt idx="30">
                  <c:v>7.5670659000000001E-2</c:v>
                </c:pt>
                <c:pt idx="31">
                  <c:v>7.8193081999999997E-2</c:v>
                </c:pt>
                <c:pt idx="32">
                  <c:v>8.0714889999999997E-2</c:v>
                </c:pt>
                <c:pt idx="33">
                  <c:v>8.3236696999999998E-2</c:v>
                </c:pt>
                <c:pt idx="34">
                  <c:v>8.5757890000000003E-2</c:v>
                </c:pt>
                <c:pt idx="35">
                  <c:v>8.8279082999999994E-2</c:v>
                </c:pt>
                <c:pt idx="36">
                  <c:v>9.0801351000000002E-2</c:v>
                </c:pt>
                <c:pt idx="37">
                  <c:v>9.3323619999999996E-2</c:v>
                </c:pt>
                <c:pt idx="38">
                  <c:v>9.5846390000000004E-2</c:v>
                </c:pt>
                <c:pt idx="39">
                  <c:v>9.8369158999999998E-2</c:v>
                </c:pt>
                <c:pt idx="40">
                  <c:v>0.100891385</c:v>
                </c:pt>
                <c:pt idx="41">
                  <c:v>0.103413616</c:v>
                </c:pt>
                <c:pt idx="42">
                  <c:v>0.1059355</c:v>
                </c:pt>
                <c:pt idx="43">
                  <c:v>0.108457385</c:v>
                </c:pt>
                <c:pt idx="44">
                  <c:v>0.110979654</c:v>
                </c:pt>
                <c:pt idx="45">
                  <c:v>0.113501923</c:v>
                </c:pt>
                <c:pt idx="46">
                  <c:v>0.116024154</c:v>
                </c:pt>
                <c:pt idx="47">
                  <c:v>0.118546385</c:v>
                </c:pt>
                <c:pt idx="48">
                  <c:v>0.12106876499999999</c:v>
                </c:pt>
                <c:pt idx="49">
                  <c:v>0.12359115</c:v>
                </c:pt>
                <c:pt idx="50">
                  <c:v>0.126112957</c:v>
                </c:pt>
                <c:pt idx="51">
                  <c:v>0.12863476400000001</c:v>
                </c:pt>
                <c:pt idx="52">
                  <c:v>0.13115702500000001</c:v>
                </c:pt>
                <c:pt idx="53">
                  <c:v>0.133679294</c:v>
                </c:pt>
                <c:pt idx="54">
                  <c:v>0.136201294</c:v>
                </c:pt>
                <c:pt idx="55">
                  <c:v>0.138723295</c:v>
                </c:pt>
                <c:pt idx="56">
                  <c:v>0.14124514399999999</c:v>
                </c:pt>
                <c:pt idx="57">
                  <c:v>0.14376699100000001</c:v>
                </c:pt>
                <c:pt idx="58">
                  <c:v>0.146288952</c:v>
                </c:pt>
                <c:pt idx="59">
                  <c:v>0.14881091299999999</c:v>
                </c:pt>
                <c:pt idx="60">
                  <c:v>0.151332826</c:v>
                </c:pt>
                <c:pt idx="61">
                  <c:v>0.15385474900000001</c:v>
                </c:pt>
                <c:pt idx="62">
                  <c:v>0.15637717200000001</c:v>
                </c:pt>
                <c:pt idx="63">
                  <c:v>0.158899595</c:v>
                </c:pt>
                <c:pt idx="64">
                  <c:v>0.161422019</c:v>
                </c:pt>
                <c:pt idx="65">
                  <c:v>0.163944442</c:v>
                </c:pt>
                <c:pt idx="66">
                  <c:v>0.16646698100000001</c:v>
                </c:pt>
                <c:pt idx="67">
                  <c:v>0.16898952</c:v>
                </c:pt>
                <c:pt idx="68">
                  <c:v>0.17151138499999999</c:v>
                </c:pt>
                <c:pt idx="69">
                  <c:v>0.17403323200000001</c:v>
                </c:pt>
                <c:pt idx="70">
                  <c:v>0.17655511600000001</c:v>
                </c:pt>
                <c:pt idx="71">
                  <c:v>0.17907700100000001</c:v>
                </c:pt>
                <c:pt idx="72">
                  <c:v>0.181599231</c:v>
                </c:pt>
                <c:pt idx="73">
                  <c:v>0.18412146200000001</c:v>
                </c:pt>
                <c:pt idx="74">
                  <c:v>0.186643424</c:v>
                </c:pt>
                <c:pt idx="75">
                  <c:v>0.18916538499999999</c:v>
                </c:pt>
                <c:pt idx="76">
                  <c:v>0.19168803800000001</c:v>
                </c:pt>
                <c:pt idx="77">
                  <c:v>0.19421069099999999</c:v>
                </c:pt>
                <c:pt idx="78">
                  <c:v>0.196732884</c:v>
                </c:pt>
                <c:pt idx="79">
                  <c:v>0.199255077</c:v>
                </c:pt>
                <c:pt idx="80">
                  <c:v>0.20177761499999999</c:v>
                </c:pt>
                <c:pt idx="81">
                  <c:v>0.20430015400000001</c:v>
                </c:pt>
                <c:pt idx="82">
                  <c:v>0.20682219199999999</c:v>
                </c:pt>
                <c:pt idx="83">
                  <c:v>0.20934423099999999</c:v>
                </c:pt>
                <c:pt idx="84">
                  <c:v>0.21186634600000001</c:v>
                </c:pt>
                <c:pt idx="85">
                  <c:v>0.214388461</c:v>
                </c:pt>
                <c:pt idx="86">
                  <c:v>0.21691057699999999</c:v>
                </c:pt>
                <c:pt idx="87">
                  <c:v>0.21943269200000001</c:v>
                </c:pt>
                <c:pt idx="88">
                  <c:v>0.221954769</c:v>
                </c:pt>
                <c:pt idx="89">
                  <c:v>0.22447684600000001</c:v>
                </c:pt>
                <c:pt idx="90">
                  <c:v>0.22699923</c:v>
                </c:pt>
                <c:pt idx="91">
                  <c:v>0.22952161500000001</c:v>
                </c:pt>
                <c:pt idx="92">
                  <c:v>0.23204311999999999</c:v>
                </c:pt>
                <c:pt idx="93">
                  <c:v>0.234564621</c:v>
                </c:pt>
                <c:pt idx="94">
                  <c:v>0.23708673499999999</c:v>
                </c:pt>
                <c:pt idx="95">
                  <c:v>0.23960885000000001</c:v>
                </c:pt>
                <c:pt idx="96">
                  <c:v>0.24212993199999999</c:v>
                </c:pt>
                <c:pt idx="97">
                  <c:v>0.244651009</c:v>
                </c:pt>
                <c:pt idx="98">
                  <c:v>0.24717297099999999</c:v>
                </c:pt>
                <c:pt idx="99">
                  <c:v>0.24969493200000001</c:v>
                </c:pt>
                <c:pt idx="100">
                  <c:v>0.25221673500000003</c:v>
                </c:pt>
                <c:pt idx="101">
                  <c:v>0.25473854400000001</c:v>
                </c:pt>
                <c:pt idx="102">
                  <c:v>0.25726062</c:v>
                </c:pt>
                <c:pt idx="103">
                  <c:v>0.25978269700000001</c:v>
                </c:pt>
                <c:pt idx="104">
                  <c:v>0.26230454800000003</c:v>
                </c:pt>
                <c:pt idx="105">
                  <c:v>0.26482639499999999</c:v>
                </c:pt>
                <c:pt idx="106">
                  <c:v>0.26734850999999998</c:v>
                </c:pt>
                <c:pt idx="107">
                  <c:v>0.26987062499999998</c:v>
                </c:pt>
                <c:pt idx="108">
                  <c:v>0.27239258700000002</c:v>
                </c:pt>
                <c:pt idx="109">
                  <c:v>0.27491454799999998</c:v>
                </c:pt>
                <c:pt idx="110">
                  <c:v>0.27743674000000002</c:v>
                </c:pt>
                <c:pt idx="111">
                  <c:v>0.27995893300000002</c:v>
                </c:pt>
                <c:pt idx="112">
                  <c:v>0.28248154800000003</c:v>
                </c:pt>
                <c:pt idx="113">
                  <c:v>0.28500416299999998</c:v>
                </c:pt>
                <c:pt idx="114">
                  <c:v>0.28752604799999998</c:v>
                </c:pt>
                <c:pt idx="115">
                  <c:v>0.29004793299999998</c:v>
                </c:pt>
                <c:pt idx="116">
                  <c:v>0.29257063</c:v>
                </c:pt>
                <c:pt idx="117">
                  <c:v>0.29509332300000002</c:v>
                </c:pt>
                <c:pt idx="118">
                  <c:v>0.29761543800000001</c:v>
                </c:pt>
                <c:pt idx="119">
                  <c:v>0.300137553</c:v>
                </c:pt>
                <c:pt idx="120">
                  <c:v>0.302659976</c:v>
                </c:pt>
                <c:pt idx="121">
                  <c:v>0.30518239899999999</c:v>
                </c:pt>
                <c:pt idx="122">
                  <c:v>0.307704592</c:v>
                </c:pt>
                <c:pt idx="123">
                  <c:v>0.310226785</c:v>
                </c:pt>
                <c:pt idx="124">
                  <c:v>0.31274829300000001</c:v>
                </c:pt>
                <c:pt idx="125">
                  <c:v>0.31526979399999999</c:v>
                </c:pt>
                <c:pt idx="126">
                  <c:v>0.31779160099999998</c:v>
                </c:pt>
                <c:pt idx="127">
                  <c:v>0.32031340800000002</c:v>
                </c:pt>
                <c:pt idx="128">
                  <c:v>0.322835447</c:v>
                </c:pt>
                <c:pt idx="129">
                  <c:v>0.32535748599999997</c:v>
                </c:pt>
                <c:pt idx="130">
                  <c:v>0.327879639</c:v>
                </c:pt>
                <c:pt idx="131">
                  <c:v>0.33040179400000003</c:v>
                </c:pt>
                <c:pt idx="132">
                  <c:v>0.33292375499999999</c:v>
                </c:pt>
                <c:pt idx="133">
                  <c:v>0.335445716</c:v>
                </c:pt>
                <c:pt idx="134">
                  <c:v>0.33796748500000001</c:v>
                </c:pt>
                <c:pt idx="135">
                  <c:v>0.34048925400000002</c:v>
                </c:pt>
                <c:pt idx="136">
                  <c:v>0.34301079800000001</c:v>
                </c:pt>
                <c:pt idx="137">
                  <c:v>0.34553233700000002</c:v>
                </c:pt>
                <c:pt idx="138">
                  <c:v>0.34805352899999997</c:v>
                </c:pt>
                <c:pt idx="139">
                  <c:v>0.35057472200000001</c:v>
                </c:pt>
                <c:pt idx="140">
                  <c:v>0.35309695200000002</c:v>
                </c:pt>
                <c:pt idx="141">
                  <c:v>0.35561918300000001</c:v>
                </c:pt>
                <c:pt idx="142">
                  <c:v>0.35814098999999999</c:v>
                </c:pt>
                <c:pt idx="143">
                  <c:v>0.36066279899999998</c:v>
                </c:pt>
                <c:pt idx="144">
                  <c:v>0.36318390900000003</c:v>
                </c:pt>
                <c:pt idx="145">
                  <c:v>0.36570502399999999</c:v>
                </c:pt>
                <c:pt idx="146">
                  <c:v>0.368226524</c:v>
                </c:pt>
                <c:pt idx="147">
                  <c:v>0.37074802499999998</c:v>
                </c:pt>
                <c:pt idx="148">
                  <c:v>0.37326948199999999</c:v>
                </c:pt>
                <c:pt idx="149">
                  <c:v>0.37579094299999999</c:v>
                </c:pt>
                <c:pt idx="150">
                  <c:v>0.37831286600000003</c:v>
                </c:pt>
                <c:pt idx="151">
                  <c:v>0.38083478900000001</c:v>
                </c:pt>
                <c:pt idx="152">
                  <c:v>0.38335677899999998</c:v>
                </c:pt>
                <c:pt idx="153">
                  <c:v>0.38587877999999998</c:v>
                </c:pt>
                <c:pt idx="154">
                  <c:v>0.38840135599999998</c:v>
                </c:pt>
                <c:pt idx="155">
                  <c:v>0.390923933</c:v>
                </c:pt>
                <c:pt idx="156">
                  <c:v>0.39344596700000001</c:v>
                </c:pt>
                <c:pt idx="157">
                  <c:v>0.39596800599999998</c:v>
                </c:pt>
                <c:pt idx="158">
                  <c:v>0.39849015900000001</c:v>
                </c:pt>
                <c:pt idx="159">
                  <c:v>0.40101231199999998</c:v>
                </c:pt>
                <c:pt idx="160">
                  <c:v>0.40353407699999999</c:v>
                </c:pt>
                <c:pt idx="161">
                  <c:v>0.406055846</c:v>
                </c:pt>
                <c:pt idx="162">
                  <c:v>0.40857784600000002</c:v>
                </c:pt>
                <c:pt idx="163">
                  <c:v>0.41109984700000002</c:v>
                </c:pt>
                <c:pt idx="164">
                  <c:v>0.41362231300000002</c:v>
                </c:pt>
                <c:pt idx="165">
                  <c:v>0.416144774</c:v>
                </c:pt>
                <c:pt idx="166">
                  <c:v>0.41866661999999999</c:v>
                </c:pt>
                <c:pt idx="167">
                  <c:v>0.42118846700000001</c:v>
                </c:pt>
                <c:pt idx="168">
                  <c:v>0.42371042799999997</c:v>
                </c:pt>
                <c:pt idx="169">
                  <c:v>0.42623238899999999</c:v>
                </c:pt>
                <c:pt idx="170">
                  <c:v>0.42875404299999997</c:v>
                </c:pt>
                <c:pt idx="171">
                  <c:v>0.43127569799999999</c:v>
                </c:pt>
                <c:pt idx="172">
                  <c:v>0.43379761999999999</c:v>
                </c:pt>
                <c:pt idx="173">
                  <c:v>0.43631954299999998</c:v>
                </c:pt>
                <c:pt idx="174">
                  <c:v>0.43884161999999999</c:v>
                </c:pt>
                <c:pt idx="175">
                  <c:v>0.441363697</c:v>
                </c:pt>
                <c:pt idx="176">
                  <c:v>0.44388539500000002</c:v>
                </c:pt>
                <c:pt idx="177">
                  <c:v>0.44640708800000001</c:v>
                </c:pt>
                <c:pt idx="178">
                  <c:v>0.448929087</c:v>
                </c:pt>
                <c:pt idx="179">
                  <c:v>0.451451088</c:v>
                </c:pt>
                <c:pt idx="180">
                  <c:v>0.45397327900000001</c:v>
                </c:pt>
                <c:pt idx="181">
                  <c:v>0.45649547200000001</c:v>
                </c:pt>
                <c:pt idx="182">
                  <c:v>0.45901808700000002</c:v>
                </c:pt>
                <c:pt idx="183">
                  <c:v>0.46154070200000002</c:v>
                </c:pt>
                <c:pt idx="184">
                  <c:v>0.46406312</c:v>
                </c:pt>
                <c:pt idx="185">
                  <c:v>0.46658554299999999</c:v>
                </c:pt>
                <c:pt idx="186">
                  <c:v>0.46910758200000002</c:v>
                </c:pt>
                <c:pt idx="187">
                  <c:v>0.471629621</c:v>
                </c:pt>
                <c:pt idx="188">
                  <c:v>0.47415204300000002</c:v>
                </c:pt>
                <c:pt idx="189">
                  <c:v>0.47667446600000002</c:v>
                </c:pt>
                <c:pt idx="190">
                  <c:v>0.47919704299999999</c:v>
                </c:pt>
                <c:pt idx="191">
                  <c:v>0.48171962000000002</c:v>
                </c:pt>
                <c:pt idx="192">
                  <c:v>0.48424192799999999</c:v>
                </c:pt>
                <c:pt idx="193">
                  <c:v>0.48676423699999999</c:v>
                </c:pt>
                <c:pt idx="194">
                  <c:v>0.48928715900000003</c:v>
                </c:pt>
                <c:pt idx="195">
                  <c:v>0.49181008199999998</c:v>
                </c:pt>
                <c:pt idx="196">
                  <c:v>0.494332467</c:v>
                </c:pt>
                <c:pt idx="197">
                  <c:v>0.49685485200000001</c:v>
                </c:pt>
                <c:pt idx="198">
                  <c:v>0.49937689000000002</c:v>
                </c:pt>
                <c:pt idx="199">
                  <c:v>0.50189892899999999</c:v>
                </c:pt>
                <c:pt idx="200">
                  <c:v>0.50442080300000003</c:v>
                </c:pt>
                <c:pt idx="201">
                  <c:v>0.50694268799999997</c:v>
                </c:pt>
                <c:pt idx="202">
                  <c:v>0.50946445699999998</c:v>
                </c:pt>
                <c:pt idx="203">
                  <c:v>0.51198622599999999</c:v>
                </c:pt>
                <c:pt idx="204">
                  <c:v>0.51450891300000001</c:v>
                </c:pt>
                <c:pt idx="205">
                  <c:v>0.51703160599999998</c:v>
                </c:pt>
                <c:pt idx="206">
                  <c:v>0.51955402799999995</c:v>
                </c:pt>
                <c:pt idx="207">
                  <c:v>0.522076451</c:v>
                </c:pt>
                <c:pt idx="208">
                  <c:v>0.52459895099999998</c:v>
                </c:pt>
                <c:pt idx="209">
                  <c:v>0.52712145200000005</c:v>
                </c:pt>
                <c:pt idx="210">
                  <c:v>0.52964325899999998</c:v>
                </c:pt>
                <c:pt idx="211">
                  <c:v>0.53216506799999996</c:v>
                </c:pt>
                <c:pt idx="212">
                  <c:v>0.53468691300000004</c:v>
                </c:pt>
                <c:pt idx="213">
                  <c:v>0.53720875999999995</c:v>
                </c:pt>
                <c:pt idx="214">
                  <c:v>0.539731144</c:v>
                </c:pt>
                <c:pt idx="215">
                  <c:v>0.54225352900000001</c:v>
                </c:pt>
                <c:pt idx="216">
                  <c:v>0.54477568700000001</c:v>
                </c:pt>
                <c:pt idx="217">
                  <c:v>0.54729784199999998</c:v>
                </c:pt>
                <c:pt idx="218">
                  <c:v>0.54982041800000003</c:v>
                </c:pt>
                <c:pt idx="219">
                  <c:v>0.55234299499999995</c:v>
                </c:pt>
                <c:pt idx="220">
                  <c:v>0.55486511599999999</c:v>
                </c:pt>
                <c:pt idx="221">
                  <c:v>0.55738723099999998</c:v>
                </c:pt>
                <c:pt idx="222">
                  <c:v>0.55990988500000005</c:v>
                </c:pt>
                <c:pt idx="223">
                  <c:v>0.56243253800000004</c:v>
                </c:pt>
                <c:pt idx="224">
                  <c:v>0.56495504299999999</c:v>
                </c:pt>
                <c:pt idx="225">
                  <c:v>0.56747754399999994</c:v>
                </c:pt>
                <c:pt idx="226">
                  <c:v>0.56999911999999997</c:v>
                </c:pt>
                <c:pt idx="227">
                  <c:v>0.57252069699999997</c:v>
                </c:pt>
                <c:pt idx="228">
                  <c:v>0.57504280799999996</c:v>
                </c:pt>
                <c:pt idx="229">
                  <c:v>0.57756492299999995</c:v>
                </c:pt>
                <c:pt idx="230">
                  <c:v>0.58008696199999998</c:v>
                </c:pt>
                <c:pt idx="231">
                  <c:v>0.58260900100000002</c:v>
                </c:pt>
                <c:pt idx="232">
                  <c:v>0.58513127399999998</c:v>
                </c:pt>
                <c:pt idx="233">
                  <c:v>0.58765354299999994</c:v>
                </c:pt>
                <c:pt idx="234">
                  <c:v>0.59017688899999998</c:v>
                </c:pt>
                <c:pt idx="235">
                  <c:v>0.59270023599999999</c:v>
                </c:pt>
                <c:pt idx="236">
                  <c:v>0.59522231699999995</c:v>
                </c:pt>
                <c:pt idx="237">
                  <c:v>0.59774439400000001</c:v>
                </c:pt>
                <c:pt idx="238">
                  <c:v>0.60026662500000005</c:v>
                </c:pt>
                <c:pt idx="239">
                  <c:v>0.60278885599999998</c:v>
                </c:pt>
                <c:pt idx="240">
                  <c:v>0.60531112499999995</c:v>
                </c:pt>
                <c:pt idx="241">
                  <c:v>0.60783339400000003</c:v>
                </c:pt>
                <c:pt idx="242">
                  <c:v>0.61035497100000002</c:v>
                </c:pt>
                <c:pt idx="243">
                  <c:v>0.61287654800000002</c:v>
                </c:pt>
                <c:pt idx="244">
                  <c:v>0.61539928399999999</c:v>
                </c:pt>
                <c:pt idx="245">
                  <c:v>0.61792201499999999</c:v>
                </c:pt>
                <c:pt idx="246">
                  <c:v>0.62044436000000003</c:v>
                </c:pt>
                <c:pt idx="247">
                  <c:v>0.62296670700000001</c:v>
                </c:pt>
                <c:pt idx="248">
                  <c:v>0.62548898100000005</c:v>
                </c:pt>
                <c:pt idx="249">
                  <c:v>0.62801125000000002</c:v>
                </c:pt>
                <c:pt idx="250">
                  <c:v>0.63053371199999997</c:v>
                </c:pt>
                <c:pt idx="251">
                  <c:v>0.63305617300000006</c:v>
                </c:pt>
                <c:pt idx="252">
                  <c:v>0.635578058</c:v>
                </c:pt>
                <c:pt idx="253">
                  <c:v>0.63809994299999995</c:v>
                </c:pt>
                <c:pt idx="254">
                  <c:v>0.64062182700000003</c:v>
                </c:pt>
                <c:pt idx="255">
                  <c:v>0.64314371199999998</c:v>
                </c:pt>
                <c:pt idx="256">
                  <c:v>0.64566621199999996</c:v>
                </c:pt>
                <c:pt idx="257">
                  <c:v>0.64818871300000003</c:v>
                </c:pt>
                <c:pt idx="258">
                  <c:v>0.65071063500000004</c:v>
                </c:pt>
                <c:pt idx="259">
                  <c:v>0.65323255800000002</c:v>
                </c:pt>
                <c:pt idx="260">
                  <c:v>0.65575475000000005</c:v>
                </c:pt>
                <c:pt idx="261">
                  <c:v>0.65827694299999995</c:v>
                </c:pt>
                <c:pt idx="262">
                  <c:v>0.66079978900000003</c:v>
                </c:pt>
                <c:pt idx="263">
                  <c:v>0.66332263599999997</c:v>
                </c:pt>
                <c:pt idx="264">
                  <c:v>0.66584529400000003</c:v>
                </c:pt>
                <c:pt idx="265">
                  <c:v>0.66836794700000002</c:v>
                </c:pt>
                <c:pt idx="266">
                  <c:v>0.67089048600000001</c:v>
                </c:pt>
                <c:pt idx="267">
                  <c:v>0.673413025</c:v>
                </c:pt>
                <c:pt idx="268">
                  <c:v>0.67593594199999996</c:v>
                </c:pt>
                <c:pt idx="269">
                  <c:v>0.67845886499999997</c:v>
                </c:pt>
                <c:pt idx="270">
                  <c:v>0.68098144199999999</c:v>
                </c:pt>
                <c:pt idx="271">
                  <c:v>0.68350401900000002</c:v>
                </c:pt>
                <c:pt idx="272">
                  <c:v>0.68602698100000004</c:v>
                </c:pt>
                <c:pt idx="273">
                  <c:v>0.68854994199999997</c:v>
                </c:pt>
                <c:pt idx="274">
                  <c:v>0.69107259600000004</c:v>
                </c:pt>
                <c:pt idx="275">
                  <c:v>0.69359525099999997</c:v>
                </c:pt>
                <c:pt idx="276">
                  <c:v>0.69611740799999999</c:v>
                </c:pt>
                <c:pt idx="277">
                  <c:v>0.69863956299999996</c:v>
                </c:pt>
                <c:pt idx="278">
                  <c:v>0.70116167799999995</c:v>
                </c:pt>
                <c:pt idx="279">
                  <c:v>0.70368379299999995</c:v>
                </c:pt>
                <c:pt idx="280">
                  <c:v>0.70620656299999995</c:v>
                </c:pt>
                <c:pt idx="281">
                  <c:v>0.70872933199999999</c:v>
                </c:pt>
                <c:pt idx="282">
                  <c:v>0.71125214000000003</c:v>
                </c:pt>
                <c:pt idx="283">
                  <c:v>0.71377494699999999</c:v>
                </c:pt>
                <c:pt idx="284">
                  <c:v>0.71629759100000001</c:v>
                </c:pt>
                <c:pt idx="285">
                  <c:v>0.71882024600000005</c:v>
                </c:pt>
                <c:pt idx="286">
                  <c:v>0.72134289900000004</c:v>
                </c:pt>
                <c:pt idx="287">
                  <c:v>0.72386555399999997</c:v>
                </c:pt>
                <c:pt idx="288">
                  <c:v>0.72638853400000003</c:v>
                </c:pt>
                <c:pt idx="289">
                  <c:v>0.72891153500000005</c:v>
                </c:pt>
                <c:pt idx="290">
                  <c:v>0.73143434200000002</c:v>
                </c:pt>
                <c:pt idx="291">
                  <c:v>0.73395714899999998</c:v>
                </c:pt>
                <c:pt idx="292">
                  <c:v>0.73647991400000001</c:v>
                </c:pt>
                <c:pt idx="293">
                  <c:v>0.73900268300000005</c:v>
                </c:pt>
                <c:pt idx="294">
                  <c:v>0.74152576000000003</c:v>
                </c:pt>
                <c:pt idx="295">
                  <c:v>0.74404883700000002</c:v>
                </c:pt>
                <c:pt idx="296">
                  <c:v>0.74657178999999996</c:v>
                </c:pt>
                <c:pt idx="297">
                  <c:v>0.749094751</c:v>
                </c:pt>
                <c:pt idx="298">
                  <c:v>0.75161740499999996</c:v>
                </c:pt>
                <c:pt idx="299">
                  <c:v>0.75414005799999995</c:v>
                </c:pt>
                <c:pt idx="300">
                  <c:v>0.75666290000000003</c:v>
                </c:pt>
                <c:pt idx="301">
                  <c:v>0.75918574699999997</c:v>
                </c:pt>
                <c:pt idx="302">
                  <c:v>0.76170843799999999</c:v>
                </c:pt>
                <c:pt idx="303">
                  <c:v>0.76423113099999995</c:v>
                </c:pt>
                <c:pt idx="304">
                  <c:v>0.76675397700000003</c:v>
                </c:pt>
                <c:pt idx="305">
                  <c:v>0.76927682399999997</c:v>
                </c:pt>
                <c:pt idx="306">
                  <c:v>0.77179970799999997</c:v>
                </c:pt>
                <c:pt idx="307">
                  <c:v>0.77432259299999995</c:v>
                </c:pt>
                <c:pt idx="308">
                  <c:v>0.77684547299999995</c:v>
                </c:pt>
                <c:pt idx="309">
                  <c:v>0.77936835800000004</c:v>
                </c:pt>
                <c:pt idx="310">
                  <c:v>0.78189162700000003</c:v>
                </c:pt>
                <c:pt idx="311">
                  <c:v>0.78441489600000003</c:v>
                </c:pt>
                <c:pt idx="312">
                  <c:v>0.78693823200000002</c:v>
                </c:pt>
                <c:pt idx="313">
                  <c:v>0.78946157900000002</c:v>
                </c:pt>
                <c:pt idx="314">
                  <c:v>0.79198423200000001</c:v>
                </c:pt>
                <c:pt idx="315">
                  <c:v>0.79450688700000005</c:v>
                </c:pt>
                <c:pt idx="316">
                  <c:v>0.79702954000000004</c:v>
                </c:pt>
                <c:pt idx="317">
                  <c:v>0.79955219300000002</c:v>
                </c:pt>
                <c:pt idx="318">
                  <c:v>0.80207438600000003</c:v>
                </c:pt>
                <c:pt idx="319">
                  <c:v>0.80459657900000003</c:v>
                </c:pt>
                <c:pt idx="320">
                  <c:v>0.80711868899999994</c:v>
                </c:pt>
                <c:pt idx="321">
                  <c:v>0.80964080400000005</c:v>
                </c:pt>
                <c:pt idx="322">
                  <c:v>0.812162881</c:v>
                </c:pt>
                <c:pt idx="323">
                  <c:v>0.81468495799999996</c:v>
                </c:pt>
                <c:pt idx="324">
                  <c:v>0.81720730399999997</c:v>
                </c:pt>
                <c:pt idx="325">
                  <c:v>0.81972965099999995</c:v>
                </c:pt>
                <c:pt idx="326">
                  <c:v>0.82225211200000003</c:v>
                </c:pt>
                <c:pt idx="327">
                  <c:v>0.82477457300000001</c:v>
                </c:pt>
                <c:pt idx="328">
                  <c:v>0.82729711699999997</c:v>
                </c:pt>
                <c:pt idx="329">
                  <c:v>0.82981965599999996</c:v>
                </c:pt>
                <c:pt idx="330">
                  <c:v>0.83234173199999995</c:v>
                </c:pt>
                <c:pt idx="331">
                  <c:v>0.83486380900000001</c:v>
                </c:pt>
                <c:pt idx="332">
                  <c:v>0.83738643899999998</c:v>
                </c:pt>
                <c:pt idx="333">
                  <c:v>0.83990905400000004</c:v>
                </c:pt>
                <c:pt idx="334">
                  <c:v>0.84243186199999998</c:v>
                </c:pt>
                <c:pt idx="335">
                  <c:v>0.84495466900000005</c:v>
                </c:pt>
                <c:pt idx="336">
                  <c:v>0.84747640499999999</c:v>
                </c:pt>
                <c:pt idx="337">
                  <c:v>0.84999813599999996</c:v>
                </c:pt>
                <c:pt idx="338">
                  <c:v>0.85252025099999995</c:v>
                </c:pt>
                <c:pt idx="339">
                  <c:v>0.85504236600000005</c:v>
                </c:pt>
                <c:pt idx="340">
                  <c:v>0.85756486099999996</c:v>
                </c:pt>
                <c:pt idx="341">
                  <c:v>0.86008736200000002</c:v>
                </c:pt>
                <c:pt idx="342">
                  <c:v>0.86261051499999997</c:v>
                </c:pt>
                <c:pt idx="343">
                  <c:v>0.86513366999999997</c:v>
                </c:pt>
                <c:pt idx="344">
                  <c:v>0.86765555900000002</c:v>
                </c:pt>
                <c:pt idx="345">
                  <c:v>0.87017744399999997</c:v>
                </c:pt>
                <c:pt idx="346">
                  <c:v>0.87269971300000004</c:v>
                </c:pt>
                <c:pt idx="347">
                  <c:v>0.87522198200000001</c:v>
                </c:pt>
                <c:pt idx="348">
                  <c:v>0.87774429799999998</c:v>
                </c:pt>
                <c:pt idx="349">
                  <c:v>0.88026660499999998</c:v>
                </c:pt>
                <c:pt idx="350">
                  <c:v>0.88278868200000005</c:v>
                </c:pt>
                <c:pt idx="351">
                  <c:v>0.885310759</c:v>
                </c:pt>
                <c:pt idx="352">
                  <c:v>0.88783439500000005</c:v>
                </c:pt>
                <c:pt idx="353">
                  <c:v>0.89035801000000003</c:v>
                </c:pt>
                <c:pt idx="354">
                  <c:v>0.89288035600000004</c:v>
                </c:pt>
                <c:pt idx="355">
                  <c:v>0.89540270300000002</c:v>
                </c:pt>
                <c:pt idx="356">
                  <c:v>0.89792555200000002</c:v>
                </c:pt>
                <c:pt idx="357">
                  <c:v>0.90044839899999995</c:v>
                </c:pt>
                <c:pt idx="358">
                  <c:v>0.90297116799999999</c:v>
                </c:pt>
                <c:pt idx="359">
                  <c:v>0.90549393700000003</c:v>
                </c:pt>
                <c:pt idx="360">
                  <c:v>0.90801606300000004</c:v>
                </c:pt>
                <c:pt idx="361">
                  <c:v>0.91053817800000003</c:v>
                </c:pt>
                <c:pt idx="362">
                  <c:v>0.91306083199999999</c:v>
                </c:pt>
                <c:pt idx="363">
                  <c:v>0.91558348499999997</c:v>
                </c:pt>
                <c:pt idx="364">
                  <c:v>0.91810586999999999</c:v>
                </c:pt>
                <c:pt idx="365">
                  <c:v>0.92062825500000001</c:v>
                </c:pt>
                <c:pt idx="366">
                  <c:v>0.92315029400000004</c:v>
                </c:pt>
                <c:pt idx="367">
                  <c:v>0.92567233299999996</c:v>
                </c:pt>
                <c:pt idx="368">
                  <c:v>0.92819436099999997</c:v>
                </c:pt>
                <c:pt idx="369">
                  <c:v>0.9307164</c:v>
                </c:pt>
                <c:pt idx="370">
                  <c:v>0.93323874500000004</c:v>
                </c:pt>
                <c:pt idx="371">
                  <c:v>0.93576109200000002</c:v>
                </c:pt>
                <c:pt idx="372">
                  <c:v>0.938283168</c:v>
                </c:pt>
                <c:pt idx="373">
                  <c:v>0.94080524499999996</c:v>
                </c:pt>
                <c:pt idx="374">
                  <c:v>0.94332770700000002</c:v>
                </c:pt>
                <c:pt idx="375">
                  <c:v>0.94585016799999999</c:v>
                </c:pt>
                <c:pt idx="376">
                  <c:v>0.94837294699999997</c:v>
                </c:pt>
                <c:pt idx="377">
                  <c:v>0.950895716</c:v>
                </c:pt>
                <c:pt idx="378">
                  <c:v>0.95341829300000003</c:v>
                </c:pt>
                <c:pt idx="379">
                  <c:v>0.95594087000000005</c:v>
                </c:pt>
                <c:pt idx="380">
                  <c:v>0.95846333800000005</c:v>
                </c:pt>
                <c:pt idx="381">
                  <c:v>0.96098579900000003</c:v>
                </c:pt>
                <c:pt idx="382">
                  <c:v>0.96350814600000001</c:v>
                </c:pt>
                <c:pt idx="383">
                  <c:v>0.96603049299999999</c:v>
                </c:pt>
                <c:pt idx="384">
                  <c:v>0.96855268400000005</c:v>
                </c:pt>
                <c:pt idx="385">
                  <c:v>0.97107487699999995</c:v>
                </c:pt>
                <c:pt idx="386">
                  <c:v>0.97359702999999997</c:v>
                </c:pt>
                <c:pt idx="387">
                  <c:v>0.97611918499999994</c:v>
                </c:pt>
                <c:pt idx="388">
                  <c:v>0.97864156899999999</c:v>
                </c:pt>
                <c:pt idx="389">
                  <c:v>0.981163954</c:v>
                </c:pt>
                <c:pt idx="390">
                  <c:v>0.98368649200000002</c:v>
                </c:pt>
                <c:pt idx="391">
                  <c:v>0.98620903100000001</c:v>
                </c:pt>
                <c:pt idx="392">
                  <c:v>0.98873202500000001</c:v>
                </c:pt>
                <c:pt idx="393">
                  <c:v>0.99125502600000004</c:v>
                </c:pt>
                <c:pt idx="394">
                  <c:v>0.99377698699999995</c:v>
                </c:pt>
                <c:pt idx="395">
                  <c:v>0.99629894799999996</c:v>
                </c:pt>
                <c:pt idx="396">
                  <c:v>0.99882079400000001</c:v>
                </c:pt>
                <c:pt idx="397">
                  <c:v>1.0013426409999999</c:v>
                </c:pt>
                <c:pt idx="398">
                  <c:v>1.00386441</c:v>
                </c:pt>
                <c:pt idx="399">
                  <c:v>1.0063861789999999</c:v>
                </c:pt>
                <c:pt idx="400">
                  <c:v>1.0089083329999999</c:v>
                </c:pt>
                <c:pt idx="401">
                  <c:v>1.011430488</c:v>
                </c:pt>
                <c:pt idx="402">
                  <c:v>1.0139529869999999</c:v>
                </c:pt>
                <c:pt idx="403">
                  <c:v>1.016475488</c:v>
                </c:pt>
                <c:pt idx="404">
                  <c:v>1.018997876</c:v>
                </c:pt>
                <c:pt idx="405">
                  <c:v>1.021520261</c:v>
                </c:pt>
                <c:pt idx="406">
                  <c:v>1.0240424530000001</c:v>
                </c:pt>
                <c:pt idx="407">
                  <c:v>1.026564646</c:v>
                </c:pt>
                <c:pt idx="408">
                  <c:v>1.029086867</c:v>
                </c:pt>
                <c:pt idx="409">
                  <c:v>1.0316090979999999</c:v>
                </c:pt>
                <c:pt idx="410">
                  <c:v>1.0341310969999999</c:v>
                </c:pt>
                <c:pt idx="411">
                  <c:v>1.0366530979999999</c:v>
                </c:pt>
                <c:pt idx="412">
                  <c:v>1.0391755149999999</c:v>
                </c:pt>
                <c:pt idx="413">
                  <c:v>1.041697938</c:v>
                </c:pt>
                <c:pt idx="414">
                  <c:v>1.0442200150000001</c:v>
                </c:pt>
                <c:pt idx="415">
                  <c:v>1.0467420919999999</c:v>
                </c:pt>
                <c:pt idx="416">
                  <c:v>1.0492638999999999</c:v>
                </c:pt>
                <c:pt idx="417">
                  <c:v>1.051785709</c:v>
                </c:pt>
                <c:pt idx="418">
                  <c:v>1.054307477</c:v>
                </c:pt>
                <c:pt idx="419">
                  <c:v>1.0568292459999999</c:v>
                </c:pt>
                <c:pt idx="420">
                  <c:v>1.059350799</c:v>
                </c:pt>
                <c:pt idx="421">
                  <c:v>1.061872376</c:v>
                </c:pt>
                <c:pt idx="422">
                  <c:v>1.0643947220000001</c:v>
                </c:pt>
                <c:pt idx="423">
                  <c:v>1.0669170690000001</c:v>
                </c:pt>
                <c:pt idx="424">
                  <c:v>1.069439333</c:v>
                </c:pt>
                <c:pt idx="425">
                  <c:v>1.071961602</c:v>
                </c:pt>
                <c:pt idx="426">
                  <c:v>1.074483294</c:v>
                </c:pt>
                <c:pt idx="427">
                  <c:v>1.077004987</c:v>
                </c:pt>
                <c:pt idx="428">
                  <c:v>1.079527294</c:v>
                </c:pt>
                <c:pt idx="429">
                  <c:v>1.082049603</c:v>
                </c:pt>
                <c:pt idx="430">
                  <c:v>1.084572141</c:v>
                </c:pt>
                <c:pt idx="431">
                  <c:v>1.0870946800000001</c:v>
                </c:pt>
                <c:pt idx="432">
                  <c:v>1.089615915</c:v>
                </c:pt>
                <c:pt idx="433">
                  <c:v>1.092137146</c:v>
                </c:pt>
                <c:pt idx="434">
                  <c:v>1.094658761</c:v>
                </c:pt>
                <c:pt idx="435">
                  <c:v>1.0971803760000001</c:v>
                </c:pt>
                <c:pt idx="436">
                  <c:v>1.0997016120000001</c:v>
                </c:pt>
                <c:pt idx="437">
                  <c:v>1.1022228430000001</c:v>
                </c:pt>
                <c:pt idx="438">
                  <c:v>1.104744266</c:v>
                </c:pt>
                <c:pt idx="439">
                  <c:v>1.1072656890000001</c:v>
                </c:pt>
                <c:pt idx="440">
                  <c:v>1.1097873810000001</c:v>
                </c:pt>
                <c:pt idx="441">
                  <c:v>1.1123090739999999</c:v>
                </c:pt>
                <c:pt idx="442">
                  <c:v>1.1148311120000001</c:v>
                </c:pt>
                <c:pt idx="443">
                  <c:v>1.1173531510000001</c:v>
                </c:pt>
                <c:pt idx="444">
                  <c:v>1.119875612</c:v>
                </c:pt>
                <c:pt idx="445">
                  <c:v>1.1223980730000001</c:v>
                </c:pt>
                <c:pt idx="446">
                  <c:v>1.1249204580000001</c:v>
                </c:pt>
                <c:pt idx="447">
                  <c:v>1.1274428430000001</c:v>
                </c:pt>
                <c:pt idx="448">
                  <c:v>1.1299651159999999</c:v>
                </c:pt>
                <c:pt idx="449">
                  <c:v>1.1324873849999999</c:v>
                </c:pt>
                <c:pt idx="450">
                  <c:v>1.135009693</c:v>
                </c:pt>
                <c:pt idx="451">
                  <c:v>1.137532</c:v>
                </c:pt>
                <c:pt idx="452">
                  <c:v>1.1400541879999999</c:v>
                </c:pt>
                <c:pt idx="453">
                  <c:v>1.142576381</c:v>
                </c:pt>
                <c:pt idx="454">
                  <c:v>1.145098919</c:v>
                </c:pt>
                <c:pt idx="455">
                  <c:v>1.1476214579999999</c:v>
                </c:pt>
                <c:pt idx="456">
                  <c:v>1.150144222</c:v>
                </c:pt>
                <c:pt idx="457">
                  <c:v>1.152666991</c:v>
                </c:pt>
                <c:pt idx="458">
                  <c:v>1.1551892989999999</c:v>
                </c:pt>
                <c:pt idx="459">
                  <c:v>1.1577116080000001</c:v>
                </c:pt>
                <c:pt idx="460">
                  <c:v>1.1602339429999999</c:v>
                </c:pt>
                <c:pt idx="461">
                  <c:v>1.1627562899999999</c:v>
                </c:pt>
                <c:pt idx="462">
                  <c:v>1.165278866</c:v>
                </c:pt>
                <c:pt idx="463">
                  <c:v>1.1678014430000001</c:v>
                </c:pt>
                <c:pt idx="464">
                  <c:v>1.1703240150000001</c:v>
                </c:pt>
                <c:pt idx="465">
                  <c:v>1.172846592</c:v>
                </c:pt>
                <c:pt idx="466">
                  <c:v>1.175369592</c:v>
                </c:pt>
                <c:pt idx="467">
                  <c:v>1.1778925929999999</c:v>
                </c:pt>
                <c:pt idx="468">
                  <c:v>1.1804152459999999</c:v>
                </c:pt>
                <c:pt idx="469">
                  <c:v>1.1829379010000001</c:v>
                </c:pt>
                <c:pt idx="470">
                  <c:v>1.185460977</c:v>
                </c:pt>
                <c:pt idx="471">
                  <c:v>1.187984054</c:v>
                </c:pt>
                <c:pt idx="472">
                  <c:v>1.19050652</c:v>
                </c:pt>
                <c:pt idx="473">
                  <c:v>1.193028983</c:v>
                </c:pt>
                <c:pt idx="474">
                  <c:v>1.195550828</c:v>
                </c:pt>
                <c:pt idx="475">
                  <c:v>1.1980726749999999</c:v>
                </c:pt>
                <c:pt idx="476">
                  <c:v>1.200594674</c:v>
                </c:pt>
                <c:pt idx="477">
                  <c:v>1.203116675</c:v>
                </c:pt>
                <c:pt idx="478">
                  <c:v>1.205638982</c:v>
                </c:pt>
                <c:pt idx="479">
                  <c:v>1.208161289</c:v>
                </c:pt>
                <c:pt idx="480">
                  <c:v>1.2106840539999999</c:v>
                </c:pt>
                <c:pt idx="481">
                  <c:v>1.2132068229999999</c:v>
                </c:pt>
                <c:pt idx="482">
                  <c:v>1.215729708</c:v>
                </c:pt>
                <c:pt idx="483">
                  <c:v>1.2182525930000001</c:v>
                </c:pt>
                <c:pt idx="484">
                  <c:v>1.2207755060000001</c:v>
                </c:pt>
                <c:pt idx="485">
                  <c:v>1.2232983909999999</c:v>
                </c:pt>
                <c:pt idx="486">
                  <c:v>1.225821198</c:v>
                </c:pt>
                <c:pt idx="487">
                  <c:v>1.228344007</c:v>
                </c:pt>
                <c:pt idx="488">
                  <c:v>1.2308668570000001</c:v>
                </c:pt>
                <c:pt idx="489">
                  <c:v>1.2333897039999999</c:v>
                </c:pt>
                <c:pt idx="490">
                  <c:v>1.2359128960000001</c:v>
                </c:pt>
                <c:pt idx="491">
                  <c:v>1.2384360889999999</c:v>
                </c:pt>
                <c:pt idx="492">
                  <c:v>1.24095928</c:v>
                </c:pt>
                <c:pt idx="493">
                  <c:v>1.243482473</c:v>
                </c:pt>
                <c:pt idx="494">
                  <c:v>1.245985173</c:v>
                </c:pt>
                <c:pt idx="495">
                  <c:v>1.24848786</c:v>
                </c:pt>
                <c:pt idx="496">
                  <c:v>1.250990547</c:v>
                </c:pt>
                <c:pt idx="497">
                  <c:v>1.253493234</c:v>
                </c:pt>
                <c:pt idx="498">
                  <c:v>1.255995921</c:v>
                </c:pt>
                <c:pt idx="499">
                  <c:v>1.258498608</c:v>
                </c:pt>
                <c:pt idx="500">
                  <c:v>1.261001295</c:v>
                </c:pt>
                <c:pt idx="501">
                  <c:v>1.263503982</c:v>
                </c:pt>
                <c:pt idx="502">
                  <c:v>1.266006669</c:v>
                </c:pt>
                <c:pt idx="503">
                  <c:v>1.268509356</c:v>
                </c:pt>
                <c:pt idx="504">
                  <c:v>1.271012043</c:v>
                </c:pt>
                <c:pt idx="505">
                  <c:v>1.27351473</c:v>
                </c:pt>
                <c:pt idx="506">
                  <c:v>1.276017417</c:v>
                </c:pt>
                <c:pt idx="507">
                  <c:v>1.278520104</c:v>
                </c:pt>
                <c:pt idx="508">
                  <c:v>1.281022791</c:v>
                </c:pt>
                <c:pt idx="509">
                  <c:v>1.2835254780000001</c:v>
                </c:pt>
                <c:pt idx="510">
                  <c:v>1.2860281650000001</c:v>
                </c:pt>
                <c:pt idx="511">
                  <c:v>1.28872505</c:v>
                </c:pt>
                <c:pt idx="512">
                  <c:v>1.291421935</c:v>
                </c:pt>
                <c:pt idx="513">
                  <c:v>1.2939451259999999</c:v>
                </c:pt>
                <c:pt idx="514">
                  <c:v>1.2964683189999999</c:v>
                </c:pt>
                <c:pt idx="515">
                  <c:v>1.2989909289999999</c:v>
                </c:pt>
                <c:pt idx="516">
                  <c:v>1.3015135440000001</c:v>
                </c:pt>
                <c:pt idx="517">
                  <c:v>1.3040365439999999</c:v>
                </c:pt>
                <c:pt idx="518">
                  <c:v>1.306559545</c:v>
                </c:pt>
                <c:pt idx="519">
                  <c:v>1.3090828139999999</c:v>
                </c:pt>
                <c:pt idx="520">
                  <c:v>1.311606083</c:v>
                </c:pt>
                <c:pt idx="521">
                  <c:v>1.3141293140000001</c:v>
                </c:pt>
                <c:pt idx="522">
                  <c:v>1.316652545</c:v>
                </c:pt>
                <c:pt idx="523">
                  <c:v>1.3191749669999999</c:v>
                </c:pt>
                <c:pt idx="524">
                  <c:v>1.32169739</c:v>
                </c:pt>
                <c:pt idx="525">
                  <c:v>1.3242195830000001</c:v>
                </c:pt>
                <c:pt idx="526">
                  <c:v>1.326741776</c:v>
                </c:pt>
                <c:pt idx="527">
                  <c:v>1.329264424</c:v>
                </c:pt>
                <c:pt idx="528">
                  <c:v>1.3317870789999999</c:v>
                </c:pt>
                <c:pt idx="529">
                  <c:v>1.3343103089999999</c:v>
                </c:pt>
                <c:pt idx="530">
                  <c:v>1.33683354</c:v>
                </c:pt>
                <c:pt idx="531">
                  <c:v>1.3393562370000001</c:v>
                </c:pt>
                <c:pt idx="532">
                  <c:v>1.34187893</c:v>
                </c:pt>
                <c:pt idx="533">
                  <c:v>1.3444010449999999</c:v>
                </c:pt>
                <c:pt idx="534">
                  <c:v>1.34692316</c:v>
                </c:pt>
                <c:pt idx="535">
                  <c:v>1.3494458229999999</c:v>
                </c:pt>
                <c:pt idx="536">
                  <c:v>1.3519684759999999</c:v>
                </c:pt>
                <c:pt idx="537">
                  <c:v>1.354491015</c:v>
                </c:pt>
                <c:pt idx="538">
                  <c:v>1.3570135539999999</c:v>
                </c:pt>
                <c:pt idx="539">
                  <c:v>1.3595363659999999</c:v>
                </c:pt>
                <c:pt idx="540">
                  <c:v>1.362059175</c:v>
                </c:pt>
                <c:pt idx="541">
                  <c:v>1.3645821359999999</c:v>
                </c:pt>
                <c:pt idx="542">
                  <c:v>1.367105097</c:v>
                </c:pt>
                <c:pt idx="543">
                  <c:v>1.3696283279999999</c:v>
                </c:pt>
                <c:pt idx="544">
                  <c:v>1.372151559</c:v>
                </c:pt>
                <c:pt idx="545">
                  <c:v>1.374674674</c:v>
                </c:pt>
                <c:pt idx="546">
                  <c:v>1.377197789</c:v>
                </c:pt>
                <c:pt idx="547">
                  <c:v>1.3797207069999999</c:v>
                </c:pt>
                <c:pt idx="548">
                  <c:v>1.3822436300000001</c:v>
                </c:pt>
                <c:pt idx="549">
                  <c:v>1.3847668609999999</c:v>
                </c:pt>
                <c:pt idx="550">
                  <c:v>1.387290092</c:v>
                </c:pt>
                <c:pt idx="551">
                  <c:v>1.3898132510000001</c:v>
                </c:pt>
                <c:pt idx="552">
                  <c:v>1.3923364060000001</c:v>
                </c:pt>
                <c:pt idx="553">
                  <c:v>1.394859597</c:v>
                </c:pt>
                <c:pt idx="554">
                  <c:v>1.39738279</c:v>
                </c:pt>
                <c:pt idx="555">
                  <c:v>1.3999054049999999</c:v>
                </c:pt>
                <c:pt idx="556">
                  <c:v>1.4024280200000001</c:v>
                </c:pt>
                <c:pt idx="557">
                  <c:v>1.4049512900000001</c:v>
                </c:pt>
                <c:pt idx="558">
                  <c:v>1.407474559</c:v>
                </c:pt>
                <c:pt idx="559">
                  <c:v>1.4099975259999999</c:v>
                </c:pt>
                <c:pt idx="560">
                  <c:v>1.4125204870000001</c:v>
                </c:pt>
                <c:pt idx="561">
                  <c:v>1.415043718</c:v>
                </c:pt>
                <c:pt idx="562">
                  <c:v>1.417566949</c:v>
                </c:pt>
                <c:pt idx="563">
                  <c:v>1.4200900590000001</c:v>
                </c:pt>
                <c:pt idx="564">
                  <c:v>1.4226131740000001</c:v>
                </c:pt>
                <c:pt idx="565">
                  <c:v>1.4251367130000001</c:v>
                </c:pt>
                <c:pt idx="566">
                  <c:v>1.4276602519999999</c:v>
                </c:pt>
                <c:pt idx="567">
                  <c:v>1.4301834</c:v>
                </c:pt>
                <c:pt idx="568">
                  <c:v>1.432706555</c:v>
                </c:pt>
                <c:pt idx="569">
                  <c:v>1.435229785</c:v>
                </c:pt>
                <c:pt idx="570">
                  <c:v>1.4377530160000001</c:v>
                </c:pt>
                <c:pt idx="571">
                  <c:v>1.440275982</c:v>
                </c:pt>
                <c:pt idx="572">
                  <c:v>1.4427989429999999</c:v>
                </c:pt>
                <c:pt idx="573">
                  <c:v>1.4453216360000001</c:v>
                </c:pt>
                <c:pt idx="574">
                  <c:v>1.447844329</c:v>
                </c:pt>
                <c:pt idx="575">
                  <c:v>1.450366872</c:v>
                </c:pt>
                <c:pt idx="576">
                  <c:v>1.4528894109999999</c:v>
                </c:pt>
                <c:pt idx="577">
                  <c:v>1.455411679</c:v>
                </c:pt>
                <c:pt idx="578">
                  <c:v>1.457933948</c:v>
                </c:pt>
                <c:pt idx="579">
                  <c:v>1.460456371</c:v>
                </c:pt>
                <c:pt idx="580">
                  <c:v>1.4629787940000001</c:v>
                </c:pt>
                <c:pt idx="581">
                  <c:v>1.4655019869999999</c:v>
                </c:pt>
                <c:pt idx="582">
                  <c:v>1.4680251799999999</c:v>
                </c:pt>
                <c:pt idx="583">
                  <c:v>1.470547823</c:v>
                </c:pt>
                <c:pt idx="584">
                  <c:v>1.4730704779999999</c:v>
                </c:pt>
                <c:pt idx="585">
                  <c:v>1.4755932460000001</c:v>
                </c:pt>
                <c:pt idx="586">
                  <c:v>1.4781160149999999</c:v>
                </c:pt>
                <c:pt idx="587">
                  <c:v>1.4806390540000001</c:v>
                </c:pt>
                <c:pt idx="588">
                  <c:v>1.483162093</c:v>
                </c:pt>
                <c:pt idx="589">
                  <c:v>1.4856860540000001</c:v>
                </c:pt>
                <c:pt idx="590">
                  <c:v>1.4882100149999999</c:v>
                </c:pt>
                <c:pt idx="591">
                  <c:v>1.490732554</c:v>
                </c:pt>
                <c:pt idx="592">
                  <c:v>1.4932550929999999</c:v>
                </c:pt>
                <c:pt idx="593">
                  <c:v>1.4957782079999999</c:v>
                </c:pt>
                <c:pt idx="594">
                  <c:v>1.498301323</c:v>
                </c:pt>
                <c:pt idx="595">
                  <c:v>1.5008244719999999</c:v>
                </c:pt>
                <c:pt idx="596">
                  <c:v>1.5033476269999999</c:v>
                </c:pt>
                <c:pt idx="597">
                  <c:v>1.505870472</c:v>
                </c:pt>
                <c:pt idx="598">
                  <c:v>1.5083933190000001</c:v>
                </c:pt>
                <c:pt idx="599">
                  <c:v>1.510915808</c:v>
                </c:pt>
                <c:pt idx="600">
                  <c:v>1.5134383090000001</c:v>
                </c:pt>
                <c:pt idx="601">
                  <c:v>1.5159611930000001</c:v>
                </c:pt>
                <c:pt idx="602">
                  <c:v>1.518484078</c:v>
                </c:pt>
                <c:pt idx="603">
                  <c:v>1.5210068800000001</c:v>
                </c:pt>
                <c:pt idx="604">
                  <c:v>1.5235296890000001</c:v>
                </c:pt>
                <c:pt idx="605">
                  <c:v>1.526052688</c:v>
                </c:pt>
                <c:pt idx="606">
                  <c:v>1.528575689</c:v>
                </c:pt>
                <c:pt idx="607">
                  <c:v>1.5310981159999999</c:v>
                </c:pt>
                <c:pt idx="608">
                  <c:v>1.5336205389999999</c:v>
                </c:pt>
                <c:pt idx="609">
                  <c:v>1.536143847</c:v>
                </c:pt>
                <c:pt idx="610">
                  <c:v>1.5386671540000001</c:v>
                </c:pt>
                <c:pt idx="611">
                  <c:v>1.5411900439999999</c:v>
                </c:pt>
                <c:pt idx="612">
                  <c:v>1.543712929</c:v>
                </c:pt>
                <c:pt idx="613">
                  <c:v>1.5462360820000001</c:v>
                </c:pt>
                <c:pt idx="614">
                  <c:v>1.5487592370000001</c:v>
                </c:pt>
                <c:pt idx="615">
                  <c:v>1.5512826980000001</c:v>
                </c:pt>
                <c:pt idx="616">
                  <c:v>1.5538061590000001</c:v>
                </c:pt>
                <c:pt idx="617">
                  <c:v>1.556329544</c:v>
                </c:pt>
                <c:pt idx="618">
                  <c:v>1.5588529289999999</c:v>
                </c:pt>
                <c:pt idx="619">
                  <c:v>1.561376544</c:v>
                </c:pt>
                <c:pt idx="620">
                  <c:v>1.5639001589999999</c:v>
                </c:pt>
                <c:pt idx="621">
                  <c:v>1.5664231209999999</c:v>
                </c:pt>
                <c:pt idx="622">
                  <c:v>1.5689460820000001</c:v>
                </c:pt>
                <c:pt idx="623">
                  <c:v>1.5714691540000001</c:v>
                </c:pt>
                <c:pt idx="624">
                  <c:v>1.5739922310000001</c:v>
                </c:pt>
                <c:pt idx="625">
                  <c:v>1.5765155390000001</c:v>
                </c:pt>
                <c:pt idx="626">
                  <c:v>1.5790388479999999</c:v>
                </c:pt>
                <c:pt idx="627">
                  <c:v>1.5815621929999999</c:v>
                </c:pt>
                <c:pt idx="628">
                  <c:v>1.58408554</c:v>
                </c:pt>
                <c:pt idx="629">
                  <c:v>1.5866081160000001</c:v>
                </c:pt>
                <c:pt idx="630">
                  <c:v>1.589130693</c:v>
                </c:pt>
                <c:pt idx="631">
                  <c:v>1.5916535009999999</c:v>
                </c:pt>
                <c:pt idx="632">
                  <c:v>1.594176308</c:v>
                </c:pt>
                <c:pt idx="633">
                  <c:v>1.596698731</c:v>
                </c:pt>
                <c:pt idx="634">
                  <c:v>1.5992211540000001</c:v>
                </c:pt>
                <c:pt idx="635">
                  <c:v>1.6017438420000001</c:v>
                </c:pt>
                <c:pt idx="636">
                  <c:v>1.604266535</c:v>
                </c:pt>
                <c:pt idx="637">
                  <c:v>1.606789188</c:v>
                </c:pt>
                <c:pt idx="638">
                  <c:v>1.609311843</c:v>
                </c:pt>
                <c:pt idx="639">
                  <c:v>1.611834607</c:v>
                </c:pt>
                <c:pt idx="640">
                  <c:v>1.6143573760000001</c:v>
                </c:pt>
                <c:pt idx="641">
                  <c:v>1.6168803759999999</c:v>
                </c:pt>
                <c:pt idx="642">
                  <c:v>1.619403377</c:v>
                </c:pt>
                <c:pt idx="643">
                  <c:v>1.6219257979999999</c:v>
                </c:pt>
                <c:pt idx="644">
                  <c:v>1.624448221</c:v>
                </c:pt>
                <c:pt idx="645">
                  <c:v>1.626970606</c:v>
                </c:pt>
                <c:pt idx="646">
                  <c:v>1.629492991</c:v>
                </c:pt>
                <c:pt idx="647">
                  <c:v>1.6320156880000001</c:v>
                </c:pt>
                <c:pt idx="648">
                  <c:v>1.634538381</c:v>
                </c:pt>
                <c:pt idx="649">
                  <c:v>1.637061034</c:v>
                </c:pt>
                <c:pt idx="650">
                  <c:v>1.639583689</c:v>
                </c:pt>
                <c:pt idx="651">
                  <c:v>1.6421064910000001</c:v>
                </c:pt>
                <c:pt idx="652">
                  <c:v>1.6446292979999999</c:v>
                </c:pt>
                <c:pt idx="653">
                  <c:v>1.6471523370000001</c:v>
                </c:pt>
                <c:pt idx="654">
                  <c:v>1.649675376</c:v>
                </c:pt>
                <c:pt idx="655">
                  <c:v>1.6521986870000001</c:v>
                </c:pt>
                <c:pt idx="656">
                  <c:v>1.6547219959999999</c:v>
                </c:pt>
                <c:pt idx="657">
                  <c:v>1.6572447640000001</c:v>
                </c:pt>
                <c:pt idx="658">
                  <c:v>1.6597675329999999</c:v>
                </c:pt>
                <c:pt idx="659">
                  <c:v>1.6622901489999999</c:v>
                </c:pt>
                <c:pt idx="660">
                  <c:v>1.6648127639999999</c:v>
                </c:pt>
                <c:pt idx="661">
                  <c:v>1.667335649</c:v>
                </c:pt>
                <c:pt idx="662">
                  <c:v>1.6698585340000001</c:v>
                </c:pt>
                <c:pt idx="663">
                  <c:v>1.6723820380000001</c:v>
                </c:pt>
                <c:pt idx="664">
                  <c:v>1.6749055390000001</c:v>
                </c:pt>
                <c:pt idx="665">
                  <c:v>1.677428884</c:v>
                </c:pt>
                <c:pt idx="666">
                  <c:v>1.6799522309999999</c:v>
                </c:pt>
                <c:pt idx="667">
                  <c:v>1.6824759279999999</c:v>
                </c:pt>
                <c:pt idx="668">
                  <c:v>1.684999621</c:v>
                </c:pt>
                <c:pt idx="669">
                  <c:v>1.687522274</c:v>
                </c:pt>
                <c:pt idx="670">
                  <c:v>1.6900449289999999</c:v>
                </c:pt>
                <c:pt idx="671">
                  <c:v>1.692568077</c:v>
                </c:pt>
                <c:pt idx="672">
                  <c:v>1.695091232</c:v>
                </c:pt>
                <c:pt idx="673">
                  <c:v>1.6976144230000001</c:v>
                </c:pt>
                <c:pt idx="674">
                  <c:v>1.7001376159999999</c:v>
                </c:pt>
                <c:pt idx="675">
                  <c:v>1.7026611149999999</c:v>
                </c:pt>
                <c:pt idx="676">
                  <c:v>1.7051846159999999</c:v>
                </c:pt>
                <c:pt idx="677">
                  <c:v>1.7077076149999999</c:v>
                </c:pt>
                <c:pt idx="678">
                  <c:v>1.710230616</c:v>
                </c:pt>
                <c:pt idx="679">
                  <c:v>1.712753346</c:v>
                </c:pt>
                <c:pt idx="680">
                  <c:v>1.715276077</c:v>
                </c:pt>
                <c:pt idx="681">
                  <c:v>1.7177991159999999</c:v>
                </c:pt>
                <c:pt idx="682">
                  <c:v>1.7203221550000001</c:v>
                </c:pt>
                <c:pt idx="683">
                  <c:v>1.722845269</c:v>
                </c:pt>
                <c:pt idx="684">
                  <c:v>1.725368384</c:v>
                </c:pt>
                <c:pt idx="685">
                  <c:v>1.727892038</c:v>
                </c:pt>
                <c:pt idx="686">
                  <c:v>1.7304156930000001</c:v>
                </c:pt>
                <c:pt idx="687">
                  <c:v>1.732939005</c:v>
                </c:pt>
                <c:pt idx="688">
                  <c:v>1.7354623140000001</c:v>
                </c:pt>
                <c:pt idx="689">
                  <c:v>1.7379854669999999</c:v>
                </c:pt>
                <c:pt idx="690">
                  <c:v>1.74050862</c:v>
                </c:pt>
                <c:pt idx="691">
                  <c:v>1.743031462</c:v>
                </c:pt>
                <c:pt idx="692">
                  <c:v>1.7455543090000001</c:v>
                </c:pt>
                <c:pt idx="693">
                  <c:v>1.7480781160000001</c:v>
                </c:pt>
                <c:pt idx="694">
                  <c:v>1.7506019230000001</c:v>
                </c:pt>
                <c:pt idx="695">
                  <c:v>1.753125077</c:v>
                </c:pt>
                <c:pt idx="696">
                  <c:v>1.755648232</c:v>
                </c:pt>
                <c:pt idx="697">
                  <c:v>1.7581715</c:v>
                </c:pt>
                <c:pt idx="698">
                  <c:v>1.7606947690000001</c:v>
                </c:pt>
                <c:pt idx="699">
                  <c:v>1.763217923</c:v>
                </c:pt>
                <c:pt idx="700">
                  <c:v>1.765741078</c:v>
                </c:pt>
                <c:pt idx="701">
                  <c:v>1.7682642310000001</c:v>
                </c:pt>
                <c:pt idx="702">
                  <c:v>1.7707873860000001</c:v>
                </c:pt>
                <c:pt idx="703">
                  <c:v>1.7733104669999999</c:v>
                </c:pt>
                <c:pt idx="704">
                  <c:v>1.7758335439999999</c:v>
                </c:pt>
                <c:pt idx="705">
                  <c:v>1.7783561590000001</c:v>
                </c:pt>
                <c:pt idx="706">
                  <c:v>1.7808787740000001</c:v>
                </c:pt>
                <c:pt idx="707">
                  <c:v>1.7834017310000001</c:v>
                </c:pt>
                <c:pt idx="708">
                  <c:v>1.785924692</c:v>
                </c:pt>
                <c:pt idx="709">
                  <c:v>1.7884467690000001</c:v>
                </c:pt>
                <c:pt idx="710">
                  <c:v>1.7909688459999999</c:v>
                </c:pt>
                <c:pt idx="711">
                  <c:v>1.793491116</c:v>
                </c:pt>
                <c:pt idx="712">
                  <c:v>1.796013385</c:v>
                </c:pt>
                <c:pt idx="713">
                  <c:v>1.79853627</c:v>
                </c:pt>
                <c:pt idx="714">
                  <c:v>1.8010591549999999</c:v>
                </c:pt>
                <c:pt idx="715">
                  <c:v>1.80358127</c:v>
                </c:pt>
                <c:pt idx="716">
                  <c:v>1.8061033849999999</c:v>
                </c:pt>
                <c:pt idx="717">
                  <c:v>1.8086255389999999</c:v>
                </c:pt>
                <c:pt idx="718">
                  <c:v>1.811147692</c:v>
                </c:pt>
                <c:pt idx="719">
                  <c:v>1.813670597</c:v>
                </c:pt>
                <c:pt idx="720">
                  <c:v>1.8161935199999999</c:v>
                </c:pt>
                <c:pt idx="721">
                  <c:v>1.8187169050000001</c:v>
                </c:pt>
                <c:pt idx="722">
                  <c:v>1.82124029</c:v>
                </c:pt>
                <c:pt idx="723">
                  <c:v>1.823763179</c:v>
                </c:pt>
                <c:pt idx="724">
                  <c:v>1.826286064</c:v>
                </c:pt>
                <c:pt idx="725">
                  <c:v>1.828808679</c:v>
                </c:pt>
                <c:pt idx="726">
                  <c:v>1.8313312939999999</c:v>
                </c:pt>
                <c:pt idx="727">
                  <c:v>1.833853798</c:v>
                </c:pt>
                <c:pt idx="728">
                  <c:v>1.8363762990000001</c:v>
                </c:pt>
                <c:pt idx="729">
                  <c:v>1.8388988369999999</c:v>
                </c:pt>
                <c:pt idx="730">
                  <c:v>1.841421376</c:v>
                </c:pt>
                <c:pt idx="731">
                  <c:v>1.8439442939999999</c:v>
                </c:pt>
                <c:pt idx="732">
                  <c:v>1.846467217</c:v>
                </c:pt>
                <c:pt idx="733">
                  <c:v>1.848989717</c:v>
                </c:pt>
                <c:pt idx="734">
                  <c:v>1.8515122180000001</c:v>
                </c:pt>
                <c:pt idx="735">
                  <c:v>1.8540351829999999</c:v>
                </c:pt>
                <c:pt idx="736">
                  <c:v>1.8565581440000001</c:v>
                </c:pt>
                <c:pt idx="737">
                  <c:v>1.859080952</c:v>
                </c:pt>
                <c:pt idx="738">
                  <c:v>1.8616037590000001</c:v>
                </c:pt>
                <c:pt idx="739">
                  <c:v>1.8641265250000001</c:v>
                </c:pt>
                <c:pt idx="740">
                  <c:v>1.8666492939999999</c:v>
                </c:pt>
                <c:pt idx="741">
                  <c:v>1.86917164</c:v>
                </c:pt>
                <c:pt idx="742">
                  <c:v>1.871693987</c:v>
                </c:pt>
                <c:pt idx="743">
                  <c:v>1.87421664</c:v>
                </c:pt>
                <c:pt idx="744">
                  <c:v>1.8767392949999999</c:v>
                </c:pt>
                <c:pt idx="745">
                  <c:v>1.8792633329999999</c:v>
                </c:pt>
                <c:pt idx="746">
                  <c:v>1.881787372</c:v>
                </c:pt>
                <c:pt idx="747">
                  <c:v>1.884310798</c:v>
                </c:pt>
                <c:pt idx="748">
                  <c:v>1.886834221</c:v>
                </c:pt>
                <c:pt idx="749">
                  <c:v>1.889357298</c:v>
                </c:pt>
                <c:pt idx="750">
                  <c:v>1.8918803749999999</c:v>
                </c:pt>
                <c:pt idx="751">
                  <c:v>1.894403217</c:v>
                </c:pt>
                <c:pt idx="752">
                  <c:v>1.8969260640000001</c:v>
                </c:pt>
                <c:pt idx="753">
                  <c:v>1.8994484089999999</c:v>
                </c:pt>
                <c:pt idx="754">
                  <c:v>1.9019707560000001</c:v>
                </c:pt>
                <c:pt idx="755">
                  <c:v>1.904493183</c:v>
                </c:pt>
                <c:pt idx="756">
                  <c:v>1.9070156060000001</c:v>
                </c:pt>
                <c:pt idx="757">
                  <c:v>1.909537721</c:v>
                </c:pt>
                <c:pt idx="758">
                  <c:v>1.9120598360000001</c:v>
                </c:pt>
                <c:pt idx="759">
                  <c:v>1.9145818029999999</c:v>
                </c:pt>
                <c:pt idx="760">
                  <c:v>1.9171037639999999</c:v>
                </c:pt>
                <c:pt idx="761">
                  <c:v>1.919626649</c:v>
                </c:pt>
                <c:pt idx="762">
                  <c:v>1.9221495340000001</c:v>
                </c:pt>
                <c:pt idx="763">
                  <c:v>1.9246725</c:v>
                </c:pt>
                <c:pt idx="764">
                  <c:v>1.9271954609999999</c:v>
                </c:pt>
                <c:pt idx="765">
                  <c:v>1.929718153</c:v>
                </c:pt>
                <c:pt idx="766">
                  <c:v>1.932240846</c:v>
                </c:pt>
                <c:pt idx="767">
                  <c:v>1.934763265</c:v>
                </c:pt>
                <c:pt idx="768">
                  <c:v>1.937285688</c:v>
                </c:pt>
                <c:pt idx="769">
                  <c:v>1.9398082270000001</c:v>
                </c:pt>
                <c:pt idx="770">
                  <c:v>1.942330766</c:v>
                </c:pt>
                <c:pt idx="771">
                  <c:v>1.9448531149999999</c:v>
                </c:pt>
                <c:pt idx="772">
                  <c:v>1.9473754619999999</c:v>
                </c:pt>
                <c:pt idx="773">
                  <c:v>1.9498980770000001</c:v>
                </c:pt>
                <c:pt idx="774">
                  <c:v>1.952420692</c:v>
                </c:pt>
                <c:pt idx="775">
                  <c:v>1.954943731</c:v>
                </c:pt>
                <c:pt idx="776">
                  <c:v>1.9574667699999999</c:v>
                </c:pt>
                <c:pt idx="777">
                  <c:v>1.9599891149999999</c:v>
                </c:pt>
                <c:pt idx="778">
                  <c:v>1.9625114619999999</c:v>
                </c:pt>
                <c:pt idx="779">
                  <c:v>1.9650332749999999</c:v>
                </c:pt>
                <c:pt idx="780">
                  <c:v>1.9675550820000001</c:v>
                </c:pt>
                <c:pt idx="781">
                  <c:v>1.970077659</c:v>
                </c:pt>
                <c:pt idx="782">
                  <c:v>1.9726002359999999</c:v>
                </c:pt>
                <c:pt idx="783">
                  <c:v>1.9751228709999999</c:v>
                </c:pt>
                <c:pt idx="784">
                  <c:v>1.9776454859999999</c:v>
                </c:pt>
                <c:pt idx="785">
                  <c:v>1.980168948</c:v>
                </c:pt>
                <c:pt idx="786">
                  <c:v>1.982692409</c:v>
                </c:pt>
                <c:pt idx="787">
                  <c:v>1.985214751</c:v>
                </c:pt>
                <c:pt idx="788">
                  <c:v>1.987737098</c:v>
                </c:pt>
                <c:pt idx="789">
                  <c:v>1.990259636</c:v>
                </c:pt>
                <c:pt idx="790">
                  <c:v>1.9927821750000001</c:v>
                </c:pt>
                <c:pt idx="791">
                  <c:v>1.9953049819999999</c:v>
                </c:pt>
                <c:pt idx="792">
                  <c:v>1.997827791</c:v>
                </c:pt>
                <c:pt idx="793">
                  <c:v>2.0003505210000001</c:v>
                </c:pt>
                <c:pt idx="794">
                  <c:v>2.0028732520000001</c:v>
                </c:pt>
                <c:pt idx="795">
                  <c:v>2.005395145</c:v>
                </c:pt>
                <c:pt idx="796">
                  <c:v>2.0079170300000002</c:v>
                </c:pt>
                <c:pt idx="797">
                  <c:v>2.0104394139999999</c:v>
                </c:pt>
                <c:pt idx="798">
                  <c:v>2.0129617990000002</c:v>
                </c:pt>
                <c:pt idx="799">
                  <c:v>2.015483948</c:v>
                </c:pt>
                <c:pt idx="800">
                  <c:v>2.0180061010000001</c:v>
                </c:pt>
                <c:pt idx="801">
                  <c:v>2.020528294</c:v>
                </c:pt>
                <c:pt idx="802">
                  <c:v>2.0230504869999999</c:v>
                </c:pt>
                <c:pt idx="803">
                  <c:v>2.02557279</c:v>
                </c:pt>
                <c:pt idx="804">
                  <c:v>2.028095097</c:v>
                </c:pt>
                <c:pt idx="805">
                  <c:v>2.0306172130000002</c:v>
                </c:pt>
                <c:pt idx="806">
                  <c:v>2.0331393279999999</c:v>
                </c:pt>
                <c:pt idx="807">
                  <c:v>2.0356615200000001</c:v>
                </c:pt>
                <c:pt idx="808">
                  <c:v>2.038183713</c:v>
                </c:pt>
                <c:pt idx="809">
                  <c:v>2.04070602</c:v>
                </c:pt>
                <c:pt idx="810">
                  <c:v>2.043228327</c:v>
                </c:pt>
                <c:pt idx="811">
                  <c:v>2.0457504389999999</c:v>
                </c:pt>
                <c:pt idx="812">
                  <c:v>2.048272554</c:v>
                </c:pt>
                <c:pt idx="813">
                  <c:v>2.0507947469999999</c:v>
                </c:pt>
                <c:pt idx="814">
                  <c:v>2.0533169400000002</c:v>
                </c:pt>
                <c:pt idx="815">
                  <c:v>2.0558385160000001</c:v>
                </c:pt>
                <c:pt idx="816">
                  <c:v>2.0583600930000001</c:v>
                </c:pt>
                <c:pt idx="817">
                  <c:v>2.060882055</c:v>
                </c:pt>
                <c:pt idx="818">
                  <c:v>2.0634040159999998</c:v>
                </c:pt>
                <c:pt idx="819">
                  <c:v>2.0659267080000001</c:v>
                </c:pt>
                <c:pt idx="820">
                  <c:v>2.0684494010000001</c:v>
                </c:pt>
                <c:pt idx="821">
                  <c:v>2.0709712470000001</c:v>
                </c:pt>
                <c:pt idx="822">
                  <c:v>2.0734930939999998</c:v>
                </c:pt>
                <c:pt idx="823">
                  <c:v>2.0760153570000002</c:v>
                </c:pt>
                <c:pt idx="824">
                  <c:v>2.0785376260000001</c:v>
                </c:pt>
                <c:pt idx="825">
                  <c:v>2.081060742</c:v>
                </c:pt>
                <c:pt idx="826">
                  <c:v>2.0835838569999998</c:v>
                </c:pt>
                <c:pt idx="827">
                  <c:v>2.086106429</c:v>
                </c:pt>
                <c:pt idx="828">
                  <c:v>2.0886290060000001</c:v>
                </c:pt>
                <c:pt idx="829">
                  <c:v>2.09115166</c:v>
                </c:pt>
                <c:pt idx="830">
                  <c:v>2.0936743130000002</c:v>
                </c:pt>
                <c:pt idx="831">
                  <c:v>2.096196967</c:v>
                </c:pt>
                <c:pt idx="832">
                  <c:v>2.098719622</c:v>
                </c:pt>
                <c:pt idx="833">
                  <c:v>2.101241549</c:v>
                </c:pt>
                <c:pt idx="834">
                  <c:v>2.1037634719999998</c:v>
                </c:pt>
                <c:pt idx="835">
                  <c:v>2.1062861260000001</c:v>
                </c:pt>
                <c:pt idx="836">
                  <c:v>2.108808781</c:v>
                </c:pt>
                <c:pt idx="837">
                  <c:v>2.1113311260000001</c:v>
                </c:pt>
                <c:pt idx="838">
                  <c:v>2.1138534729999998</c:v>
                </c:pt>
                <c:pt idx="839">
                  <c:v>2.1163754720000001</c:v>
                </c:pt>
                <c:pt idx="840">
                  <c:v>2.1188974730000001</c:v>
                </c:pt>
                <c:pt idx="841">
                  <c:v>2.1214200490000001</c:v>
                </c:pt>
                <c:pt idx="842">
                  <c:v>2.1239426259999998</c:v>
                </c:pt>
                <c:pt idx="843">
                  <c:v>2.1264648190000002</c:v>
                </c:pt>
                <c:pt idx="844">
                  <c:v>2.1289870120000001</c:v>
                </c:pt>
                <c:pt idx="845">
                  <c:v>2.131508857</c:v>
                </c:pt>
                <c:pt idx="846">
                  <c:v>2.1340307040000002</c:v>
                </c:pt>
                <c:pt idx="847">
                  <c:v>2.136552665</c:v>
                </c:pt>
                <c:pt idx="848">
                  <c:v>2.1390746260000002</c:v>
                </c:pt>
                <c:pt idx="849">
                  <c:v>2.141596737</c:v>
                </c:pt>
                <c:pt idx="850">
                  <c:v>2.1441188520000001</c:v>
                </c:pt>
                <c:pt idx="851">
                  <c:v>2.146641775</c:v>
                </c:pt>
                <c:pt idx="852">
                  <c:v>2.1491646979999999</c:v>
                </c:pt>
                <c:pt idx="853">
                  <c:v>2.1516871649999998</c:v>
                </c:pt>
                <c:pt idx="854">
                  <c:v>2.1542096260000001</c:v>
                </c:pt>
                <c:pt idx="855">
                  <c:v>2.1567316650000001</c:v>
                </c:pt>
                <c:pt idx="856">
                  <c:v>2.1592537040000002</c:v>
                </c:pt>
                <c:pt idx="857">
                  <c:v>2.1617754680000001</c:v>
                </c:pt>
                <c:pt idx="858">
                  <c:v>2.164297237</c:v>
                </c:pt>
                <c:pt idx="859">
                  <c:v>2.1668189290000002</c:v>
                </c:pt>
                <c:pt idx="860">
                  <c:v>2.169340622</c:v>
                </c:pt>
                <c:pt idx="861">
                  <c:v>2.1718622700000001</c:v>
                </c:pt>
                <c:pt idx="862">
                  <c:v>2.1743839249999999</c:v>
                </c:pt>
                <c:pt idx="863">
                  <c:v>2.1769061170000001</c:v>
                </c:pt>
                <c:pt idx="864">
                  <c:v>2.17942831</c:v>
                </c:pt>
                <c:pt idx="865">
                  <c:v>2.18195104</c:v>
                </c:pt>
                <c:pt idx="866">
                  <c:v>2.184473771</c:v>
                </c:pt>
                <c:pt idx="867">
                  <c:v>2.186996116</c:v>
                </c:pt>
                <c:pt idx="868">
                  <c:v>2.1895184630000002</c:v>
                </c:pt>
                <c:pt idx="869">
                  <c:v>2.192040698</c:v>
                </c:pt>
                <c:pt idx="870">
                  <c:v>2.1945629289999999</c:v>
                </c:pt>
                <c:pt idx="871">
                  <c:v>2.1970854289999999</c:v>
                </c:pt>
                <c:pt idx="872">
                  <c:v>2.19960793</c:v>
                </c:pt>
                <c:pt idx="873">
                  <c:v>2.2021303909999999</c:v>
                </c:pt>
                <c:pt idx="874">
                  <c:v>2.2046528520000002</c:v>
                </c:pt>
                <c:pt idx="875">
                  <c:v>2.2071751979999998</c:v>
                </c:pt>
                <c:pt idx="876">
                  <c:v>2.209697545</c:v>
                </c:pt>
                <c:pt idx="877">
                  <c:v>2.2122195489999998</c:v>
                </c:pt>
                <c:pt idx="878">
                  <c:v>2.2147415499999998</c:v>
                </c:pt>
                <c:pt idx="879">
                  <c:v>2.2172630880000002</c:v>
                </c:pt>
                <c:pt idx="880">
                  <c:v>2.2197846270000001</c:v>
                </c:pt>
                <c:pt idx="881">
                  <c:v>2.2223060920000002</c:v>
                </c:pt>
                <c:pt idx="882">
                  <c:v>2.2248275529999999</c:v>
                </c:pt>
                <c:pt idx="883">
                  <c:v>2.2273492460000002</c:v>
                </c:pt>
                <c:pt idx="884">
                  <c:v>2.229870939</c:v>
                </c:pt>
                <c:pt idx="885">
                  <c:v>2.232392361</c:v>
                </c:pt>
                <c:pt idx="886">
                  <c:v>2.2349137840000002</c:v>
                </c:pt>
                <c:pt idx="887">
                  <c:v>2.2374353999999999</c:v>
                </c:pt>
                <c:pt idx="888">
                  <c:v>2.2399570149999999</c:v>
                </c:pt>
                <c:pt idx="889">
                  <c:v>2.2424788609999999</c:v>
                </c:pt>
                <c:pt idx="890">
                  <c:v>2.2450007080000001</c:v>
                </c:pt>
                <c:pt idx="891">
                  <c:v>2.2475226309999998</c:v>
                </c:pt>
                <c:pt idx="892">
                  <c:v>2.250044554</c:v>
                </c:pt>
                <c:pt idx="893">
                  <c:v>2.2525657130000001</c:v>
                </c:pt>
                <c:pt idx="894">
                  <c:v>2.2550868660000001</c:v>
                </c:pt>
                <c:pt idx="895">
                  <c:v>2.2576086360000001</c:v>
                </c:pt>
                <c:pt idx="896">
                  <c:v>2.260130405</c:v>
                </c:pt>
                <c:pt idx="897">
                  <c:v>2.2626520920000002</c:v>
                </c:pt>
                <c:pt idx="898">
                  <c:v>2.265173785</c:v>
                </c:pt>
                <c:pt idx="899">
                  <c:v>2.2676960149999998</c:v>
                </c:pt>
                <c:pt idx="900">
                  <c:v>2.2702182460000002</c:v>
                </c:pt>
                <c:pt idx="901">
                  <c:v>2.2727401739999999</c:v>
                </c:pt>
                <c:pt idx="902">
                  <c:v>2.2752620970000001</c:v>
                </c:pt>
                <c:pt idx="903">
                  <c:v>2.2777841740000002</c:v>
                </c:pt>
                <c:pt idx="904">
                  <c:v>2.2803062509999998</c:v>
                </c:pt>
                <c:pt idx="905">
                  <c:v>2.2828285589999999</c:v>
                </c:pt>
                <c:pt idx="906">
                  <c:v>2.2853508659999999</c:v>
                </c:pt>
                <c:pt idx="907">
                  <c:v>2.287872943</c:v>
                </c:pt>
                <c:pt idx="908">
                  <c:v>2.2903950200000001</c:v>
                </c:pt>
                <c:pt idx="909">
                  <c:v>2.2929167129999999</c:v>
                </c:pt>
                <c:pt idx="910">
                  <c:v>2.2954384060000002</c:v>
                </c:pt>
                <c:pt idx="911">
                  <c:v>2.2979604440000001</c:v>
                </c:pt>
                <c:pt idx="912">
                  <c:v>2.3004824830000001</c:v>
                </c:pt>
                <c:pt idx="913">
                  <c:v>2.3030047900000001</c:v>
                </c:pt>
                <c:pt idx="914">
                  <c:v>2.3055270970000001</c:v>
                </c:pt>
                <c:pt idx="915">
                  <c:v>2.3080500590000002</c:v>
                </c:pt>
                <c:pt idx="916">
                  <c:v>2.3105730200000001</c:v>
                </c:pt>
                <c:pt idx="917">
                  <c:v>2.3130953999999999</c:v>
                </c:pt>
                <c:pt idx="918">
                  <c:v>2.3156177850000002</c:v>
                </c:pt>
                <c:pt idx="919">
                  <c:v>2.3181403999999999</c:v>
                </c:pt>
                <c:pt idx="920">
                  <c:v>2.3206630150000001</c:v>
                </c:pt>
                <c:pt idx="921">
                  <c:v>2.3231853230000001</c:v>
                </c:pt>
                <c:pt idx="922">
                  <c:v>2.3257076319999999</c:v>
                </c:pt>
                <c:pt idx="923">
                  <c:v>2.328230054</c:v>
                </c:pt>
                <c:pt idx="924">
                  <c:v>2.3307524769999999</c:v>
                </c:pt>
                <c:pt idx="925">
                  <c:v>2.333274131</c:v>
                </c:pt>
                <c:pt idx="926">
                  <c:v>2.3357957840000001</c:v>
                </c:pt>
                <c:pt idx="927">
                  <c:v>2.338317746</c:v>
                </c:pt>
                <c:pt idx="928">
                  <c:v>2.3408397089999999</c:v>
                </c:pt>
                <c:pt idx="929">
                  <c:v>2.3433616650000002</c:v>
                </c:pt>
                <c:pt idx="930">
                  <c:v>2.345883626</c:v>
                </c:pt>
                <c:pt idx="931">
                  <c:v>2.3484062030000001</c:v>
                </c:pt>
                <c:pt idx="932">
                  <c:v>2.3509287799999998</c:v>
                </c:pt>
                <c:pt idx="933">
                  <c:v>2.3534517419999998</c:v>
                </c:pt>
                <c:pt idx="934">
                  <c:v>2.3559747029999998</c:v>
                </c:pt>
                <c:pt idx="935">
                  <c:v>2.3584974339999998</c:v>
                </c:pt>
                <c:pt idx="936">
                  <c:v>2.3610201649999998</c:v>
                </c:pt>
                <c:pt idx="937">
                  <c:v>2.3635423850000001</c:v>
                </c:pt>
                <c:pt idx="938">
                  <c:v>2.3660646160000001</c:v>
                </c:pt>
                <c:pt idx="939">
                  <c:v>2.3685865389999998</c:v>
                </c:pt>
                <c:pt idx="940">
                  <c:v>2.371108462</c:v>
                </c:pt>
                <c:pt idx="941">
                  <c:v>2.3736309339999999</c:v>
                </c:pt>
                <c:pt idx="942">
                  <c:v>2.376153435</c:v>
                </c:pt>
                <c:pt idx="943">
                  <c:v>2.3786770499999998</c:v>
                </c:pt>
                <c:pt idx="944">
                  <c:v>2.3812006650000002</c:v>
                </c:pt>
                <c:pt idx="945">
                  <c:v>2.3837230059999999</c:v>
                </c:pt>
                <c:pt idx="946">
                  <c:v>2.3862453530000001</c:v>
                </c:pt>
                <c:pt idx="947">
                  <c:v>2.388767621</c:v>
                </c:pt>
                <c:pt idx="948">
                  <c:v>2.3912898899999999</c:v>
                </c:pt>
                <c:pt idx="949">
                  <c:v>2.393812048</c:v>
                </c:pt>
                <c:pt idx="950">
                  <c:v>2.3963342029999999</c:v>
                </c:pt>
                <c:pt idx="951">
                  <c:v>2.3988568180000001</c:v>
                </c:pt>
                <c:pt idx="952">
                  <c:v>2.4013794329999998</c:v>
                </c:pt>
                <c:pt idx="953">
                  <c:v>2.4039020880000002</c:v>
                </c:pt>
                <c:pt idx="954">
                  <c:v>2.4064247430000001</c:v>
                </c:pt>
                <c:pt idx="955">
                  <c:v>2.408946088</c:v>
                </c:pt>
                <c:pt idx="956">
                  <c:v>2.411467435</c:v>
                </c:pt>
                <c:pt idx="957">
                  <c:v>2.4139898139999998</c:v>
                </c:pt>
                <c:pt idx="958">
                  <c:v>2.416512199</c:v>
                </c:pt>
                <c:pt idx="959">
                  <c:v>2.4190348140000002</c:v>
                </c:pt>
                <c:pt idx="960">
                  <c:v>2.4215574289999999</c:v>
                </c:pt>
                <c:pt idx="961">
                  <c:v>2.4240800500000002</c:v>
                </c:pt>
                <c:pt idx="962">
                  <c:v>2.4266026649999999</c:v>
                </c:pt>
                <c:pt idx="963">
                  <c:v>2.4291247419999999</c:v>
                </c:pt>
                <c:pt idx="964">
                  <c:v>2.431646819</c:v>
                </c:pt>
                <c:pt idx="965">
                  <c:v>2.4341689290000001</c:v>
                </c:pt>
                <c:pt idx="966">
                  <c:v>2.4366910439999998</c:v>
                </c:pt>
                <c:pt idx="967">
                  <c:v>2.4392127370000001</c:v>
                </c:pt>
                <c:pt idx="968">
                  <c:v>2.4417344299999999</c:v>
                </c:pt>
                <c:pt idx="969">
                  <c:v>2.4442561270000001</c:v>
                </c:pt>
                <c:pt idx="970">
                  <c:v>2.4467778199999999</c:v>
                </c:pt>
                <c:pt idx="971">
                  <c:v>2.4492996269999998</c:v>
                </c:pt>
                <c:pt idx="972">
                  <c:v>2.4518214340000002</c:v>
                </c:pt>
                <c:pt idx="973">
                  <c:v>2.4543436989999998</c:v>
                </c:pt>
                <c:pt idx="974">
                  <c:v>2.4568659679999998</c:v>
                </c:pt>
                <c:pt idx="975">
                  <c:v>2.4593881990000002</c:v>
                </c:pt>
                <c:pt idx="976">
                  <c:v>2.4619104300000001</c:v>
                </c:pt>
                <c:pt idx="977">
                  <c:v>2.4644327750000001</c:v>
                </c:pt>
                <c:pt idx="978">
                  <c:v>2.4669551219999999</c:v>
                </c:pt>
                <c:pt idx="979">
                  <c:v>2.4694773520000002</c:v>
                </c:pt>
                <c:pt idx="980">
                  <c:v>2.4719995830000001</c:v>
                </c:pt>
                <c:pt idx="981">
                  <c:v>2.4745212410000001</c:v>
                </c:pt>
                <c:pt idx="982">
                  <c:v>2.4770428959999999</c:v>
                </c:pt>
                <c:pt idx="983">
                  <c:v>2.4795655870000002</c:v>
                </c:pt>
                <c:pt idx="984">
                  <c:v>2.4820882800000001</c:v>
                </c:pt>
                <c:pt idx="985">
                  <c:v>2.4846100149999999</c:v>
                </c:pt>
                <c:pt idx="986">
                  <c:v>2.4871317460000002</c:v>
                </c:pt>
                <c:pt idx="987">
                  <c:v>2.4896344379999999</c:v>
                </c:pt>
                <c:pt idx="988">
                  <c:v>2.4921371209999998</c:v>
                </c:pt>
                <c:pt idx="989">
                  <c:v>2.4946398040000002</c:v>
                </c:pt>
                <c:pt idx="990">
                  <c:v>2.4971424870000001</c:v>
                </c:pt>
                <c:pt idx="991">
                  <c:v>2.49964517</c:v>
                </c:pt>
                <c:pt idx="992">
                  <c:v>2.5021478529999999</c:v>
                </c:pt>
                <c:pt idx="993">
                  <c:v>2.5046505360000002</c:v>
                </c:pt>
                <c:pt idx="994">
                  <c:v>2.5071532190000001</c:v>
                </c:pt>
                <c:pt idx="995">
                  <c:v>2.509655902</c:v>
                </c:pt>
                <c:pt idx="996">
                  <c:v>2.5121585849999999</c:v>
                </c:pt>
                <c:pt idx="997">
                  <c:v>2.5146612679999998</c:v>
                </c:pt>
                <c:pt idx="998">
                  <c:v>2.5171639510000001</c:v>
                </c:pt>
                <c:pt idx="999">
                  <c:v>2.519666634</c:v>
                </c:pt>
                <c:pt idx="1000">
                  <c:v>2.5221693169999999</c:v>
                </c:pt>
                <c:pt idx="1001">
                  <c:v>2.5246719999999998</c:v>
                </c:pt>
                <c:pt idx="1002">
                  <c:v>2.5271746830000001</c:v>
                </c:pt>
                <c:pt idx="1003">
                  <c:v>2.529677366</c:v>
                </c:pt>
                <c:pt idx="1004">
                  <c:v>2.5323666739999999</c:v>
                </c:pt>
                <c:pt idx="1005">
                  <c:v>2.5350559829999999</c:v>
                </c:pt>
                <c:pt idx="1006">
                  <c:v>2.537579059</c:v>
                </c:pt>
                <c:pt idx="1007">
                  <c:v>2.5401021359999998</c:v>
                </c:pt>
                <c:pt idx="1008">
                  <c:v>2.5426244910000002</c:v>
                </c:pt>
                <c:pt idx="1009">
                  <c:v>2.545146838</c:v>
                </c:pt>
                <c:pt idx="1010">
                  <c:v>2.5476696830000001</c:v>
                </c:pt>
                <c:pt idx="1011">
                  <c:v>2.5501925299999999</c:v>
                </c:pt>
                <c:pt idx="1012">
                  <c:v>2.552715149</c:v>
                </c:pt>
                <c:pt idx="1013">
                  <c:v>2.5552377640000001</c:v>
                </c:pt>
                <c:pt idx="1014">
                  <c:v>2.557760649</c:v>
                </c:pt>
                <c:pt idx="1015">
                  <c:v>2.5602835339999999</c:v>
                </c:pt>
                <c:pt idx="1016">
                  <c:v>2.5628065769999999</c:v>
                </c:pt>
                <c:pt idx="1017">
                  <c:v>2.5653296160000001</c:v>
                </c:pt>
                <c:pt idx="1018">
                  <c:v>2.5678527689999999</c:v>
                </c:pt>
                <c:pt idx="1019">
                  <c:v>2.5703759239999999</c:v>
                </c:pt>
                <c:pt idx="1020">
                  <c:v>2.5728990289999998</c:v>
                </c:pt>
                <c:pt idx="1021">
                  <c:v>2.575422106</c:v>
                </c:pt>
                <c:pt idx="1022">
                  <c:v>2.5779452979999999</c:v>
                </c:pt>
                <c:pt idx="1023">
                  <c:v>2.580468491</c:v>
                </c:pt>
                <c:pt idx="1024">
                  <c:v>2.582991255</c:v>
                </c:pt>
                <c:pt idx="1025">
                  <c:v>2.5855140240000001</c:v>
                </c:pt>
                <c:pt idx="1026">
                  <c:v>2.5880370629999998</c:v>
                </c:pt>
                <c:pt idx="1027">
                  <c:v>2.590560102</c:v>
                </c:pt>
                <c:pt idx="1028">
                  <c:v>2.5930828319999999</c:v>
                </c:pt>
                <c:pt idx="1029">
                  <c:v>2.5956055629999999</c:v>
                </c:pt>
                <c:pt idx="1030">
                  <c:v>2.5981285239999998</c:v>
                </c:pt>
                <c:pt idx="1031">
                  <c:v>2.6006514850000002</c:v>
                </c:pt>
                <c:pt idx="1032">
                  <c:v>2.6031745239999999</c:v>
                </c:pt>
                <c:pt idx="1033">
                  <c:v>2.6056975630000001</c:v>
                </c:pt>
                <c:pt idx="1034">
                  <c:v>2.6082206389999998</c:v>
                </c:pt>
                <c:pt idx="1035">
                  <c:v>2.610743716</c:v>
                </c:pt>
                <c:pt idx="1036">
                  <c:v>2.613266678</c:v>
                </c:pt>
                <c:pt idx="1037">
                  <c:v>2.6157896389999999</c:v>
                </c:pt>
                <c:pt idx="1038">
                  <c:v>2.618312639</c:v>
                </c:pt>
                <c:pt idx="1039">
                  <c:v>2.6208356400000001</c:v>
                </c:pt>
                <c:pt idx="1040">
                  <c:v>2.6233580239999998</c:v>
                </c:pt>
                <c:pt idx="1041">
                  <c:v>2.6258804090000001</c:v>
                </c:pt>
                <c:pt idx="1042">
                  <c:v>2.628403101</c:v>
                </c:pt>
                <c:pt idx="1043">
                  <c:v>2.6309257939999999</c:v>
                </c:pt>
                <c:pt idx="1044">
                  <c:v>2.63344837</c:v>
                </c:pt>
                <c:pt idx="1045">
                  <c:v>2.6359709470000001</c:v>
                </c:pt>
                <c:pt idx="1046">
                  <c:v>2.6384934860000002</c:v>
                </c:pt>
                <c:pt idx="1047">
                  <c:v>2.6410160249999999</c:v>
                </c:pt>
                <c:pt idx="1048">
                  <c:v>2.6435385579999999</c:v>
                </c:pt>
                <c:pt idx="1049">
                  <c:v>2.646061097</c:v>
                </c:pt>
                <c:pt idx="1050">
                  <c:v>2.6485844809999999</c:v>
                </c:pt>
                <c:pt idx="1051">
                  <c:v>2.6511078659999998</c:v>
                </c:pt>
                <c:pt idx="1052">
                  <c:v>2.6536306789999999</c:v>
                </c:pt>
                <c:pt idx="1053">
                  <c:v>2.6561534880000002</c:v>
                </c:pt>
                <c:pt idx="1054">
                  <c:v>2.6586768329999999</c:v>
                </c:pt>
                <c:pt idx="1055">
                  <c:v>2.6612001799999998</c:v>
                </c:pt>
                <c:pt idx="1056">
                  <c:v>2.6637228720000001</c:v>
                </c:pt>
                <c:pt idx="1057">
                  <c:v>2.6662455650000001</c:v>
                </c:pt>
                <c:pt idx="1058">
                  <c:v>2.6687682559999999</c:v>
                </c:pt>
                <c:pt idx="1059">
                  <c:v>2.6712909489999999</c:v>
                </c:pt>
                <c:pt idx="1060">
                  <c:v>2.6738142040000001</c:v>
                </c:pt>
                <c:pt idx="1061">
                  <c:v>2.6763374729999998</c:v>
                </c:pt>
                <c:pt idx="1062">
                  <c:v>2.6788612039999999</c:v>
                </c:pt>
                <c:pt idx="1063">
                  <c:v>2.6813849350000001</c:v>
                </c:pt>
                <c:pt idx="1064">
                  <c:v>2.6839080879999999</c:v>
                </c:pt>
                <c:pt idx="1065">
                  <c:v>2.6864312429999999</c:v>
                </c:pt>
                <c:pt idx="1066">
                  <c:v>2.6889545500000001</c:v>
                </c:pt>
                <c:pt idx="1067">
                  <c:v>2.6914778570000002</c:v>
                </c:pt>
                <c:pt idx="1068">
                  <c:v>2.6940008139999998</c:v>
                </c:pt>
                <c:pt idx="1069">
                  <c:v>2.6965237750000002</c:v>
                </c:pt>
                <c:pt idx="1070">
                  <c:v>2.6990465829999999</c:v>
                </c:pt>
                <c:pt idx="1071">
                  <c:v>2.7015693920000001</c:v>
                </c:pt>
                <c:pt idx="1072">
                  <c:v>2.704092545</c:v>
                </c:pt>
                <c:pt idx="1073">
                  <c:v>2.7066156979999998</c:v>
                </c:pt>
                <c:pt idx="1074">
                  <c:v>2.7091391219999998</c:v>
                </c:pt>
                <c:pt idx="1075">
                  <c:v>2.7116625449999998</c:v>
                </c:pt>
                <c:pt idx="1076">
                  <c:v>2.714185997</c:v>
                </c:pt>
                <c:pt idx="1077">
                  <c:v>2.716709458</c:v>
                </c:pt>
                <c:pt idx="1078">
                  <c:v>2.7192327270000001</c:v>
                </c:pt>
                <c:pt idx="1079">
                  <c:v>2.7217559960000002</c:v>
                </c:pt>
                <c:pt idx="1080">
                  <c:v>2.7242793860000001</c:v>
                </c:pt>
                <c:pt idx="1081">
                  <c:v>2.726802771</c:v>
                </c:pt>
                <c:pt idx="1082">
                  <c:v>2.7293259239999998</c:v>
                </c:pt>
                <c:pt idx="1083">
                  <c:v>2.7318490789999998</c:v>
                </c:pt>
                <c:pt idx="1084">
                  <c:v>2.7343715350000002</c:v>
                </c:pt>
                <c:pt idx="1085">
                  <c:v>2.7368939960000001</c:v>
                </c:pt>
                <c:pt idx="1086">
                  <c:v>2.7394165350000002</c:v>
                </c:pt>
                <c:pt idx="1087">
                  <c:v>2.7419390739999998</c:v>
                </c:pt>
                <c:pt idx="1088">
                  <c:v>2.7444611989999999</c:v>
                </c:pt>
                <c:pt idx="1089">
                  <c:v>2.746983314</c:v>
                </c:pt>
                <c:pt idx="1090">
                  <c:v>2.749505622</c:v>
                </c:pt>
                <c:pt idx="1091">
                  <c:v>2.752027929</c:v>
                </c:pt>
                <c:pt idx="1092">
                  <c:v>2.7545505779999999</c:v>
                </c:pt>
                <c:pt idx="1093">
                  <c:v>2.7570732329999998</c:v>
                </c:pt>
                <c:pt idx="1094">
                  <c:v>2.759595617</c:v>
                </c:pt>
                <c:pt idx="1095">
                  <c:v>2.7621180019999998</c:v>
                </c:pt>
                <c:pt idx="1096">
                  <c:v>2.7646403130000001</c:v>
                </c:pt>
                <c:pt idx="1097">
                  <c:v>2.7671626219999998</c:v>
                </c:pt>
                <c:pt idx="1098">
                  <c:v>2.7696849669999999</c:v>
                </c:pt>
                <c:pt idx="1099">
                  <c:v>2.7722073140000001</c:v>
                </c:pt>
                <c:pt idx="1100">
                  <c:v>2.7747303859999999</c:v>
                </c:pt>
                <c:pt idx="1101">
                  <c:v>2.7772534630000001</c:v>
                </c:pt>
                <c:pt idx="1102">
                  <c:v>2.7797764250000001</c:v>
                </c:pt>
                <c:pt idx="1103">
                  <c:v>2.782299386</c:v>
                </c:pt>
                <c:pt idx="1104">
                  <c:v>2.78482254</c:v>
                </c:pt>
                <c:pt idx="1105">
                  <c:v>2.787345695</c:v>
                </c:pt>
                <c:pt idx="1106">
                  <c:v>2.7898686559999999</c:v>
                </c:pt>
                <c:pt idx="1107">
                  <c:v>2.7923916169999998</c:v>
                </c:pt>
                <c:pt idx="1108">
                  <c:v>2.7949148899999998</c:v>
                </c:pt>
                <c:pt idx="1109">
                  <c:v>2.7974381589999999</c:v>
                </c:pt>
                <c:pt idx="1110">
                  <c:v>2.7999610819999998</c:v>
                </c:pt>
                <c:pt idx="1111">
                  <c:v>2.8024840050000002</c:v>
                </c:pt>
                <c:pt idx="1112">
                  <c:v>2.8050069249999998</c:v>
                </c:pt>
                <c:pt idx="1113">
                  <c:v>2.8075298480000002</c:v>
                </c:pt>
                <c:pt idx="1114">
                  <c:v>2.810052271</c:v>
                </c:pt>
                <c:pt idx="1115">
                  <c:v>2.8125746939999998</c:v>
                </c:pt>
                <c:pt idx="1116">
                  <c:v>2.8150968089999999</c:v>
                </c:pt>
                <c:pt idx="1117">
                  <c:v>2.817618924</c:v>
                </c:pt>
                <c:pt idx="1118">
                  <c:v>2.8201408090000002</c:v>
                </c:pt>
                <c:pt idx="1119">
                  <c:v>2.8226626939999999</c:v>
                </c:pt>
                <c:pt idx="1120">
                  <c:v>2.825185002</c:v>
                </c:pt>
                <c:pt idx="1121">
                  <c:v>2.827707309</c:v>
                </c:pt>
                <c:pt idx="1122">
                  <c:v>2.8302296170000001</c:v>
                </c:pt>
                <c:pt idx="1123">
                  <c:v>2.8327519259999998</c:v>
                </c:pt>
                <c:pt idx="1124">
                  <c:v>2.8352750539999998</c:v>
                </c:pt>
                <c:pt idx="1125">
                  <c:v>2.837798169</c:v>
                </c:pt>
                <c:pt idx="1126">
                  <c:v>2.8403212080000002</c:v>
                </c:pt>
                <c:pt idx="1127">
                  <c:v>2.8428442469999999</c:v>
                </c:pt>
                <c:pt idx="1128">
                  <c:v>2.8453677079999999</c:v>
                </c:pt>
                <c:pt idx="1129">
                  <c:v>2.8478911689999999</c:v>
                </c:pt>
                <c:pt idx="1130">
                  <c:v>2.8504146690000001</c:v>
                </c:pt>
                <c:pt idx="1131">
                  <c:v>2.8529381699999998</c:v>
                </c:pt>
                <c:pt idx="1132">
                  <c:v>2.8554614389999999</c:v>
                </c:pt>
                <c:pt idx="1133">
                  <c:v>2.857984708</c:v>
                </c:pt>
                <c:pt idx="1134">
                  <c:v>2.8605077080000001</c:v>
                </c:pt>
                <c:pt idx="1135">
                  <c:v>2.8630307089999998</c:v>
                </c:pt>
                <c:pt idx="1136">
                  <c:v>2.8655540159999999</c:v>
                </c:pt>
                <c:pt idx="1137">
                  <c:v>2.8680773230000001</c:v>
                </c:pt>
                <c:pt idx="1138">
                  <c:v>2.8706002079999999</c:v>
                </c:pt>
                <c:pt idx="1139">
                  <c:v>2.8731230929999998</c:v>
                </c:pt>
                <c:pt idx="1140">
                  <c:v>2.8756466779999998</c:v>
                </c:pt>
                <c:pt idx="1141">
                  <c:v>2.8781702550000001</c:v>
                </c:pt>
                <c:pt idx="1142">
                  <c:v>2.8806926399999999</c:v>
                </c:pt>
                <c:pt idx="1143">
                  <c:v>2.8832150250000002</c:v>
                </c:pt>
                <c:pt idx="1144">
                  <c:v>2.885738098</c:v>
                </c:pt>
                <c:pt idx="1145">
                  <c:v>2.8882611749999998</c:v>
                </c:pt>
                <c:pt idx="1146">
                  <c:v>2.8907834819999998</c:v>
                </c:pt>
                <c:pt idx="1147">
                  <c:v>2.893305791</c:v>
                </c:pt>
                <c:pt idx="1148">
                  <c:v>2.8958280350000001</c:v>
                </c:pt>
                <c:pt idx="1149">
                  <c:v>2.898350304</c:v>
                </c:pt>
                <c:pt idx="1150">
                  <c:v>2.9008727269999999</c:v>
                </c:pt>
                <c:pt idx="1151">
                  <c:v>2.9033951500000001</c:v>
                </c:pt>
                <c:pt idx="1152">
                  <c:v>2.9059178760000002</c:v>
                </c:pt>
                <c:pt idx="1153">
                  <c:v>2.9084406070000002</c:v>
                </c:pt>
                <c:pt idx="1154">
                  <c:v>2.9109636069999998</c:v>
                </c:pt>
                <c:pt idx="1155">
                  <c:v>2.9134866079999999</c:v>
                </c:pt>
                <c:pt idx="1156">
                  <c:v>2.9160105299999999</c:v>
                </c:pt>
                <c:pt idx="1157">
                  <c:v>2.9185344529999999</c:v>
                </c:pt>
                <c:pt idx="1158">
                  <c:v>2.921057684</c:v>
                </c:pt>
                <c:pt idx="1159">
                  <c:v>2.9235809150000001</c:v>
                </c:pt>
                <c:pt idx="1160">
                  <c:v>2.9261045970000001</c:v>
                </c:pt>
                <c:pt idx="1161">
                  <c:v>2.9286282899999998</c:v>
                </c:pt>
                <c:pt idx="1162">
                  <c:v>2.9311514820000002</c:v>
                </c:pt>
                <c:pt idx="1163">
                  <c:v>2.9336746749999998</c:v>
                </c:pt>
                <c:pt idx="1164">
                  <c:v>2.9361976790000002</c:v>
                </c:pt>
                <c:pt idx="1165">
                  <c:v>2.9387206799999999</c:v>
                </c:pt>
                <c:pt idx="1166">
                  <c:v>2.9412436020000001</c:v>
                </c:pt>
                <c:pt idx="1167">
                  <c:v>2.943766525</c:v>
                </c:pt>
                <c:pt idx="1168">
                  <c:v>2.94628902</c:v>
                </c:pt>
                <c:pt idx="1169">
                  <c:v>2.9488115210000001</c:v>
                </c:pt>
                <c:pt idx="1170">
                  <c:v>2.95133402</c:v>
                </c:pt>
                <c:pt idx="1171">
                  <c:v>2.9538565210000001</c:v>
                </c:pt>
                <c:pt idx="1172">
                  <c:v>2.9563789429999998</c:v>
                </c:pt>
                <c:pt idx="1173">
                  <c:v>2.9589013660000001</c:v>
                </c:pt>
                <c:pt idx="1174">
                  <c:v>2.9614228659999999</c:v>
                </c:pt>
                <c:pt idx="1175">
                  <c:v>2.9639443669999999</c:v>
                </c:pt>
                <c:pt idx="1176">
                  <c:v>2.9664663760000001</c:v>
                </c:pt>
                <c:pt idx="1177">
                  <c:v>2.9689883770000001</c:v>
                </c:pt>
                <c:pt idx="1178">
                  <c:v>2.971509953</c:v>
                </c:pt>
                <c:pt idx="1179">
                  <c:v>2.97403153</c:v>
                </c:pt>
                <c:pt idx="1180">
                  <c:v>2.9765543000000001</c:v>
                </c:pt>
                <c:pt idx="1181">
                  <c:v>2.9790770690000001</c:v>
                </c:pt>
                <c:pt idx="1182">
                  <c:v>2.9815994539999999</c:v>
                </c:pt>
                <c:pt idx="1183">
                  <c:v>2.9841218390000002</c:v>
                </c:pt>
                <c:pt idx="1184">
                  <c:v>2.9866444150000002</c:v>
                </c:pt>
                <c:pt idx="1185">
                  <c:v>2.9891669919999999</c:v>
                </c:pt>
                <c:pt idx="1186">
                  <c:v>2.9916899539999999</c:v>
                </c:pt>
                <c:pt idx="1187">
                  <c:v>2.9942129149999999</c:v>
                </c:pt>
                <c:pt idx="1188">
                  <c:v>2.9967353370000001</c:v>
                </c:pt>
                <c:pt idx="1189">
                  <c:v>2.9992577599999999</c:v>
                </c:pt>
                <c:pt idx="1190">
                  <c:v>3.0017797989999999</c:v>
                </c:pt>
                <c:pt idx="1191">
                  <c:v>3.0043018379999999</c:v>
                </c:pt>
                <c:pt idx="1192">
                  <c:v>3.0068244489999998</c:v>
                </c:pt>
                <c:pt idx="1193">
                  <c:v>3.009347064</c:v>
                </c:pt>
                <c:pt idx="1194">
                  <c:v>3.011869833</c:v>
                </c:pt>
                <c:pt idx="1195">
                  <c:v>3.014392602</c:v>
                </c:pt>
                <c:pt idx="1196">
                  <c:v>3.0169156789999998</c:v>
                </c:pt>
                <c:pt idx="1197">
                  <c:v>3.019438756</c:v>
                </c:pt>
                <c:pt idx="1198">
                  <c:v>3.0219614099999998</c:v>
                </c:pt>
                <c:pt idx="1199">
                  <c:v>3.0244840650000002</c:v>
                </c:pt>
                <c:pt idx="1200">
                  <c:v>3.027006482</c:v>
                </c:pt>
                <c:pt idx="1201">
                  <c:v>3.0295289049999998</c:v>
                </c:pt>
                <c:pt idx="1202">
                  <c:v>3.0320507129999998</c:v>
                </c:pt>
                <c:pt idx="1203">
                  <c:v>3.0345725200000002</c:v>
                </c:pt>
                <c:pt idx="1204">
                  <c:v>3.037095554</c:v>
                </c:pt>
                <c:pt idx="1205">
                  <c:v>3.0396185930000001</c:v>
                </c:pt>
                <c:pt idx="1206">
                  <c:v>3.0421406690000001</c:v>
                </c:pt>
                <c:pt idx="1207">
                  <c:v>3.0446627460000002</c:v>
                </c:pt>
                <c:pt idx="1208">
                  <c:v>3.0471854770000002</c:v>
                </c:pt>
                <c:pt idx="1209">
                  <c:v>3.0497082080000002</c:v>
                </c:pt>
                <c:pt idx="1210">
                  <c:v>3.052231285</c:v>
                </c:pt>
                <c:pt idx="1211">
                  <c:v>3.0547543620000002</c:v>
                </c:pt>
                <c:pt idx="1212">
                  <c:v>3.0572770779999998</c:v>
                </c:pt>
                <c:pt idx="1213">
                  <c:v>3.0597997709999998</c:v>
                </c:pt>
                <c:pt idx="1214">
                  <c:v>3.0623224630000001</c:v>
                </c:pt>
                <c:pt idx="1215">
                  <c:v>3.0648451560000001</c:v>
                </c:pt>
                <c:pt idx="1216">
                  <c:v>3.0673674580000001</c:v>
                </c:pt>
                <c:pt idx="1217">
                  <c:v>3.0698897650000001</c:v>
                </c:pt>
                <c:pt idx="1218">
                  <c:v>3.0724128039999998</c:v>
                </c:pt>
                <c:pt idx="1219">
                  <c:v>3.074935843</c:v>
                </c:pt>
                <c:pt idx="1220">
                  <c:v>3.0774584960000002</c:v>
                </c:pt>
                <c:pt idx="1221">
                  <c:v>3.0799811510000001</c:v>
                </c:pt>
                <c:pt idx="1222">
                  <c:v>3.0825034960000002</c:v>
                </c:pt>
                <c:pt idx="1223">
                  <c:v>3.0850258429999999</c:v>
                </c:pt>
                <c:pt idx="1224">
                  <c:v>3.0875485349999998</c:v>
                </c:pt>
                <c:pt idx="1225">
                  <c:v>3.0900712279999998</c:v>
                </c:pt>
                <c:pt idx="1226">
                  <c:v>3.0925932660000002</c:v>
                </c:pt>
                <c:pt idx="1227">
                  <c:v>3.0951153050000002</c:v>
                </c:pt>
                <c:pt idx="1228">
                  <c:v>3.0976380109999999</c:v>
                </c:pt>
                <c:pt idx="1229">
                  <c:v>3.1001607419999999</c:v>
                </c:pt>
                <c:pt idx="1230">
                  <c:v>3.1026830489999999</c:v>
                </c:pt>
                <c:pt idx="1231">
                  <c:v>3.1052053580000001</c:v>
                </c:pt>
                <c:pt idx="1232">
                  <c:v>3.1077284719999998</c:v>
                </c:pt>
                <c:pt idx="1233">
                  <c:v>3.110251587</c:v>
                </c:pt>
                <c:pt idx="1234">
                  <c:v>3.1127747800000001</c:v>
                </c:pt>
                <c:pt idx="1235">
                  <c:v>3.1152979730000001</c:v>
                </c:pt>
                <c:pt idx="1236">
                  <c:v>3.1178207750000002</c:v>
                </c:pt>
                <c:pt idx="1237">
                  <c:v>3.120343584</c:v>
                </c:pt>
                <c:pt idx="1238">
                  <c:v>3.122867083</c:v>
                </c:pt>
                <c:pt idx="1239">
                  <c:v>3.1253905839999998</c:v>
                </c:pt>
                <c:pt idx="1240">
                  <c:v>3.127912968</c:v>
                </c:pt>
                <c:pt idx="1241">
                  <c:v>3.1304353530000002</c:v>
                </c:pt>
                <c:pt idx="1242">
                  <c:v>3.1329579289999998</c:v>
                </c:pt>
                <c:pt idx="1243">
                  <c:v>3.1354805059999999</c:v>
                </c:pt>
                <c:pt idx="1244">
                  <c:v>3.1380030720000001</c:v>
                </c:pt>
                <c:pt idx="1245">
                  <c:v>3.1405256490000002</c:v>
                </c:pt>
                <c:pt idx="1246">
                  <c:v>3.1430484559999998</c:v>
                </c:pt>
                <c:pt idx="1247">
                  <c:v>3.1455712650000001</c:v>
                </c:pt>
                <c:pt idx="1248">
                  <c:v>3.1480946150000002</c:v>
                </c:pt>
                <c:pt idx="1249">
                  <c:v>3.1506179620000001</c:v>
                </c:pt>
                <c:pt idx="1250">
                  <c:v>3.1531402310000001</c:v>
                </c:pt>
                <c:pt idx="1251">
                  <c:v>3.1556625</c:v>
                </c:pt>
                <c:pt idx="1252">
                  <c:v>3.1581844229999998</c:v>
                </c:pt>
                <c:pt idx="1253">
                  <c:v>3.160706346</c:v>
                </c:pt>
                <c:pt idx="1254">
                  <c:v>3.1632285769999999</c:v>
                </c:pt>
                <c:pt idx="1255">
                  <c:v>3.1657508079999999</c:v>
                </c:pt>
                <c:pt idx="1256">
                  <c:v>3.1682737310000002</c:v>
                </c:pt>
                <c:pt idx="1257">
                  <c:v>3.1707966540000001</c:v>
                </c:pt>
                <c:pt idx="1258">
                  <c:v>3.173320269</c:v>
                </c:pt>
                <c:pt idx="1259">
                  <c:v>3.1758438839999998</c:v>
                </c:pt>
                <c:pt idx="1260">
                  <c:v>3.1783672310000002</c:v>
                </c:pt>
                <c:pt idx="1261">
                  <c:v>3.1808905780000001</c:v>
                </c:pt>
                <c:pt idx="1262">
                  <c:v>3.1834143460000002</c:v>
                </c:pt>
                <c:pt idx="1263">
                  <c:v>3.1859381149999999</c:v>
                </c:pt>
                <c:pt idx="1264">
                  <c:v>3.1884611199999999</c:v>
                </c:pt>
                <c:pt idx="1265">
                  <c:v>3.1909841210000001</c:v>
                </c:pt>
                <c:pt idx="1266">
                  <c:v>3.1935081200000002</c:v>
                </c:pt>
                <c:pt idx="1267">
                  <c:v>3.196032121</c:v>
                </c:pt>
                <c:pt idx="1268">
                  <c:v>3.198556505</c:v>
                </c:pt>
                <c:pt idx="1269">
                  <c:v>3.2010808900000001</c:v>
                </c:pt>
                <c:pt idx="1270">
                  <c:v>3.203605236</c:v>
                </c:pt>
                <c:pt idx="1271">
                  <c:v>3.2061295830000001</c:v>
                </c:pt>
                <c:pt idx="1272">
                  <c:v>3.2086539279999999</c:v>
                </c:pt>
                <c:pt idx="1273">
                  <c:v>3.211178275</c:v>
                </c:pt>
                <c:pt idx="1274">
                  <c:v>3.2137023509999998</c:v>
                </c:pt>
                <c:pt idx="1275">
                  <c:v>3.2162264280000001</c:v>
                </c:pt>
                <c:pt idx="1276">
                  <c:v>3.2187491970000002</c:v>
                </c:pt>
                <c:pt idx="1277">
                  <c:v>3.2212719660000002</c:v>
                </c:pt>
                <c:pt idx="1278">
                  <c:v>3.2237951589999998</c:v>
                </c:pt>
                <c:pt idx="1279">
                  <c:v>3.2263183519999998</c:v>
                </c:pt>
                <c:pt idx="1280">
                  <c:v>3.2288415490000002</c:v>
                </c:pt>
                <c:pt idx="1281">
                  <c:v>3.2313647419999998</c:v>
                </c:pt>
                <c:pt idx="1282">
                  <c:v>3.2338874720000002</c:v>
                </c:pt>
                <c:pt idx="1283">
                  <c:v>3.2364102030000002</c:v>
                </c:pt>
                <c:pt idx="1284">
                  <c:v>3.2389323220000001</c:v>
                </c:pt>
                <c:pt idx="1285">
                  <c:v>3.2414544369999998</c:v>
                </c:pt>
                <c:pt idx="1286">
                  <c:v>3.2439769369999998</c:v>
                </c:pt>
                <c:pt idx="1287">
                  <c:v>3.2464994379999998</c:v>
                </c:pt>
                <c:pt idx="1288">
                  <c:v>3.2490217879999999</c:v>
                </c:pt>
                <c:pt idx="1289">
                  <c:v>3.2515441350000001</c:v>
                </c:pt>
                <c:pt idx="1290">
                  <c:v>3.2540663649999999</c:v>
                </c:pt>
                <c:pt idx="1291">
                  <c:v>3.2565885959999998</c:v>
                </c:pt>
                <c:pt idx="1292">
                  <c:v>3.259111307</c:v>
                </c:pt>
                <c:pt idx="1293">
                  <c:v>3.2616339999999999</c:v>
                </c:pt>
                <c:pt idx="1294">
                  <c:v>3.2641563840000001</c:v>
                </c:pt>
                <c:pt idx="1295">
                  <c:v>3.2666787689999999</c:v>
                </c:pt>
                <c:pt idx="1296">
                  <c:v>3.2692009230000001</c:v>
                </c:pt>
                <c:pt idx="1297">
                  <c:v>3.2717230759999998</c:v>
                </c:pt>
                <c:pt idx="1298">
                  <c:v>3.2742459230000001</c:v>
                </c:pt>
                <c:pt idx="1299">
                  <c:v>3.2767687699999999</c:v>
                </c:pt>
                <c:pt idx="1300">
                  <c:v>3.2792911920000001</c:v>
                </c:pt>
                <c:pt idx="1301">
                  <c:v>3.2818136149999999</c:v>
                </c:pt>
                <c:pt idx="1302">
                  <c:v>3.284335692</c:v>
                </c:pt>
                <c:pt idx="1303">
                  <c:v>3.286857769</c:v>
                </c:pt>
                <c:pt idx="1304">
                  <c:v>3.2893802640000001</c:v>
                </c:pt>
                <c:pt idx="1305">
                  <c:v>3.2919027650000001</c:v>
                </c:pt>
                <c:pt idx="1306">
                  <c:v>3.2944256489999999</c:v>
                </c:pt>
                <c:pt idx="1307">
                  <c:v>3.2969485340000002</c:v>
                </c:pt>
                <c:pt idx="1308">
                  <c:v>3.2994704609999999</c:v>
                </c:pt>
                <c:pt idx="1309">
                  <c:v>3.3019923840000001</c:v>
                </c:pt>
                <c:pt idx="1310">
                  <c:v>3.3045149230000002</c:v>
                </c:pt>
                <c:pt idx="1311">
                  <c:v>3.3070374619999998</c:v>
                </c:pt>
                <c:pt idx="1312">
                  <c:v>3.309559884</c:v>
                </c:pt>
                <c:pt idx="1313">
                  <c:v>3.3120823069999998</c:v>
                </c:pt>
                <c:pt idx="1314">
                  <c:v>3.3146049610000001</c:v>
                </c:pt>
                <c:pt idx="1315">
                  <c:v>3.3171276160000001</c:v>
                </c:pt>
                <c:pt idx="1316">
                  <c:v>3.319649423</c:v>
                </c:pt>
                <c:pt idx="1317">
                  <c:v>3.3221712299999999</c:v>
                </c:pt>
                <c:pt idx="1318">
                  <c:v>3.3246936919999999</c:v>
                </c:pt>
                <c:pt idx="1319">
                  <c:v>3.3272161530000002</c:v>
                </c:pt>
                <c:pt idx="1320">
                  <c:v>3.3297387299999999</c:v>
                </c:pt>
                <c:pt idx="1321">
                  <c:v>3.332261307</c:v>
                </c:pt>
                <c:pt idx="1322">
                  <c:v>3.3347834609999998</c:v>
                </c:pt>
                <c:pt idx="1323">
                  <c:v>3.3373056160000001</c:v>
                </c:pt>
                <c:pt idx="1324">
                  <c:v>3.3398279230000001</c:v>
                </c:pt>
                <c:pt idx="1325">
                  <c:v>3.3423502300000001</c:v>
                </c:pt>
                <c:pt idx="1326">
                  <c:v>3.3448728069999998</c:v>
                </c:pt>
                <c:pt idx="1327">
                  <c:v>3.3473953839999999</c:v>
                </c:pt>
                <c:pt idx="1328">
                  <c:v>3.349917654</c:v>
                </c:pt>
                <c:pt idx="1329">
                  <c:v>3.3524399229999999</c:v>
                </c:pt>
                <c:pt idx="1330">
                  <c:v>3.3549625390000002</c:v>
                </c:pt>
                <c:pt idx="1331">
                  <c:v>3.3574851539999999</c:v>
                </c:pt>
                <c:pt idx="1332">
                  <c:v>3.3600076539999999</c:v>
                </c:pt>
                <c:pt idx="1333">
                  <c:v>3.362530155</c:v>
                </c:pt>
                <c:pt idx="1334">
                  <c:v>3.3650527690000001</c:v>
                </c:pt>
                <c:pt idx="1335">
                  <c:v>3.3675753839999998</c:v>
                </c:pt>
                <c:pt idx="1336">
                  <c:v>3.3700981919999999</c:v>
                </c:pt>
                <c:pt idx="1337">
                  <c:v>3.3726210010000002</c:v>
                </c:pt>
                <c:pt idx="1338">
                  <c:v>3.3751435000000001</c:v>
                </c:pt>
                <c:pt idx="1339">
                  <c:v>3.3776660010000001</c:v>
                </c:pt>
                <c:pt idx="1340">
                  <c:v>3.3801885390000002</c:v>
                </c:pt>
                <c:pt idx="1341">
                  <c:v>3.3827110779999998</c:v>
                </c:pt>
                <c:pt idx="1342">
                  <c:v>3.3852330770000001</c:v>
                </c:pt>
                <c:pt idx="1343">
                  <c:v>3.3877550780000001</c:v>
                </c:pt>
                <c:pt idx="1344">
                  <c:v>3.3902772689999998</c:v>
                </c:pt>
                <c:pt idx="1345">
                  <c:v>3.3927994620000002</c:v>
                </c:pt>
                <c:pt idx="1346">
                  <c:v>3.395321654</c:v>
                </c:pt>
                <c:pt idx="1347">
                  <c:v>3.3978438469999999</c:v>
                </c:pt>
                <c:pt idx="1348">
                  <c:v>3.4003661100000002</c:v>
                </c:pt>
                <c:pt idx="1349">
                  <c:v>3.4028883790000002</c:v>
                </c:pt>
                <c:pt idx="1350">
                  <c:v>3.4054109559999999</c:v>
                </c:pt>
                <c:pt idx="1351">
                  <c:v>3.407933533</c:v>
                </c:pt>
                <c:pt idx="1352">
                  <c:v>3.4104553850000001</c:v>
                </c:pt>
                <c:pt idx="1353">
                  <c:v>3.4129772319999998</c:v>
                </c:pt>
                <c:pt idx="1354">
                  <c:v>3.4154993459999998</c:v>
                </c:pt>
                <c:pt idx="1355">
                  <c:v>3.4180214609999999</c:v>
                </c:pt>
                <c:pt idx="1356">
                  <c:v>3.4205441969999999</c:v>
                </c:pt>
                <c:pt idx="1357">
                  <c:v>3.4230669279999999</c:v>
                </c:pt>
                <c:pt idx="1358">
                  <c:v>3.425589928</c:v>
                </c:pt>
                <c:pt idx="1359">
                  <c:v>3.4281129290000001</c:v>
                </c:pt>
                <c:pt idx="1360">
                  <c:v>3.4306351209999999</c:v>
                </c:pt>
                <c:pt idx="1361">
                  <c:v>3.4331573139999998</c:v>
                </c:pt>
                <c:pt idx="1362">
                  <c:v>3.435680198</c:v>
                </c:pt>
                <c:pt idx="1363">
                  <c:v>3.4382030829999999</c:v>
                </c:pt>
                <c:pt idx="1364">
                  <c:v>3.4407260819999999</c:v>
                </c:pt>
                <c:pt idx="1365">
                  <c:v>3.443249083</c:v>
                </c:pt>
                <c:pt idx="1366">
                  <c:v>3.4457715819999999</c:v>
                </c:pt>
                <c:pt idx="1367">
                  <c:v>3.448294083</c:v>
                </c:pt>
                <c:pt idx="1368">
                  <c:v>3.4508166249999999</c:v>
                </c:pt>
                <c:pt idx="1369">
                  <c:v>3.453339164</c:v>
                </c:pt>
                <c:pt idx="1370">
                  <c:v>3.455861702</c:v>
                </c:pt>
                <c:pt idx="1371">
                  <c:v>3.4583842410000001</c:v>
                </c:pt>
                <c:pt idx="1372">
                  <c:v>3.4609067360000001</c:v>
                </c:pt>
                <c:pt idx="1373">
                  <c:v>3.4634292370000002</c:v>
                </c:pt>
                <c:pt idx="1374">
                  <c:v>3.465951467</c:v>
                </c:pt>
                <c:pt idx="1375">
                  <c:v>3.4684736979999999</c:v>
                </c:pt>
                <c:pt idx="1376">
                  <c:v>3.4709967690000001</c:v>
                </c:pt>
                <c:pt idx="1377">
                  <c:v>3.4735198459999999</c:v>
                </c:pt>
                <c:pt idx="1378">
                  <c:v>3.4760421539999999</c:v>
                </c:pt>
                <c:pt idx="1379">
                  <c:v>3.4785644630000001</c:v>
                </c:pt>
                <c:pt idx="1380">
                  <c:v>3.4810867700000001</c:v>
                </c:pt>
                <c:pt idx="1381">
                  <c:v>3.4836090770000001</c:v>
                </c:pt>
                <c:pt idx="1382">
                  <c:v>3.4861312309999999</c:v>
                </c:pt>
                <c:pt idx="1383">
                  <c:v>3.4886533860000002</c:v>
                </c:pt>
                <c:pt idx="1384">
                  <c:v>3.4911757259999998</c:v>
                </c:pt>
                <c:pt idx="1385">
                  <c:v>3.493698073</c:v>
                </c:pt>
                <c:pt idx="1386">
                  <c:v>3.496220149</c:v>
                </c:pt>
                <c:pt idx="1387">
                  <c:v>3.4987422260000001</c:v>
                </c:pt>
                <c:pt idx="1388">
                  <c:v>3.501263995</c:v>
                </c:pt>
                <c:pt idx="1389">
                  <c:v>3.5037857639999999</c:v>
                </c:pt>
                <c:pt idx="1390">
                  <c:v>3.50630738</c:v>
                </c:pt>
                <c:pt idx="1391">
                  <c:v>3.508828995</c:v>
                </c:pt>
                <c:pt idx="1392">
                  <c:v>3.511350985</c:v>
                </c:pt>
                <c:pt idx="1393">
                  <c:v>3.513872986</c:v>
                </c:pt>
                <c:pt idx="1394">
                  <c:v>3.516395331</c:v>
                </c:pt>
                <c:pt idx="1395">
                  <c:v>3.5189176780000002</c:v>
                </c:pt>
                <c:pt idx="1396">
                  <c:v>3.5214406820000002</c:v>
                </c:pt>
                <c:pt idx="1397">
                  <c:v>3.5239636829999998</c:v>
                </c:pt>
                <c:pt idx="1398">
                  <c:v>3.526486067</c:v>
                </c:pt>
                <c:pt idx="1399">
                  <c:v>3.5290084519999998</c:v>
                </c:pt>
                <c:pt idx="1400">
                  <c:v>3.5315307410000001</c:v>
                </c:pt>
                <c:pt idx="1401">
                  <c:v>3.5340530480000001</c:v>
                </c:pt>
                <c:pt idx="1402">
                  <c:v>3.5365753560000002</c:v>
                </c:pt>
                <c:pt idx="1403">
                  <c:v>3.5390976630000002</c:v>
                </c:pt>
                <c:pt idx="1404">
                  <c:v>3.5416208560000002</c:v>
                </c:pt>
                <c:pt idx="1405">
                  <c:v>3.5441440489999998</c:v>
                </c:pt>
                <c:pt idx="1406">
                  <c:v>3.546666707</c:v>
                </c:pt>
                <c:pt idx="1407">
                  <c:v>3.5491893619999999</c:v>
                </c:pt>
                <c:pt idx="1408">
                  <c:v>3.5517128229999999</c:v>
                </c:pt>
                <c:pt idx="1409">
                  <c:v>3.5542362839999999</c:v>
                </c:pt>
                <c:pt idx="1410">
                  <c:v>3.5567597069999999</c:v>
                </c:pt>
                <c:pt idx="1411">
                  <c:v>3.5592831299999999</c:v>
                </c:pt>
                <c:pt idx="1412">
                  <c:v>3.5618060530000002</c:v>
                </c:pt>
                <c:pt idx="1413">
                  <c:v>3.5643289760000001</c:v>
                </c:pt>
                <c:pt idx="1414">
                  <c:v>3.5668517880000001</c:v>
                </c:pt>
                <c:pt idx="1415">
                  <c:v>3.5693745969999999</c:v>
                </c:pt>
                <c:pt idx="1416">
                  <c:v>3.571897404</c:v>
                </c:pt>
                <c:pt idx="1417">
                  <c:v>3.5744202110000001</c:v>
                </c:pt>
                <c:pt idx="1418">
                  <c:v>3.5769421299999999</c:v>
                </c:pt>
                <c:pt idx="1419">
                  <c:v>3.5794640530000001</c:v>
                </c:pt>
                <c:pt idx="1420">
                  <c:v>3.581986015</c:v>
                </c:pt>
                <c:pt idx="1421">
                  <c:v>3.5845079759999998</c:v>
                </c:pt>
                <c:pt idx="1422">
                  <c:v>3.5870300909999999</c:v>
                </c:pt>
                <c:pt idx="1423">
                  <c:v>3.589552206</c:v>
                </c:pt>
                <c:pt idx="1424">
                  <c:v>3.5920747830000002</c:v>
                </c:pt>
                <c:pt idx="1425">
                  <c:v>3.5945973599999999</c:v>
                </c:pt>
                <c:pt idx="1426">
                  <c:v>3.5971202739999999</c:v>
                </c:pt>
                <c:pt idx="1427">
                  <c:v>3.5996431969999998</c:v>
                </c:pt>
                <c:pt idx="1428">
                  <c:v>3.6021650049999998</c:v>
                </c:pt>
                <c:pt idx="1429">
                  <c:v>3.6046868120000002</c:v>
                </c:pt>
                <c:pt idx="1430">
                  <c:v>3.6072089279999999</c:v>
                </c:pt>
                <c:pt idx="1431">
                  <c:v>3.609731043</c:v>
                </c:pt>
                <c:pt idx="1432">
                  <c:v>3.6122530049999999</c:v>
                </c:pt>
                <c:pt idx="1433">
                  <c:v>3.6147749660000001</c:v>
                </c:pt>
                <c:pt idx="1434">
                  <c:v>3.6172968839999999</c:v>
                </c:pt>
                <c:pt idx="1435">
                  <c:v>3.6198188070000001</c:v>
                </c:pt>
                <c:pt idx="1436">
                  <c:v>3.6223413459999998</c:v>
                </c:pt>
                <c:pt idx="1437">
                  <c:v>3.6248638849999999</c:v>
                </c:pt>
                <c:pt idx="1438">
                  <c:v>3.6273858899999998</c:v>
                </c:pt>
                <c:pt idx="1439">
                  <c:v>3.6299078910000002</c:v>
                </c:pt>
                <c:pt idx="1440">
                  <c:v>3.6324310440000001</c:v>
                </c:pt>
                <c:pt idx="1441">
                  <c:v>3.6349541990000001</c:v>
                </c:pt>
                <c:pt idx="1442">
                  <c:v>3.6374773560000002</c:v>
                </c:pt>
                <c:pt idx="1443">
                  <c:v>3.6400005110000002</c:v>
                </c:pt>
                <c:pt idx="1444">
                  <c:v>3.6425230489999998</c:v>
                </c:pt>
                <c:pt idx="1445">
                  <c:v>3.6450455879999999</c:v>
                </c:pt>
                <c:pt idx="1446">
                  <c:v>3.6475677800000001</c:v>
                </c:pt>
                <c:pt idx="1447">
                  <c:v>3.650089973</c:v>
                </c:pt>
                <c:pt idx="1448">
                  <c:v>3.6526121649999999</c:v>
                </c:pt>
                <c:pt idx="1449">
                  <c:v>3.6551343580000002</c:v>
                </c:pt>
                <c:pt idx="1450">
                  <c:v>3.6576569430000001</c:v>
                </c:pt>
                <c:pt idx="1451">
                  <c:v>3.6601795199999998</c:v>
                </c:pt>
                <c:pt idx="1452">
                  <c:v>3.6627021360000001</c:v>
                </c:pt>
                <c:pt idx="1453">
                  <c:v>3.6652247509999998</c:v>
                </c:pt>
                <c:pt idx="1454">
                  <c:v>3.667747366</c:v>
                </c:pt>
                <c:pt idx="1455">
                  <c:v>3.6702699810000001</c:v>
                </c:pt>
                <c:pt idx="1456">
                  <c:v>3.6727932509999999</c:v>
                </c:pt>
                <c:pt idx="1457">
                  <c:v>3.67531652</c:v>
                </c:pt>
                <c:pt idx="1458">
                  <c:v>3.6778392129999999</c:v>
                </c:pt>
                <c:pt idx="1459">
                  <c:v>3.6803619059999999</c:v>
                </c:pt>
                <c:pt idx="1460">
                  <c:v>3.682884713</c:v>
                </c:pt>
                <c:pt idx="1461">
                  <c:v>3.68540752</c:v>
                </c:pt>
                <c:pt idx="1462">
                  <c:v>3.6879301739999999</c:v>
                </c:pt>
                <c:pt idx="1463">
                  <c:v>3.6904528289999998</c:v>
                </c:pt>
                <c:pt idx="1464">
                  <c:v>3.6929751359999998</c:v>
                </c:pt>
                <c:pt idx="1465">
                  <c:v>3.6954974429999998</c:v>
                </c:pt>
                <c:pt idx="1466">
                  <c:v>3.6980196589999998</c:v>
                </c:pt>
                <c:pt idx="1467">
                  <c:v>3.7005418520000002</c:v>
                </c:pt>
                <c:pt idx="1468">
                  <c:v>3.7030636590000001</c:v>
                </c:pt>
                <c:pt idx="1469">
                  <c:v>3.7055854660000001</c:v>
                </c:pt>
                <c:pt idx="1470">
                  <c:v>3.708107466</c:v>
                </c:pt>
                <c:pt idx="1471">
                  <c:v>3.710629467</c:v>
                </c:pt>
                <c:pt idx="1472">
                  <c:v>3.7131516590000002</c:v>
                </c:pt>
                <c:pt idx="1473">
                  <c:v>3.7156738520000001</c:v>
                </c:pt>
                <c:pt idx="1474">
                  <c:v>3.7181961920000002</c:v>
                </c:pt>
                <c:pt idx="1475">
                  <c:v>3.7207185389999999</c:v>
                </c:pt>
                <c:pt idx="1476">
                  <c:v>3.7232406920000001</c:v>
                </c:pt>
                <c:pt idx="1477">
                  <c:v>3.7257628469999999</c:v>
                </c:pt>
                <c:pt idx="1478">
                  <c:v>3.7282853419999999</c:v>
                </c:pt>
                <c:pt idx="1479">
                  <c:v>3.730807843</c:v>
                </c:pt>
                <c:pt idx="1480">
                  <c:v>3.7333103250000002</c:v>
                </c:pt>
                <c:pt idx="1481">
                  <c:v>3.7358127900000002</c:v>
                </c:pt>
                <c:pt idx="1482">
                  <c:v>3.7383152549999998</c:v>
                </c:pt>
                <c:pt idx="1483">
                  <c:v>3.7408177199999999</c:v>
                </c:pt>
                <c:pt idx="1484">
                  <c:v>3.743320185</c:v>
                </c:pt>
                <c:pt idx="1485">
                  <c:v>3.74582265</c:v>
                </c:pt>
                <c:pt idx="1486">
                  <c:v>3.7483251150000001</c:v>
                </c:pt>
                <c:pt idx="1487">
                  <c:v>3.7508275800000002</c:v>
                </c:pt>
                <c:pt idx="1488">
                  <c:v>3.7533300449999998</c:v>
                </c:pt>
                <c:pt idx="1489">
                  <c:v>3.7558325099999998</c:v>
                </c:pt>
                <c:pt idx="1490">
                  <c:v>3.7583349749999999</c:v>
                </c:pt>
                <c:pt idx="1491">
                  <c:v>3.76083744</c:v>
                </c:pt>
                <c:pt idx="1492">
                  <c:v>3.763339905</c:v>
                </c:pt>
                <c:pt idx="1493">
                  <c:v>3.7658423700000001</c:v>
                </c:pt>
                <c:pt idx="1494">
                  <c:v>3.7683448350000002</c:v>
                </c:pt>
                <c:pt idx="1495">
                  <c:v>3.7708472999999998</c:v>
                </c:pt>
                <c:pt idx="1496">
                  <c:v>3.7733497649999999</c:v>
                </c:pt>
                <c:pt idx="1497">
                  <c:v>3.7758522299999999</c:v>
                </c:pt>
                <c:pt idx="1498">
                  <c:v>3.7785579999999999</c:v>
                </c:pt>
                <c:pt idx="1499">
                  <c:v>3.7812637690000002</c:v>
                </c:pt>
                <c:pt idx="1500">
                  <c:v>3.7837864620000001</c:v>
                </c:pt>
                <c:pt idx="1501">
                  <c:v>3.7863091550000001</c:v>
                </c:pt>
                <c:pt idx="1502">
                  <c:v>3.7888321920000001</c:v>
                </c:pt>
                <c:pt idx="1503">
                  <c:v>3.7913552309999998</c:v>
                </c:pt>
                <c:pt idx="1504">
                  <c:v>3.793877615</c:v>
                </c:pt>
                <c:pt idx="1505">
                  <c:v>3.7964000000000002</c:v>
                </c:pt>
                <c:pt idx="1506">
                  <c:v>3.798922702</c:v>
                </c:pt>
                <c:pt idx="1507">
                  <c:v>3.801445395</c:v>
                </c:pt>
                <c:pt idx="1508">
                  <c:v>3.8039680869999999</c:v>
                </c:pt>
                <c:pt idx="1509">
                  <c:v>3.8064907799999999</c:v>
                </c:pt>
                <c:pt idx="1510">
                  <c:v>3.8090137460000002</c:v>
                </c:pt>
                <c:pt idx="1511">
                  <c:v>3.8115367070000001</c:v>
                </c:pt>
                <c:pt idx="1512">
                  <c:v>3.81405963</c:v>
                </c:pt>
                <c:pt idx="1513">
                  <c:v>3.8165825529999999</c:v>
                </c:pt>
                <c:pt idx="1514">
                  <c:v>3.8191051250000001</c:v>
                </c:pt>
                <c:pt idx="1515">
                  <c:v>3.8216277019999998</c:v>
                </c:pt>
                <c:pt idx="1516">
                  <c:v>3.8241508949999998</c:v>
                </c:pt>
                <c:pt idx="1517">
                  <c:v>3.8266740879999999</c:v>
                </c:pt>
                <c:pt idx="1518">
                  <c:v>3.8291968949999999</c:v>
                </c:pt>
                <c:pt idx="1519">
                  <c:v>3.831719702</c:v>
                </c:pt>
                <c:pt idx="1520">
                  <c:v>3.8342428559999999</c:v>
                </c:pt>
                <c:pt idx="1521">
                  <c:v>3.8367660109999999</c:v>
                </c:pt>
                <c:pt idx="1522">
                  <c:v>3.8392888510000001</c:v>
                </c:pt>
                <c:pt idx="1523">
                  <c:v>3.8418116979999999</c:v>
                </c:pt>
                <c:pt idx="1524">
                  <c:v>3.844333851</c:v>
                </c:pt>
                <c:pt idx="1525">
                  <c:v>3.8468560059999999</c:v>
                </c:pt>
                <c:pt idx="1526">
                  <c:v>3.8493781970000001</c:v>
                </c:pt>
                <c:pt idx="1527">
                  <c:v>3.85190039</c:v>
                </c:pt>
                <c:pt idx="1528">
                  <c:v>3.854423159</c:v>
                </c:pt>
                <c:pt idx="1529">
                  <c:v>3.856945928</c:v>
                </c:pt>
                <c:pt idx="1530">
                  <c:v>3.8594678459999998</c:v>
                </c:pt>
                <c:pt idx="1531">
                  <c:v>3.861989769</c:v>
                </c:pt>
                <c:pt idx="1532">
                  <c:v>3.8645121150000001</c:v>
                </c:pt>
                <c:pt idx="1533">
                  <c:v>3.8670344619999999</c:v>
                </c:pt>
                <c:pt idx="1534">
                  <c:v>3.8695580820000002</c:v>
                </c:pt>
                <c:pt idx="1535">
                  <c:v>3.872081697</c:v>
                </c:pt>
                <c:pt idx="1536">
                  <c:v>3.8746042360000001</c:v>
                </c:pt>
                <c:pt idx="1537">
                  <c:v>3.8771267749999998</c:v>
                </c:pt>
                <c:pt idx="1538">
                  <c:v>3.8796492840000001</c:v>
                </c:pt>
                <c:pt idx="1539">
                  <c:v>3.8821717850000002</c:v>
                </c:pt>
                <c:pt idx="1540">
                  <c:v>3.884693554</c:v>
                </c:pt>
                <c:pt idx="1541">
                  <c:v>3.8872153229999999</c:v>
                </c:pt>
                <c:pt idx="1542">
                  <c:v>3.8897377030000002</c:v>
                </c:pt>
                <c:pt idx="1543">
                  <c:v>3.892260088</c:v>
                </c:pt>
                <c:pt idx="1544">
                  <c:v>3.8947820869999998</c:v>
                </c:pt>
                <c:pt idx="1545">
                  <c:v>3.8973040879999998</c:v>
                </c:pt>
                <c:pt idx="1546">
                  <c:v>3.899825587</c:v>
                </c:pt>
                <c:pt idx="1547">
                  <c:v>3.902347088</c:v>
                </c:pt>
                <c:pt idx="1548">
                  <c:v>3.9048688560000002</c:v>
                </c:pt>
                <c:pt idx="1549">
                  <c:v>3.9073906250000001</c:v>
                </c:pt>
                <c:pt idx="1550">
                  <c:v>3.9099131250000001</c:v>
                </c:pt>
                <c:pt idx="1551">
                  <c:v>3.9124356260000002</c:v>
                </c:pt>
                <c:pt idx="1552">
                  <c:v>3.9149576640000001</c:v>
                </c:pt>
                <c:pt idx="1553">
                  <c:v>3.9174797030000001</c:v>
                </c:pt>
                <c:pt idx="1554">
                  <c:v>3.9200018650000001</c:v>
                </c:pt>
                <c:pt idx="1555">
                  <c:v>3.92252402</c:v>
                </c:pt>
                <c:pt idx="1556">
                  <c:v>3.925046365</c:v>
                </c:pt>
                <c:pt idx="1557">
                  <c:v>3.9275687119999998</c:v>
                </c:pt>
                <c:pt idx="1558">
                  <c:v>3.9300914759999999</c:v>
                </c:pt>
                <c:pt idx="1559">
                  <c:v>3.9326142449999999</c:v>
                </c:pt>
                <c:pt idx="1560">
                  <c:v>3.9351363610000001</c:v>
                </c:pt>
                <c:pt idx="1561">
                  <c:v>3.9376584760000002</c:v>
                </c:pt>
                <c:pt idx="1562">
                  <c:v>3.9401807070000001</c:v>
                </c:pt>
                <c:pt idx="1563">
                  <c:v>3.942702938</c:v>
                </c:pt>
                <c:pt idx="1564">
                  <c:v>3.945224745</c:v>
                </c:pt>
                <c:pt idx="1565">
                  <c:v>3.9477465540000001</c:v>
                </c:pt>
                <c:pt idx="1566">
                  <c:v>3.9502685149999999</c:v>
                </c:pt>
                <c:pt idx="1567">
                  <c:v>3.9527904760000001</c:v>
                </c:pt>
                <c:pt idx="1568">
                  <c:v>3.9553128219999998</c:v>
                </c:pt>
                <c:pt idx="1569">
                  <c:v>3.957835169</c:v>
                </c:pt>
                <c:pt idx="1570">
                  <c:v>3.9603574369999999</c:v>
                </c:pt>
                <c:pt idx="1571">
                  <c:v>3.9628797059999998</c:v>
                </c:pt>
                <c:pt idx="1572">
                  <c:v>3.9654020910000001</c:v>
                </c:pt>
                <c:pt idx="1573">
                  <c:v>3.9679244759999999</c:v>
                </c:pt>
                <c:pt idx="1574">
                  <c:v>3.9704475100000001</c:v>
                </c:pt>
                <c:pt idx="1575">
                  <c:v>3.9729705489999998</c:v>
                </c:pt>
                <c:pt idx="1576">
                  <c:v>3.9754928170000001</c:v>
                </c:pt>
                <c:pt idx="1577">
                  <c:v>3.9780150860000001</c:v>
                </c:pt>
                <c:pt idx="1578">
                  <c:v>3.9805378220000001</c:v>
                </c:pt>
                <c:pt idx="1579">
                  <c:v>3.9830605530000001</c:v>
                </c:pt>
                <c:pt idx="1580">
                  <c:v>3.9855830920000002</c:v>
                </c:pt>
                <c:pt idx="1581">
                  <c:v>3.9881056309999998</c:v>
                </c:pt>
                <c:pt idx="1582">
                  <c:v>3.9906278670000002</c:v>
                </c:pt>
                <c:pt idx="1583">
                  <c:v>3.9931500980000001</c:v>
                </c:pt>
                <c:pt idx="1584">
                  <c:v>3.9956729819999999</c:v>
                </c:pt>
                <c:pt idx="1585">
                  <c:v>3.9981958670000002</c:v>
                </c:pt>
                <c:pt idx="1586">
                  <c:v>4.0007185920000001</c:v>
                </c:pt>
                <c:pt idx="1587">
                  <c:v>4.0032413230000001</c:v>
                </c:pt>
                <c:pt idx="1588">
                  <c:v>4.0057636690000002</c:v>
                </c:pt>
                <c:pt idx="1589">
                  <c:v>4.0082860159999996</c:v>
                </c:pt>
                <c:pt idx="1590">
                  <c:v>4.0108083570000002</c:v>
                </c:pt>
                <c:pt idx="1591">
                  <c:v>4.0133307040000004</c:v>
                </c:pt>
                <c:pt idx="1592">
                  <c:v>4.0158533949999997</c:v>
                </c:pt>
                <c:pt idx="1593">
                  <c:v>4.0183760880000001</c:v>
                </c:pt>
                <c:pt idx="1594">
                  <c:v>4.0208987799999996</c:v>
                </c:pt>
                <c:pt idx="1595">
                  <c:v>4.023421473</c:v>
                </c:pt>
                <c:pt idx="1596">
                  <c:v>4.0259445879999998</c:v>
                </c:pt>
                <c:pt idx="1597">
                  <c:v>4.0284677029999996</c:v>
                </c:pt>
                <c:pt idx="1598">
                  <c:v>4.0309903179999997</c:v>
                </c:pt>
                <c:pt idx="1599">
                  <c:v>4.0335129329999999</c:v>
                </c:pt>
                <c:pt idx="1600">
                  <c:v>4.0360349329999998</c:v>
                </c:pt>
                <c:pt idx="1601">
                  <c:v>4.0385569339999998</c:v>
                </c:pt>
                <c:pt idx="1602">
                  <c:v>4.041079087</c:v>
                </c:pt>
                <c:pt idx="1603">
                  <c:v>4.0436012420000003</c:v>
                </c:pt>
                <c:pt idx="1604">
                  <c:v>4.0461234719999997</c:v>
                </c:pt>
                <c:pt idx="1605">
                  <c:v>4.048645703</c:v>
                </c:pt>
                <c:pt idx="1606">
                  <c:v>4.0511677800000001</c:v>
                </c:pt>
                <c:pt idx="1607">
                  <c:v>4.0536898570000002</c:v>
                </c:pt>
                <c:pt idx="1608">
                  <c:v>4.056212242</c:v>
                </c:pt>
                <c:pt idx="1609">
                  <c:v>4.0587346269999998</c:v>
                </c:pt>
                <c:pt idx="1610">
                  <c:v>4.0612568949999996</c:v>
                </c:pt>
                <c:pt idx="1611">
                  <c:v>4.0637791639999996</c:v>
                </c:pt>
                <c:pt idx="1612">
                  <c:v>4.0663017029999997</c:v>
                </c:pt>
                <c:pt idx="1613">
                  <c:v>4.0688242419999998</c:v>
                </c:pt>
                <c:pt idx="1614">
                  <c:v>4.0713463179999998</c:v>
                </c:pt>
                <c:pt idx="1615">
                  <c:v>4.0738683949999999</c:v>
                </c:pt>
                <c:pt idx="1616">
                  <c:v>4.0763905490000001</c:v>
                </c:pt>
                <c:pt idx="1617">
                  <c:v>4.0789127040000004</c:v>
                </c:pt>
                <c:pt idx="1618">
                  <c:v>4.0814348520000001</c:v>
                </c:pt>
                <c:pt idx="1619">
                  <c:v>4.0839570050000003</c:v>
                </c:pt>
                <c:pt idx="1620">
                  <c:v>4.0864789290000001</c:v>
                </c:pt>
                <c:pt idx="1621">
                  <c:v>4.0890008519999999</c:v>
                </c:pt>
                <c:pt idx="1622">
                  <c:v>4.0915232469999996</c:v>
                </c:pt>
                <c:pt idx="1623">
                  <c:v>4.0940456320000003</c:v>
                </c:pt>
                <c:pt idx="1624">
                  <c:v>4.0965679389999998</c:v>
                </c:pt>
                <c:pt idx="1625">
                  <c:v>4.0990902460000003</c:v>
                </c:pt>
                <c:pt idx="1626">
                  <c:v>4.1016127359999999</c:v>
                </c:pt>
                <c:pt idx="1627">
                  <c:v>4.1041352370000004</c:v>
                </c:pt>
                <c:pt idx="1628">
                  <c:v>4.1066578900000001</c:v>
                </c:pt>
                <c:pt idx="1629">
                  <c:v>4.1091805450000001</c:v>
                </c:pt>
                <c:pt idx="1630">
                  <c:v>4.1117034290000003</c:v>
                </c:pt>
                <c:pt idx="1631">
                  <c:v>4.1142263139999997</c:v>
                </c:pt>
                <c:pt idx="1632">
                  <c:v>4.1167480440000004</c:v>
                </c:pt>
                <c:pt idx="1633">
                  <c:v>4.1192697750000002</c:v>
                </c:pt>
                <c:pt idx="1634">
                  <c:v>4.1217916929999996</c:v>
                </c:pt>
                <c:pt idx="1635">
                  <c:v>4.1243136160000002</c:v>
                </c:pt>
                <c:pt idx="1636">
                  <c:v>4.1268352320000004</c:v>
                </c:pt>
                <c:pt idx="1637">
                  <c:v>4.1293568470000004</c:v>
                </c:pt>
                <c:pt idx="1638">
                  <c:v>4.1318789669999996</c:v>
                </c:pt>
                <c:pt idx="1639">
                  <c:v>4.1344010820000001</c:v>
                </c:pt>
                <c:pt idx="1640">
                  <c:v>4.1369228519999997</c:v>
                </c:pt>
                <c:pt idx="1641">
                  <c:v>4.139444621</c:v>
                </c:pt>
                <c:pt idx="1642">
                  <c:v>4.1419670489999998</c:v>
                </c:pt>
                <c:pt idx="1643">
                  <c:v>4.1444894720000001</c:v>
                </c:pt>
                <c:pt idx="1644">
                  <c:v>4.1470116260000003</c:v>
                </c:pt>
                <c:pt idx="1645">
                  <c:v>4.1495337809999997</c:v>
                </c:pt>
                <c:pt idx="1646">
                  <c:v>4.1520556590000002</c:v>
                </c:pt>
                <c:pt idx="1647">
                  <c:v>4.1545775440000003</c:v>
                </c:pt>
                <c:pt idx="1648">
                  <c:v>4.1570993889999999</c:v>
                </c:pt>
                <c:pt idx="1649">
                  <c:v>4.1596212360000004</c:v>
                </c:pt>
                <c:pt idx="1650">
                  <c:v>4.1621432739999999</c:v>
                </c:pt>
                <c:pt idx="1651">
                  <c:v>4.1646653130000004</c:v>
                </c:pt>
                <c:pt idx="1652">
                  <c:v>4.16718762</c:v>
                </c:pt>
                <c:pt idx="1653">
                  <c:v>4.1697099289999997</c:v>
                </c:pt>
                <c:pt idx="1654">
                  <c:v>4.1722309720000004</c:v>
                </c:pt>
                <c:pt idx="1655">
                  <c:v>4.1747520109999998</c:v>
                </c:pt>
                <c:pt idx="1656">
                  <c:v>4.1772737409999996</c:v>
                </c:pt>
                <c:pt idx="1657">
                  <c:v>4.1797954720000003</c:v>
                </c:pt>
                <c:pt idx="1658">
                  <c:v>4.1823168559999999</c:v>
                </c:pt>
                <c:pt idx="1659">
                  <c:v>4.1848382409999996</c:v>
                </c:pt>
                <c:pt idx="1660">
                  <c:v>4.187360279</c:v>
                </c:pt>
                <c:pt idx="1661">
                  <c:v>4.1898823180000004</c:v>
                </c:pt>
                <c:pt idx="1662">
                  <c:v>4.1924044279999997</c:v>
                </c:pt>
                <c:pt idx="1663">
                  <c:v>4.1949265430000002</c:v>
                </c:pt>
                <c:pt idx="1664">
                  <c:v>4.1974489659999996</c:v>
                </c:pt>
                <c:pt idx="1665">
                  <c:v>4.1999713889999999</c:v>
                </c:pt>
                <c:pt idx="1666">
                  <c:v>4.2024931539999999</c:v>
                </c:pt>
                <c:pt idx="1667">
                  <c:v>4.2050149230000002</c:v>
                </c:pt>
                <c:pt idx="1668">
                  <c:v>4.2075362690000002</c:v>
                </c:pt>
                <c:pt idx="1669">
                  <c:v>4.2100576160000003</c:v>
                </c:pt>
                <c:pt idx="1670">
                  <c:v>4.2125789559999998</c:v>
                </c:pt>
                <c:pt idx="1671">
                  <c:v>4.2151003029999998</c:v>
                </c:pt>
                <c:pt idx="1672">
                  <c:v>4.2176221490000003</c:v>
                </c:pt>
                <c:pt idx="1673">
                  <c:v>4.220143996</c:v>
                </c:pt>
                <c:pt idx="1674">
                  <c:v>4.2226662079999997</c:v>
                </c:pt>
                <c:pt idx="1675">
                  <c:v>4.2251884390000001</c:v>
                </c:pt>
                <c:pt idx="1676">
                  <c:v>4.2277105920000002</c:v>
                </c:pt>
                <c:pt idx="1677">
                  <c:v>4.2302327469999996</c:v>
                </c:pt>
                <c:pt idx="1678">
                  <c:v>4.2327543179999996</c:v>
                </c:pt>
                <c:pt idx="1679">
                  <c:v>4.235275895</c:v>
                </c:pt>
                <c:pt idx="1680">
                  <c:v>4.2377979720000001</c:v>
                </c:pt>
                <c:pt idx="1681">
                  <c:v>4.2403200490000001</c:v>
                </c:pt>
                <c:pt idx="1682">
                  <c:v>4.242842467</c:v>
                </c:pt>
                <c:pt idx="1683">
                  <c:v>4.2453648900000003</c:v>
                </c:pt>
                <c:pt idx="1684">
                  <c:v>4.2478868900000002</c:v>
                </c:pt>
                <c:pt idx="1685">
                  <c:v>4.2504088910000002</c:v>
                </c:pt>
                <c:pt idx="1686">
                  <c:v>4.2529316550000003</c:v>
                </c:pt>
                <c:pt idx="1687">
                  <c:v>4.2554544239999998</c:v>
                </c:pt>
                <c:pt idx="1688">
                  <c:v>4.257977232</c:v>
                </c:pt>
                <c:pt idx="1689">
                  <c:v>4.2605000410000002</c:v>
                </c:pt>
                <c:pt idx="1690">
                  <c:v>4.2630226069999999</c:v>
                </c:pt>
                <c:pt idx="1691">
                  <c:v>4.2655451839999996</c:v>
                </c:pt>
                <c:pt idx="1692">
                  <c:v>4.2680684529999997</c:v>
                </c:pt>
                <c:pt idx="1693">
                  <c:v>4.2705917219999998</c:v>
                </c:pt>
                <c:pt idx="1694">
                  <c:v>4.2731142609999999</c:v>
                </c:pt>
                <c:pt idx="1695">
                  <c:v>4.2756368</c:v>
                </c:pt>
                <c:pt idx="1696">
                  <c:v>4.2781591450000001</c:v>
                </c:pt>
                <c:pt idx="1697">
                  <c:v>4.2806814920000003</c:v>
                </c:pt>
                <c:pt idx="1698">
                  <c:v>4.283204145</c:v>
                </c:pt>
                <c:pt idx="1699">
                  <c:v>4.2857267999999999</c:v>
                </c:pt>
                <c:pt idx="1700">
                  <c:v>4.2882495299999999</c:v>
                </c:pt>
                <c:pt idx="1701">
                  <c:v>4.2907722609999999</c:v>
                </c:pt>
                <c:pt idx="1702">
                  <c:v>4.2932942949999999</c:v>
                </c:pt>
                <c:pt idx="1703">
                  <c:v>4.2958163340000004</c:v>
                </c:pt>
                <c:pt idx="1704">
                  <c:v>4.2983386790000004</c:v>
                </c:pt>
                <c:pt idx="1705">
                  <c:v>4.3008610259999998</c:v>
                </c:pt>
                <c:pt idx="1706">
                  <c:v>4.3033836020000003</c:v>
                </c:pt>
                <c:pt idx="1707">
                  <c:v>4.3059061789999999</c:v>
                </c:pt>
                <c:pt idx="1708">
                  <c:v>4.3084286790000004</c:v>
                </c:pt>
                <c:pt idx="1709">
                  <c:v>4.31095118</c:v>
                </c:pt>
                <c:pt idx="1710">
                  <c:v>4.3134733650000001</c:v>
                </c:pt>
                <c:pt idx="1711">
                  <c:v>4.315995558</c:v>
                </c:pt>
                <c:pt idx="1712">
                  <c:v>4.3185174039999996</c:v>
                </c:pt>
                <c:pt idx="1713">
                  <c:v>4.3210392510000002</c:v>
                </c:pt>
                <c:pt idx="1714">
                  <c:v>4.3235616449999998</c:v>
                </c:pt>
                <c:pt idx="1715">
                  <c:v>4.3260840299999996</c:v>
                </c:pt>
                <c:pt idx="1716">
                  <c:v>4.3286061059999996</c:v>
                </c:pt>
                <c:pt idx="1717">
                  <c:v>4.3311281829999997</c:v>
                </c:pt>
                <c:pt idx="1718">
                  <c:v>4.3336501060000003</c:v>
                </c:pt>
                <c:pt idx="1719">
                  <c:v>4.3361720290000001</c:v>
                </c:pt>
                <c:pt idx="1720">
                  <c:v>4.338694222</c:v>
                </c:pt>
                <c:pt idx="1721">
                  <c:v>4.3412164149999999</c:v>
                </c:pt>
                <c:pt idx="1722">
                  <c:v>4.3437384960000003</c:v>
                </c:pt>
                <c:pt idx="1723">
                  <c:v>4.3462605730000003</c:v>
                </c:pt>
                <c:pt idx="1724">
                  <c:v>4.348783149</c:v>
                </c:pt>
                <c:pt idx="1725">
                  <c:v>4.3513057259999997</c:v>
                </c:pt>
                <c:pt idx="1726">
                  <c:v>4.3538284999999997</c:v>
                </c:pt>
                <c:pt idx="1727">
                  <c:v>4.3563512690000001</c:v>
                </c:pt>
                <c:pt idx="1728">
                  <c:v>4.3588738850000004</c:v>
                </c:pt>
                <c:pt idx="1729">
                  <c:v>4.3613964999999997</c:v>
                </c:pt>
                <c:pt idx="1730">
                  <c:v>4.3639192360000001</c:v>
                </c:pt>
                <c:pt idx="1731">
                  <c:v>4.3664419670000001</c:v>
                </c:pt>
                <c:pt idx="1732">
                  <c:v>4.3689652739999998</c:v>
                </c:pt>
                <c:pt idx="1733">
                  <c:v>4.3714885810000004</c:v>
                </c:pt>
                <c:pt idx="1734">
                  <c:v>4.3740113120000004</c:v>
                </c:pt>
                <c:pt idx="1735">
                  <c:v>4.3765340430000004</c:v>
                </c:pt>
                <c:pt idx="1736">
                  <c:v>4.3790561969999997</c:v>
                </c:pt>
                <c:pt idx="1737">
                  <c:v>4.381578352</c:v>
                </c:pt>
                <c:pt idx="1738">
                  <c:v>4.384100332</c:v>
                </c:pt>
                <c:pt idx="1739">
                  <c:v>4.3866222930000003</c:v>
                </c:pt>
                <c:pt idx="1740">
                  <c:v>4.3891441010000003</c:v>
                </c:pt>
                <c:pt idx="1741">
                  <c:v>4.3916659080000002</c:v>
                </c:pt>
                <c:pt idx="1742">
                  <c:v>4.3941883649999998</c:v>
                </c:pt>
                <c:pt idx="1743">
                  <c:v>4.3967108259999996</c:v>
                </c:pt>
                <c:pt idx="1744">
                  <c:v>4.3992334800000004</c:v>
                </c:pt>
                <c:pt idx="1745">
                  <c:v>4.4017561350000003</c:v>
                </c:pt>
                <c:pt idx="1746">
                  <c:v>4.4042782159999998</c:v>
                </c:pt>
                <c:pt idx="1747">
                  <c:v>4.4068002929999999</c:v>
                </c:pt>
                <c:pt idx="1748">
                  <c:v>4.4093226779999997</c:v>
                </c:pt>
                <c:pt idx="1749">
                  <c:v>4.4118450630000003</c:v>
                </c:pt>
                <c:pt idx="1750">
                  <c:v>4.4143676779999996</c:v>
                </c:pt>
                <c:pt idx="1751">
                  <c:v>4.4168902929999998</c:v>
                </c:pt>
                <c:pt idx="1752">
                  <c:v>4.4194131390000004</c:v>
                </c:pt>
                <c:pt idx="1753">
                  <c:v>4.4219359860000003</c:v>
                </c:pt>
                <c:pt idx="1754">
                  <c:v>4.4244583469999998</c:v>
                </c:pt>
                <c:pt idx="1755">
                  <c:v>4.426980694</c:v>
                </c:pt>
                <c:pt idx="1756">
                  <c:v>4.4295029619999999</c:v>
                </c:pt>
                <c:pt idx="1757">
                  <c:v>4.4320252309999999</c:v>
                </c:pt>
                <c:pt idx="1758">
                  <c:v>4.4345468510000003</c:v>
                </c:pt>
                <c:pt idx="1759">
                  <c:v>4.4370684660000004</c:v>
                </c:pt>
                <c:pt idx="1760">
                  <c:v>4.4395902349999998</c:v>
                </c:pt>
                <c:pt idx="1761">
                  <c:v>4.4421120040000002</c:v>
                </c:pt>
                <c:pt idx="1762">
                  <c:v>4.4446338560000003</c:v>
                </c:pt>
                <c:pt idx="1763">
                  <c:v>4.447155703</c:v>
                </c:pt>
                <c:pt idx="1764">
                  <c:v>4.4496775099999999</c:v>
                </c:pt>
                <c:pt idx="1765">
                  <c:v>4.4521993169999998</c:v>
                </c:pt>
                <c:pt idx="1766">
                  <c:v>4.4547214759999996</c:v>
                </c:pt>
                <c:pt idx="1767">
                  <c:v>4.4572436309999999</c:v>
                </c:pt>
                <c:pt idx="1768">
                  <c:v>4.4597659759999999</c:v>
                </c:pt>
                <c:pt idx="1769">
                  <c:v>4.4622883230000001</c:v>
                </c:pt>
                <c:pt idx="1770">
                  <c:v>4.4648115480000001</c:v>
                </c:pt>
                <c:pt idx="1771">
                  <c:v>4.4673347789999998</c:v>
                </c:pt>
                <c:pt idx="1772">
                  <c:v>4.4698571640000004</c:v>
                </c:pt>
                <c:pt idx="1773">
                  <c:v>4.4723795490000002</c:v>
                </c:pt>
                <c:pt idx="1774">
                  <c:v>4.4749023279999998</c:v>
                </c:pt>
                <c:pt idx="1775">
                  <c:v>4.4774250970000002</c:v>
                </c:pt>
                <c:pt idx="1776">
                  <c:v>4.4799471740000003</c:v>
                </c:pt>
                <c:pt idx="1777">
                  <c:v>4.4824692510000004</c:v>
                </c:pt>
                <c:pt idx="1778">
                  <c:v>4.4849911359999997</c:v>
                </c:pt>
                <c:pt idx="1779">
                  <c:v>4.4875130209999998</c:v>
                </c:pt>
                <c:pt idx="1780">
                  <c:v>4.4900352899999998</c:v>
                </c:pt>
                <c:pt idx="1781">
                  <c:v>4.4925575589999998</c:v>
                </c:pt>
                <c:pt idx="1782">
                  <c:v>4.4950797849999997</c:v>
                </c:pt>
                <c:pt idx="1783">
                  <c:v>4.4976020160000001</c:v>
                </c:pt>
                <c:pt idx="1784">
                  <c:v>4.5001241690000002</c:v>
                </c:pt>
                <c:pt idx="1785">
                  <c:v>4.5026463239999996</c:v>
                </c:pt>
                <c:pt idx="1786">
                  <c:v>4.5051688619999997</c:v>
                </c:pt>
                <c:pt idx="1787">
                  <c:v>4.5076914009999998</c:v>
                </c:pt>
                <c:pt idx="1788">
                  <c:v>4.5102139389999998</c:v>
                </c:pt>
                <c:pt idx="1789">
                  <c:v>4.5127364779999999</c:v>
                </c:pt>
                <c:pt idx="1790">
                  <c:v>4.5152591649999998</c:v>
                </c:pt>
                <c:pt idx="1791">
                  <c:v>4.5177818580000002</c:v>
                </c:pt>
                <c:pt idx="1792">
                  <c:v>4.5203041649999998</c:v>
                </c:pt>
                <c:pt idx="1793">
                  <c:v>4.5228264720000002</c:v>
                </c:pt>
                <c:pt idx="1794">
                  <c:v>4.5253487799999998</c:v>
                </c:pt>
                <c:pt idx="1795">
                  <c:v>4.5278710870000003</c:v>
                </c:pt>
                <c:pt idx="1796">
                  <c:v>4.5303940489999999</c:v>
                </c:pt>
                <c:pt idx="1797">
                  <c:v>4.5329170100000002</c:v>
                </c:pt>
                <c:pt idx="1798">
                  <c:v>4.5354400159999999</c:v>
                </c:pt>
                <c:pt idx="1799">
                  <c:v>4.537963017</c:v>
                </c:pt>
                <c:pt idx="1800">
                  <c:v>4.5404857850000004</c:v>
                </c:pt>
                <c:pt idx="1801">
                  <c:v>4.543008554</c:v>
                </c:pt>
                <c:pt idx="1802">
                  <c:v>4.5455313620000002</c:v>
                </c:pt>
                <c:pt idx="1803">
                  <c:v>4.5480541690000003</c:v>
                </c:pt>
                <c:pt idx="1804">
                  <c:v>4.5505767080000004</c:v>
                </c:pt>
                <c:pt idx="1805">
                  <c:v>4.5530992469999996</c:v>
                </c:pt>
                <c:pt idx="1806">
                  <c:v>4.555621833</c:v>
                </c:pt>
                <c:pt idx="1807">
                  <c:v>4.5581444099999997</c:v>
                </c:pt>
                <c:pt idx="1808">
                  <c:v>4.5606665260000003</c:v>
                </c:pt>
                <c:pt idx="1809">
                  <c:v>4.563188641</c:v>
                </c:pt>
                <c:pt idx="1810">
                  <c:v>4.5657114099999996</c:v>
                </c:pt>
                <c:pt idx="1811">
                  <c:v>4.5682341790000001</c:v>
                </c:pt>
                <c:pt idx="1812">
                  <c:v>4.5707554100000003</c:v>
                </c:pt>
                <c:pt idx="1813">
                  <c:v>4.5732766409999996</c:v>
                </c:pt>
                <c:pt idx="1814">
                  <c:v>4.5757983380000002</c:v>
                </c:pt>
                <c:pt idx="1815">
                  <c:v>4.5783200309999996</c:v>
                </c:pt>
                <c:pt idx="1816">
                  <c:v>4.580841876</c:v>
                </c:pt>
                <c:pt idx="1817">
                  <c:v>4.5833637229999997</c:v>
                </c:pt>
                <c:pt idx="1818">
                  <c:v>4.5858861070000003</c:v>
                </c:pt>
                <c:pt idx="1819">
                  <c:v>4.5884084920000001</c:v>
                </c:pt>
                <c:pt idx="1820">
                  <c:v>4.5909308370000002</c:v>
                </c:pt>
                <c:pt idx="1821">
                  <c:v>4.5934531840000004</c:v>
                </c:pt>
                <c:pt idx="1822">
                  <c:v>4.59597576</c:v>
                </c:pt>
                <c:pt idx="1823">
                  <c:v>4.5984983369999997</c:v>
                </c:pt>
                <c:pt idx="1824">
                  <c:v>4.6010208370000001</c:v>
                </c:pt>
                <c:pt idx="1825">
                  <c:v>4.6035433379999997</c:v>
                </c:pt>
                <c:pt idx="1826">
                  <c:v>4.6060652610000004</c:v>
                </c:pt>
                <c:pt idx="1827">
                  <c:v>4.6085871840000001</c:v>
                </c:pt>
                <c:pt idx="1828">
                  <c:v>4.6111093380000003</c:v>
                </c:pt>
                <c:pt idx="1829">
                  <c:v>4.6136314909999996</c:v>
                </c:pt>
                <c:pt idx="1830">
                  <c:v>4.616153722</c:v>
                </c:pt>
                <c:pt idx="1831">
                  <c:v>4.6186759530000003</c:v>
                </c:pt>
                <c:pt idx="1832">
                  <c:v>4.6211977610000003</c:v>
                </c:pt>
                <c:pt idx="1833">
                  <c:v>4.6237195680000003</c:v>
                </c:pt>
                <c:pt idx="1834">
                  <c:v>4.6262415299999997</c:v>
                </c:pt>
                <c:pt idx="1835">
                  <c:v>4.628763491</c:v>
                </c:pt>
                <c:pt idx="1836">
                  <c:v>4.6312858759999997</c:v>
                </c:pt>
                <c:pt idx="1837">
                  <c:v>4.6338082610000004</c:v>
                </c:pt>
                <c:pt idx="1838">
                  <c:v>4.6363304919999999</c:v>
                </c:pt>
                <c:pt idx="1839">
                  <c:v>4.6388527230000003</c:v>
                </c:pt>
                <c:pt idx="1840">
                  <c:v>4.6413756450000001</c:v>
                </c:pt>
                <c:pt idx="1841">
                  <c:v>4.643898568</c:v>
                </c:pt>
                <c:pt idx="1842">
                  <c:v>4.6464208759999996</c:v>
                </c:pt>
                <c:pt idx="1843">
                  <c:v>4.6489431850000003</c:v>
                </c:pt>
                <c:pt idx="1844">
                  <c:v>4.6514651020000004</c:v>
                </c:pt>
                <c:pt idx="1845">
                  <c:v>4.6539870250000002</c:v>
                </c:pt>
                <c:pt idx="1846">
                  <c:v>4.6565091020000002</c:v>
                </c:pt>
                <c:pt idx="1847">
                  <c:v>4.6590311790000003</c:v>
                </c:pt>
                <c:pt idx="1848">
                  <c:v>4.6615537939999996</c:v>
                </c:pt>
                <c:pt idx="1849">
                  <c:v>4.6640764089999998</c:v>
                </c:pt>
                <c:pt idx="1850">
                  <c:v>4.6665996400000003</c:v>
                </c:pt>
                <c:pt idx="1851">
                  <c:v>4.6691228709999999</c:v>
                </c:pt>
                <c:pt idx="1852">
                  <c:v>4.6716450969999999</c:v>
                </c:pt>
                <c:pt idx="1853">
                  <c:v>4.6741673280000002</c:v>
                </c:pt>
                <c:pt idx="1854">
                  <c:v>4.6766894050000003</c:v>
                </c:pt>
                <c:pt idx="1855">
                  <c:v>4.6792114820000004</c:v>
                </c:pt>
                <c:pt idx="1856">
                  <c:v>4.6817337559999999</c:v>
                </c:pt>
                <c:pt idx="1857">
                  <c:v>4.6842560249999998</c:v>
                </c:pt>
                <c:pt idx="1858">
                  <c:v>4.6867784480000001</c:v>
                </c:pt>
                <c:pt idx="1859">
                  <c:v>4.6893008710000004</c:v>
                </c:pt>
                <c:pt idx="1860">
                  <c:v>4.6918233230000004</c:v>
                </c:pt>
                <c:pt idx="1861">
                  <c:v>4.6943457840000002</c:v>
                </c:pt>
                <c:pt idx="1862">
                  <c:v>4.6968676690000004</c:v>
                </c:pt>
                <c:pt idx="1863">
                  <c:v>4.6993895539999997</c:v>
                </c:pt>
                <c:pt idx="1864">
                  <c:v>4.7019116739999998</c:v>
                </c:pt>
                <c:pt idx="1865">
                  <c:v>4.7044337890000003</c:v>
                </c:pt>
                <c:pt idx="1866">
                  <c:v>4.7069564049999997</c:v>
                </c:pt>
                <c:pt idx="1867">
                  <c:v>4.7094790199999998</c:v>
                </c:pt>
                <c:pt idx="1868">
                  <c:v>4.7120009769999998</c:v>
                </c:pt>
                <c:pt idx="1869">
                  <c:v>4.714522938</c:v>
                </c:pt>
                <c:pt idx="1870">
                  <c:v>4.7170447070000003</c:v>
                </c:pt>
                <c:pt idx="1871">
                  <c:v>4.7195664759999998</c:v>
                </c:pt>
                <c:pt idx="1872">
                  <c:v>4.7220886599999998</c:v>
                </c:pt>
                <c:pt idx="1873">
                  <c:v>4.7246108529999997</c:v>
                </c:pt>
                <c:pt idx="1874">
                  <c:v>4.7271327750000003</c:v>
                </c:pt>
                <c:pt idx="1875">
                  <c:v>4.729654698</c:v>
                </c:pt>
                <c:pt idx="1876">
                  <c:v>4.7321771210000003</c:v>
                </c:pt>
                <c:pt idx="1877">
                  <c:v>4.7346995439999997</c:v>
                </c:pt>
                <c:pt idx="1878">
                  <c:v>4.7372218139999998</c:v>
                </c:pt>
                <c:pt idx="1879">
                  <c:v>4.7397440829999997</c:v>
                </c:pt>
                <c:pt idx="1880">
                  <c:v>4.7422663519999997</c:v>
                </c:pt>
                <c:pt idx="1881">
                  <c:v>4.7447886209999997</c:v>
                </c:pt>
                <c:pt idx="1882">
                  <c:v>4.7473112750000004</c:v>
                </c:pt>
                <c:pt idx="1883">
                  <c:v>4.7498339300000003</c:v>
                </c:pt>
                <c:pt idx="1884">
                  <c:v>4.752356775</c:v>
                </c:pt>
                <c:pt idx="1885">
                  <c:v>4.7548796219999998</c:v>
                </c:pt>
                <c:pt idx="1886">
                  <c:v>4.7574023519999997</c:v>
                </c:pt>
                <c:pt idx="1887">
                  <c:v>4.7599250829999997</c:v>
                </c:pt>
                <c:pt idx="1888">
                  <c:v>4.7624486170000004</c:v>
                </c:pt>
                <c:pt idx="1889">
                  <c:v>4.7649721559999998</c:v>
                </c:pt>
                <c:pt idx="1890">
                  <c:v>4.7674953479999997</c:v>
                </c:pt>
                <c:pt idx="1891">
                  <c:v>4.7700185409999998</c:v>
                </c:pt>
                <c:pt idx="1892">
                  <c:v>4.7725415399999997</c:v>
                </c:pt>
                <c:pt idx="1893">
                  <c:v>4.7750645409999999</c:v>
                </c:pt>
                <c:pt idx="1894">
                  <c:v>4.7775879630000002</c:v>
                </c:pt>
                <c:pt idx="1895">
                  <c:v>4.7801113859999997</c:v>
                </c:pt>
                <c:pt idx="1896">
                  <c:v>4.7826343040000001</c:v>
                </c:pt>
                <c:pt idx="1897">
                  <c:v>4.785157227</c:v>
                </c:pt>
                <c:pt idx="1898">
                  <c:v>4.7876802659999997</c:v>
                </c:pt>
                <c:pt idx="1899">
                  <c:v>4.7902033050000004</c:v>
                </c:pt>
                <c:pt idx="1900">
                  <c:v>4.792726343</c:v>
                </c:pt>
                <c:pt idx="1901">
                  <c:v>4.7952493819999997</c:v>
                </c:pt>
                <c:pt idx="1902">
                  <c:v>4.7977717660000003</c:v>
                </c:pt>
                <c:pt idx="1903">
                  <c:v>4.8002941510000001</c:v>
                </c:pt>
                <c:pt idx="1904">
                  <c:v>4.8028164899999997</c:v>
                </c:pt>
                <c:pt idx="1905">
                  <c:v>4.8053388369999999</c:v>
                </c:pt>
                <c:pt idx="1906">
                  <c:v>4.8078610670000002</c:v>
                </c:pt>
                <c:pt idx="1907">
                  <c:v>4.8103832979999996</c:v>
                </c:pt>
                <c:pt idx="1908">
                  <c:v>4.8129058029999996</c:v>
                </c:pt>
                <c:pt idx="1909">
                  <c:v>4.8154283040000001</c:v>
                </c:pt>
                <c:pt idx="1910">
                  <c:v>4.8179504949999998</c:v>
                </c:pt>
                <c:pt idx="1911">
                  <c:v>4.8204726879999997</c:v>
                </c:pt>
                <c:pt idx="1912">
                  <c:v>4.8229947979999999</c:v>
                </c:pt>
                <c:pt idx="1913">
                  <c:v>4.8255169130000004</c:v>
                </c:pt>
                <c:pt idx="1914">
                  <c:v>4.8280387210000004</c:v>
                </c:pt>
                <c:pt idx="1915">
                  <c:v>4.8305605299999996</c:v>
                </c:pt>
                <c:pt idx="1916">
                  <c:v>4.8330824190000001</c:v>
                </c:pt>
                <c:pt idx="1917">
                  <c:v>4.8356043040000003</c:v>
                </c:pt>
                <c:pt idx="1918">
                  <c:v>4.8381265339999997</c:v>
                </c:pt>
                <c:pt idx="1919">
                  <c:v>4.8406487650000001</c:v>
                </c:pt>
                <c:pt idx="1920">
                  <c:v>4.8431716439999999</c:v>
                </c:pt>
                <c:pt idx="1921">
                  <c:v>4.8456945290000002</c:v>
                </c:pt>
                <c:pt idx="1922">
                  <c:v>4.8482172209999996</c:v>
                </c:pt>
                <c:pt idx="1923">
                  <c:v>4.850739914</c:v>
                </c:pt>
                <c:pt idx="1924">
                  <c:v>4.8532628070000001</c:v>
                </c:pt>
                <c:pt idx="1925">
                  <c:v>4.8557856920000004</c:v>
                </c:pt>
                <c:pt idx="1926">
                  <c:v>4.858308461</c:v>
                </c:pt>
                <c:pt idx="1927">
                  <c:v>4.8608312299999996</c:v>
                </c:pt>
                <c:pt idx="1928">
                  <c:v>4.8633542649999999</c:v>
                </c:pt>
                <c:pt idx="1929">
                  <c:v>4.8658773039999996</c:v>
                </c:pt>
                <c:pt idx="1930">
                  <c:v>4.8683995720000004</c:v>
                </c:pt>
                <c:pt idx="1931">
                  <c:v>4.8709218410000004</c:v>
                </c:pt>
                <c:pt idx="1932">
                  <c:v>4.8734441149999999</c:v>
                </c:pt>
                <c:pt idx="1933">
                  <c:v>4.8759663839999998</c:v>
                </c:pt>
                <c:pt idx="1934">
                  <c:v>4.878488538</c:v>
                </c:pt>
                <c:pt idx="1935">
                  <c:v>4.8810106930000003</c:v>
                </c:pt>
                <c:pt idx="1936">
                  <c:v>4.8835331880000004</c:v>
                </c:pt>
                <c:pt idx="1937">
                  <c:v>4.886055689</c:v>
                </c:pt>
                <c:pt idx="1938">
                  <c:v>4.8885786109999998</c:v>
                </c:pt>
                <c:pt idx="1939">
                  <c:v>4.8911015339999997</c:v>
                </c:pt>
                <c:pt idx="1940">
                  <c:v>4.8936238410000001</c:v>
                </c:pt>
                <c:pt idx="1941">
                  <c:v>4.8961461479999997</c:v>
                </c:pt>
                <c:pt idx="1942">
                  <c:v>4.8986685330000004</c:v>
                </c:pt>
                <c:pt idx="1943">
                  <c:v>4.9011909180000002</c:v>
                </c:pt>
                <c:pt idx="1944">
                  <c:v>4.9037128799999996</c:v>
                </c:pt>
                <c:pt idx="1945">
                  <c:v>4.906234843</c:v>
                </c:pt>
                <c:pt idx="1946">
                  <c:v>4.908756919</c:v>
                </c:pt>
                <c:pt idx="1947">
                  <c:v>4.9112789960000001</c:v>
                </c:pt>
                <c:pt idx="1948">
                  <c:v>4.9138014480000001</c:v>
                </c:pt>
                <c:pt idx="1949">
                  <c:v>4.9163239089999999</c:v>
                </c:pt>
                <c:pt idx="1950">
                  <c:v>4.9188456790000004</c:v>
                </c:pt>
                <c:pt idx="1951">
                  <c:v>4.9213674479999998</c:v>
                </c:pt>
                <c:pt idx="1952">
                  <c:v>4.9238903330000001</c:v>
                </c:pt>
                <c:pt idx="1953">
                  <c:v>4.9264132180000004</c:v>
                </c:pt>
                <c:pt idx="1954">
                  <c:v>4.9289361019999998</c:v>
                </c:pt>
                <c:pt idx="1955">
                  <c:v>4.9314589870000001</c:v>
                </c:pt>
                <c:pt idx="1956">
                  <c:v>4.9339815250000001</c:v>
                </c:pt>
                <c:pt idx="1957">
                  <c:v>4.9365040640000002</c:v>
                </c:pt>
                <c:pt idx="1958">
                  <c:v>4.939025987</c:v>
                </c:pt>
                <c:pt idx="1959">
                  <c:v>4.9415479099999997</c:v>
                </c:pt>
                <c:pt idx="1960">
                  <c:v>4.9440702219999997</c:v>
                </c:pt>
                <c:pt idx="1961">
                  <c:v>4.9465925290000001</c:v>
                </c:pt>
                <c:pt idx="1962">
                  <c:v>4.9491144519999999</c:v>
                </c:pt>
                <c:pt idx="1963">
                  <c:v>4.9516363749999996</c:v>
                </c:pt>
                <c:pt idx="1964">
                  <c:v>4.9541584959999998</c:v>
                </c:pt>
                <c:pt idx="1965">
                  <c:v>4.9566806110000003</c:v>
                </c:pt>
                <c:pt idx="1966">
                  <c:v>4.9592030339999997</c:v>
                </c:pt>
                <c:pt idx="1967">
                  <c:v>4.961725457</c:v>
                </c:pt>
                <c:pt idx="1968">
                  <c:v>4.9642488470000004</c:v>
                </c:pt>
                <c:pt idx="1969">
                  <c:v>4.9667722320000003</c:v>
                </c:pt>
                <c:pt idx="1970">
                  <c:v>4.9692946930000002</c:v>
                </c:pt>
                <c:pt idx="1971">
                  <c:v>4.971817154</c:v>
                </c:pt>
                <c:pt idx="1972">
                  <c:v>4.9743398470000004</c:v>
                </c:pt>
                <c:pt idx="1973">
                  <c:v>4.9768625399999999</c:v>
                </c:pt>
                <c:pt idx="1974">
                  <c:v>4.9793652789999996</c:v>
                </c:pt>
                <c:pt idx="1975">
                  <c:v>4.9818679939999999</c:v>
                </c:pt>
                <c:pt idx="1976">
                  <c:v>4.9843707090000002</c:v>
                </c:pt>
                <c:pt idx="1977">
                  <c:v>4.9868734239999997</c:v>
                </c:pt>
                <c:pt idx="1978">
                  <c:v>4.989376139</c:v>
                </c:pt>
                <c:pt idx="1979">
                  <c:v>4.9918788540000003</c:v>
                </c:pt>
                <c:pt idx="1980">
                  <c:v>4.9943815689999997</c:v>
                </c:pt>
                <c:pt idx="1981">
                  <c:v>4.9968842840000001</c:v>
                </c:pt>
                <c:pt idx="1982">
                  <c:v>4.9993869990000004</c:v>
                </c:pt>
                <c:pt idx="1983">
                  <c:v>5.0018897139999998</c:v>
                </c:pt>
                <c:pt idx="1984">
                  <c:v>5.0043924290000001</c:v>
                </c:pt>
                <c:pt idx="1985">
                  <c:v>5.0068951439999996</c:v>
                </c:pt>
                <c:pt idx="1986">
                  <c:v>5.0093978589999999</c:v>
                </c:pt>
                <c:pt idx="1987">
                  <c:v>5.0119005740000002</c:v>
                </c:pt>
                <c:pt idx="1988">
                  <c:v>5.0144032889999997</c:v>
                </c:pt>
                <c:pt idx="1989">
                  <c:v>5.0169059889999996</c:v>
                </c:pt>
                <c:pt idx="1990">
                  <c:v>5.0194087039999999</c:v>
                </c:pt>
                <c:pt idx="1991">
                  <c:v>5.0220984719999997</c:v>
                </c:pt>
                <c:pt idx="1992">
                  <c:v>5.0247882410000004</c:v>
                </c:pt>
                <c:pt idx="1993">
                  <c:v>5.0273105109999996</c:v>
                </c:pt>
                <c:pt idx="1994">
                  <c:v>5.0298327799999996</c:v>
                </c:pt>
                <c:pt idx="1995">
                  <c:v>5.0323548090000001</c:v>
                </c:pt>
                <c:pt idx="1996">
                  <c:v>5.0348768479999997</c:v>
                </c:pt>
                <c:pt idx="1997">
                  <c:v>5.0373985389999998</c:v>
                </c:pt>
                <c:pt idx="1998">
                  <c:v>5.0399202320000001</c:v>
                </c:pt>
                <c:pt idx="1999">
                  <c:v>5.0424426929999999</c:v>
                </c:pt>
                <c:pt idx="2000">
                  <c:v>5.044965156</c:v>
                </c:pt>
                <c:pt idx="2001">
                  <c:v>5.0474873860000002</c:v>
                </c:pt>
                <c:pt idx="2002">
                  <c:v>5.0500096169999997</c:v>
                </c:pt>
                <c:pt idx="2003">
                  <c:v>5.0525316159999996</c:v>
                </c:pt>
                <c:pt idx="2004">
                  <c:v>5.0550536170000004</c:v>
                </c:pt>
                <c:pt idx="2005">
                  <c:v>5.0575765390000003</c:v>
                </c:pt>
                <c:pt idx="2006">
                  <c:v>5.0600994620000002</c:v>
                </c:pt>
                <c:pt idx="2007">
                  <c:v>5.062622116</c:v>
                </c:pt>
                <c:pt idx="2008">
                  <c:v>5.0651447709999999</c:v>
                </c:pt>
                <c:pt idx="2009">
                  <c:v>5.067666386</c:v>
                </c:pt>
                <c:pt idx="2010">
                  <c:v>5.070188001</c:v>
                </c:pt>
                <c:pt idx="2011">
                  <c:v>5.0727098860000002</c:v>
                </c:pt>
                <c:pt idx="2012">
                  <c:v>5.0752317710000003</c:v>
                </c:pt>
                <c:pt idx="2013">
                  <c:v>5.0777541929999996</c:v>
                </c:pt>
                <c:pt idx="2014">
                  <c:v>5.0802766159999999</c:v>
                </c:pt>
                <c:pt idx="2015">
                  <c:v>5.0827980540000004</c:v>
                </c:pt>
                <c:pt idx="2016">
                  <c:v>5.0853194769999996</c:v>
                </c:pt>
                <c:pt idx="2017">
                  <c:v>5.0878410540000001</c:v>
                </c:pt>
                <c:pt idx="2018">
                  <c:v>5.0903626309999996</c:v>
                </c:pt>
                <c:pt idx="2019">
                  <c:v>5.0928844729999998</c:v>
                </c:pt>
                <c:pt idx="2020">
                  <c:v>5.0954063200000004</c:v>
                </c:pt>
                <c:pt idx="2021">
                  <c:v>5.0979279340000003</c:v>
                </c:pt>
                <c:pt idx="2022">
                  <c:v>5.1004495490000004</c:v>
                </c:pt>
                <c:pt idx="2023">
                  <c:v>5.1029718089999996</c:v>
                </c:pt>
                <c:pt idx="2024">
                  <c:v>5.1054940780000004</c:v>
                </c:pt>
                <c:pt idx="2025">
                  <c:v>5.1080154630000001</c:v>
                </c:pt>
                <c:pt idx="2026">
                  <c:v>5.1105368479999997</c:v>
                </c:pt>
                <c:pt idx="2027">
                  <c:v>5.1130587079999996</c:v>
                </c:pt>
                <c:pt idx="2028">
                  <c:v>5.1155805550000002</c:v>
                </c:pt>
                <c:pt idx="2029">
                  <c:v>5.1181018619999996</c:v>
                </c:pt>
                <c:pt idx="2030">
                  <c:v>5.1206231710000001</c:v>
                </c:pt>
                <c:pt idx="2031">
                  <c:v>5.123145021</c:v>
                </c:pt>
                <c:pt idx="2032">
                  <c:v>5.1256668679999997</c:v>
                </c:pt>
                <c:pt idx="2033">
                  <c:v>5.1281890209999998</c:v>
                </c:pt>
                <c:pt idx="2034">
                  <c:v>5.1307111760000002</c:v>
                </c:pt>
                <c:pt idx="2035">
                  <c:v>5.1332333710000002</c:v>
                </c:pt>
                <c:pt idx="2036">
                  <c:v>5.1357555640000001</c:v>
                </c:pt>
                <c:pt idx="2037">
                  <c:v>5.1382775250000003</c:v>
                </c:pt>
                <c:pt idx="2038">
                  <c:v>5.1407994859999997</c:v>
                </c:pt>
                <c:pt idx="2039">
                  <c:v>5.1433219860000001</c:v>
                </c:pt>
                <c:pt idx="2040">
                  <c:v>5.1458444869999997</c:v>
                </c:pt>
                <c:pt idx="2041">
                  <c:v>5.1483662939999997</c:v>
                </c:pt>
                <c:pt idx="2042">
                  <c:v>5.1508881029999998</c:v>
                </c:pt>
                <c:pt idx="2043">
                  <c:v>5.1534099050000002</c:v>
                </c:pt>
                <c:pt idx="2044">
                  <c:v>5.1559317120000001</c:v>
                </c:pt>
                <c:pt idx="2045">
                  <c:v>5.158453712</c:v>
                </c:pt>
                <c:pt idx="2046">
                  <c:v>5.160975713</c:v>
                </c:pt>
                <c:pt idx="2047">
                  <c:v>5.1634987890000001</c:v>
                </c:pt>
                <c:pt idx="2048">
                  <c:v>5.1660218660000004</c:v>
                </c:pt>
                <c:pt idx="2049">
                  <c:v>5.1685445200000002</c:v>
                </c:pt>
                <c:pt idx="2050">
                  <c:v>5.1710671750000001</c:v>
                </c:pt>
                <c:pt idx="2051">
                  <c:v>5.1735896319999997</c:v>
                </c:pt>
                <c:pt idx="2052">
                  <c:v>5.1761120930000004</c:v>
                </c:pt>
                <c:pt idx="2053">
                  <c:v>5.1786345159999998</c:v>
                </c:pt>
                <c:pt idx="2054">
                  <c:v>5.1811569390000001</c:v>
                </c:pt>
                <c:pt idx="2055">
                  <c:v>5.1836792799999998</c:v>
                </c:pt>
                <c:pt idx="2056">
                  <c:v>5.186201627</c:v>
                </c:pt>
                <c:pt idx="2057">
                  <c:v>5.1887235499999997</c:v>
                </c:pt>
                <c:pt idx="2058">
                  <c:v>5.1912454730000004</c:v>
                </c:pt>
                <c:pt idx="2059">
                  <c:v>5.1937676699999997</c:v>
                </c:pt>
                <c:pt idx="2060">
                  <c:v>5.1962898629999996</c:v>
                </c:pt>
                <c:pt idx="2061">
                  <c:v>5.198811901</c:v>
                </c:pt>
                <c:pt idx="2062">
                  <c:v>5.2013339399999996</c:v>
                </c:pt>
                <c:pt idx="2063">
                  <c:v>5.2038555879999997</c:v>
                </c:pt>
                <c:pt idx="2064">
                  <c:v>5.2063772430000004</c:v>
                </c:pt>
                <c:pt idx="2065">
                  <c:v>5.208899358</c:v>
                </c:pt>
                <c:pt idx="2066">
                  <c:v>5.2114214729999997</c:v>
                </c:pt>
                <c:pt idx="2067">
                  <c:v>5.2139430119999997</c:v>
                </c:pt>
                <c:pt idx="2068">
                  <c:v>5.2164645509999996</c:v>
                </c:pt>
                <c:pt idx="2069">
                  <c:v>5.2189864349999997</c:v>
                </c:pt>
                <c:pt idx="2070">
                  <c:v>5.2215083199999999</c:v>
                </c:pt>
                <c:pt idx="2071">
                  <c:v>5.2240298239999996</c:v>
                </c:pt>
                <c:pt idx="2072">
                  <c:v>5.226551325</c:v>
                </c:pt>
                <c:pt idx="2073">
                  <c:v>5.2290732860000002</c:v>
                </c:pt>
                <c:pt idx="2074">
                  <c:v>5.2315952469999996</c:v>
                </c:pt>
                <c:pt idx="2075">
                  <c:v>5.2341170930000001</c:v>
                </c:pt>
                <c:pt idx="2076">
                  <c:v>5.2366389399999997</c:v>
                </c:pt>
                <c:pt idx="2077">
                  <c:v>5.2391608620000003</c:v>
                </c:pt>
                <c:pt idx="2078">
                  <c:v>5.2416827850000001</c:v>
                </c:pt>
                <c:pt idx="2079">
                  <c:v>5.2442045400000001</c:v>
                </c:pt>
                <c:pt idx="2080">
                  <c:v>5.2467263089999996</c:v>
                </c:pt>
                <c:pt idx="2081">
                  <c:v>5.2492486170000001</c:v>
                </c:pt>
                <c:pt idx="2082">
                  <c:v>5.2517709239999997</c:v>
                </c:pt>
                <c:pt idx="2083">
                  <c:v>5.2542929340000004</c:v>
                </c:pt>
                <c:pt idx="2084">
                  <c:v>5.2568149350000004</c:v>
                </c:pt>
                <c:pt idx="2085">
                  <c:v>5.2593374730000004</c:v>
                </c:pt>
                <c:pt idx="2086">
                  <c:v>5.2618600119999996</c:v>
                </c:pt>
                <c:pt idx="2087">
                  <c:v>5.264381631</c:v>
                </c:pt>
                <c:pt idx="2088">
                  <c:v>5.266903246</c:v>
                </c:pt>
                <c:pt idx="2089">
                  <c:v>5.269425246</c:v>
                </c:pt>
                <c:pt idx="2090">
                  <c:v>5.2719472469999999</c:v>
                </c:pt>
                <c:pt idx="2091">
                  <c:v>5.2744684350000002</c:v>
                </c:pt>
                <c:pt idx="2092">
                  <c:v>5.2769896279999999</c:v>
                </c:pt>
                <c:pt idx="2093">
                  <c:v>5.2795106660000002</c:v>
                </c:pt>
                <c:pt idx="2094">
                  <c:v>5.2820317049999996</c:v>
                </c:pt>
                <c:pt idx="2095">
                  <c:v>5.2845529349999998</c:v>
                </c:pt>
                <c:pt idx="2096">
                  <c:v>5.287074166</c:v>
                </c:pt>
                <c:pt idx="2097">
                  <c:v>5.2895960879999997</c:v>
                </c:pt>
                <c:pt idx="2098">
                  <c:v>5.2921180110000003</c:v>
                </c:pt>
                <c:pt idx="2099">
                  <c:v>5.2946388190000002</c:v>
                </c:pt>
                <c:pt idx="2100">
                  <c:v>5.2971596280000002</c:v>
                </c:pt>
                <c:pt idx="2101">
                  <c:v>5.2996818960000001</c:v>
                </c:pt>
                <c:pt idx="2102">
                  <c:v>5.302204165</c:v>
                </c:pt>
                <c:pt idx="2103">
                  <c:v>5.3047261939999997</c:v>
                </c:pt>
                <c:pt idx="2104">
                  <c:v>5.3072482330000001</c:v>
                </c:pt>
                <c:pt idx="2105">
                  <c:v>5.309770232</c:v>
                </c:pt>
                <c:pt idx="2106">
                  <c:v>5.312292233</c:v>
                </c:pt>
                <c:pt idx="2107">
                  <c:v>5.314813891</c:v>
                </c:pt>
                <c:pt idx="2108">
                  <c:v>5.3173355459999998</c:v>
                </c:pt>
                <c:pt idx="2109">
                  <c:v>5.3198574680000004</c:v>
                </c:pt>
                <c:pt idx="2110">
                  <c:v>5.3223793910000001</c:v>
                </c:pt>
                <c:pt idx="2111">
                  <c:v>5.324901573</c:v>
                </c:pt>
                <c:pt idx="2112">
                  <c:v>5.3274237659999999</c:v>
                </c:pt>
                <c:pt idx="2113">
                  <c:v>5.3299454190000004</c:v>
                </c:pt>
                <c:pt idx="2114">
                  <c:v>5.332467072</c:v>
                </c:pt>
                <c:pt idx="2115">
                  <c:v>5.3349891930000002</c:v>
                </c:pt>
                <c:pt idx="2116">
                  <c:v>5.3375113079999998</c:v>
                </c:pt>
                <c:pt idx="2117">
                  <c:v>5.3400326930000004</c:v>
                </c:pt>
                <c:pt idx="2118">
                  <c:v>5.342554078</c:v>
                </c:pt>
                <c:pt idx="2119">
                  <c:v>5.3450757360000001</c:v>
                </c:pt>
                <c:pt idx="2120">
                  <c:v>5.3475973909999999</c:v>
                </c:pt>
                <c:pt idx="2121">
                  <c:v>5.3501195829999997</c:v>
                </c:pt>
                <c:pt idx="2122">
                  <c:v>5.3526417759999996</c:v>
                </c:pt>
                <c:pt idx="2123">
                  <c:v>5.3551637369999998</c:v>
                </c:pt>
                <c:pt idx="2124">
                  <c:v>5.3576856980000001</c:v>
                </c:pt>
                <c:pt idx="2125">
                  <c:v>5.36020816</c:v>
                </c:pt>
                <c:pt idx="2126">
                  <c:v>5.3627306209999999</c:v>
                </c:pt>
                <c:pt idx="2127">
                  <c:v>5.3652528559999997</c:v>
                </c:pt>
                <c:pt idx="2128">
                  <c:v>5.3677750870000001</c:v>
                </c:pt>
                <c:pt idx="2129">
                  <c:v>5.3702972019999997</c:v>
                </c:pt>
                <c:pt idx="2130">
                  <c:v>5.3728193170000003</c:v>
                </c:pt>
                <c:pt idx="2131">
                  <c:v>5.3753410390000003</c:v>
                </c:pt>
                <c:pt idx="2132">
                  <c:v>5.3778627700000001</c:v>
                </c:pt>
                <c:pt idx="2133">
                  <c:v>5.3803849240000003</c:v>
                </c:pt>
                <c:pt idx="2134">
                  <c:v>5.3829070769999996</c:v>
                </c:pt>
                <c:pt idx="2135">
                  <c:v>5.3854292700000004</c:v>
                </c:pt>
                <c:pt idx="2136">
                  <c:v>5.3879514630000003</c:v>
                </c:pt>
                <c:pt idx="2137">
                  <c:v>5.3904728850000003</c:v>
                </c:pt>
                <c:pt idx="2138">
                  <c:v>5.3929943079999996</c:v>
                </c:pt>
                <c:pt idx="2139">
                  <c:v>5.3955162210000003</c:v>
                </c:pt>
                <c:pt idx="2140">
                  <c:v>5.398038144</c:v>
                </c:pt>
                <c:pt idx="2141">
                  <c:v>5.4005595289999997</c:v>
                </c:pt>
                <c:pt idx="2142">
                  <c:v>5.4030809140000002</c:v>
                </c:pt>
                <c:pt idx="2143">
                  <c:v>5.4056027740000001</c:v>
                </c:pt>
                <c:pt idx="2144">
                  <c:v>5.4081246209999998</c:v>
                </c:pt>
                <c:pt idx="2145">
                  <c:v>5.4106468129999996</c:v>
                </c:pt>
                <c:pt idx="2146">
                  <c:v>5.4131690060000004</c:v>
                </c:pt>
                <c:pt idx="2147">
                  <c:v>5.4156911970000001</c:v>
                </c:pt>
                <c:pt idx="2148">
                  <c:v>5.41821339</c:v>
                </c:pt>
                <c:pt idx="2149">
                  <c:v>5.4207357360000001</c:v>
                </c:pt>
                <c:pt idx="2150">
                  <c:v>5.4232580830000003</c:v>
                </c:pt>
                <c:pt idx="2151">
                  <c:v>5.4257800100000004</c:v>
                </c:pt>
                <c:pt idx="2152">
                  <c:v>5.4283019330000002</c:v>
                </c:pt>
                <c:pt idx="2153">
                  <c:v>5.4308244329999997</c:v>
                </c:pt>
                <c:pt idx="2154">
                  <c:v>5.4333469340000002</c:v>
                </c:pt>
                <c:pt idx="2155">
                  <c:v>5.4358693560000004</c:v>
                </c:pt>
                <c:pt idx="2156">
                  <c:v>5.4383917789999998</c:v>
                </c:pt>
                <c:pt idx="2157">
                  <c:v>5.4409142790000002</c:v>
                </c:pt>
                <c:pt idx="2158">
                  <c:v>5.4434367799999999</c:v>
                </c:pt>
                <c:pt idx="2159">
                  <c:v>5.4459585820000003</c:v>
                </c:pt>
                <c:pt idx="2160">
                  <c:v>5.4484803890000002</c:v>
                </c:pt>
                <c:pt idx="2161">
                  <c:v>5.4510022740000004</c:v>
                </c:pt>
                <c:pt idx="2162">
                  <c:v>5.4535241589999996</c:v>
                </c:pt>
                <c:pt idx="2163">
                  <c:v>5.4560466590000001</c:v>
                </c:pt>
                <c:pt idx="2164">
                  <c:v>5.4585691599999997</c:v>
                </c:pt>
                <c:pt idx="2165">
                  <c:v>5.4610923900000001</c:v>
                </c:pt>
                <c:pt idx="2166">
                  <c:v>5.4636156209999998</c:v>
                </c:pt>
                <c:pt idx="2167">
                  <c:v>5.4661377739999999</c:v>
                </c:pt>
                <c:pt idx="2168">
                  <c:v>5.4686599290000002</c:v>
                </c:pt>
                <c:pt idx="2169">
                  <c:v>5.4711818509999999</c:v>
                </c:pt>
                <c:pt idx="2170">
                  <c:v>5.4737037739999996</c:v>
                </c:pt>
                <c:pt idx="2171">
                  <c:v>5.4762261590000003</c:v>
                </c:pt>
                <c:pt idx="2172">
                  <c:v>5.4787485440000001</c:v>
                </c:pt>
                <c:pt idx="2173">
                  <c:v>5.4812709279999998</c:v>
                </c:pt>
                <c:pt idx="2174">
                  <c:v>5.4837933129999996</c:v>
                </c:pt>
                <c:pt idx="2175">
                  <c:v>5.4863152790000003</c:v>
                </c:pt>
                <c:pt idx="2176">
                  <c:v>5.4888372419999998</c:v>
                </c:pt>
                <c:pt idx="2177">
                  <c:v>5.4913593949999999</c:v>
                </c:pt>
                <c:pt idx="2178">
                  <c:v>5.4938815480000001</c:v>
                </c:pt>
                <c:pt idx="2179">
                  <c:v>5.4964042409999996</c:v>
                </c:pt>
                <c:pt idx="2180">
                  <c:v>5.498926934</c:v>
                </c:pt>
                <c:pt idx="2181">
                  <c:v>5.501449279</c:v>
                </c:pt>
                <c:pt idx="2182">
                  <c:v>5.5039716260000002</c:v>
                </c:pt>
                <c:pt idx="2183">
                  <c:v>5.5064937020000002</c:v>
                </c:pt>
                <c:pt idx="2184">
                  <c:v>5.5090157790000003</c:v>
                </c:pt>
                <c:pt idx="2185">
                  <c:v>5.5115375100000001</c:v>
                </c:pt>
                <c:pt idx="2186">
                  <c:v>5.514059241</c:v>
                </c:pt>
                <c:pt idx="2187">
                  <c:v>5.5165817410000004</c:v>
                </c:pt>
                <c:pt idx="2188">
                  <c:v>5.519104242</c:v>
                </c:pt>
                <c:pt idx="2189">
                  <c:v>5.521626318</c:v>
                </c:pt>
                <c:pt idx="2190">
                  <c:v>5.5241483950000001</c:v>
                </c:pt>
                <c:pt idx="2191">
                  <c:v>5.5266709379999996</c:v>
                </c:pt>
                <c:pt idx="2192">
                  <c:v>5.5291934769999997</c:v>
                </c:pt>
                <c:pt idx="2193">
                  <c:v>5.5317159379999996</c:v>
                </c:pt>
                <c:pt idx="2194">
                  <c:v>5.5342384009999996</c:v>
                </c:pt>
                <c:pt idx="2195">
                  <c:v>5.5367607169999999</c:v>
                </c:pt>
                <c:pt idx="2196">
                  <c:v>5.5392830240000004</c:v>
                </c:pt>
                <c:pt idx="2197">
                  <c:v>5.5418050240000003</c:v>
                </c:pt>
                <c:pt idx="2198">
                  <c:v>5.5443270250000003</c:v>
                </c:pt>
                <c:pt idx="2199">
                  <c:v>5.5468492070000002</c:v>
                </c:pt>
                <c:pt idx="2200">
                  <c:v>5.5493714000000001</c:v>
                </c:pt>
                <c:pt idx="2201">
                  <c:v>5.5518940140000002</c:v>
                </c:pt>
                <c:pt idx="2202">
                  <c:v>5.5544166290000003</c:v>
                </c:pt>
                <c:pt idx="2203">
                  <c:v>5.5569388699999998</c:v>
                </c:pt>
                <c:pt idx="2204">
                  <c:v>5.5594611010000001</c:v>
                </c:pt>
                <c:pt idx="2205">
                  <c:v>5.5619832929999999</c:v>
                </c:pt>
                <c:pt idx="2206">
                  <c:v>5.5645054859999998</c:v>
                </c:pt>
                <c:pt idx="2207">
                  <c:v>5.5670275189999998</c:v>
                </c:pt>
                <c:pt idx="2208">
                  <c:v>5.5695495580000003</c:v>
                </c:pt>
                <c:pt idx="2209">
                  <c:v>5.5720717110000004</c:v>
                </c:pt>
                <c:pt idx="2210">
                  <c:v>5.5745938659999998</c:v>
                </c:pt>
                <c:pt idx="2211">
                  <c:v>5.5771158649999997</c:v>
                </c:pt>
                <c:pt idx="2212">
                  <c:v>5.5796378659999997</c:v>
                </c:pt>
                <c:pt idx="2213">
                  <c:v>5.5821597880000002</c:v>
                </c:pt>
                <c:pt idx="2214">
                  <c:v>5.584681711</c:v>
                </c:pt>
                <c:pt idx="2215">
                  <c:v>5.5872037450000001</c:v>
                </c:pt>
                <c:pt idx="2216">
                  <c:v>5.5897257839999996</c:v>
                </c:pt>
                <c:pt idx="2217">
                  <c:v>5.5922479760000003</c:v>
                </c:pt>
                <c:pt idx="2218">
                  <c:v>5.5947701690000002</c:v>
                </c:pt>
                <c:pt idx="2219">
                  <c:v>5.5972919040000004</c:v>
                </c:pt>
                <c:pt idx="2220">
                  <c:v>5.5998136350000003</c:v>
                </c:pt>
                <c:pt idx="2221">
                  <c:v>5.6023347499999998</c:v>
                </c:pt>
                <c:pt idx="2222">
                  <c:v>5.6048558650000002</c:v>
                </c:pt>
                <c:pt idx="2223">
                  <c:v>5.607377327</c:v>
                </c:pt>
                <c:pt idx="2224">
                  <c:v>5.6098987879999997</c:v>
                </c:pt>
                <c:pt idx="2225">
                  <c:v>5.6124204420000003</c:v>
                </c:pt>
                <c:pt idx="2226">
                  <c:v>5.6149420970000001</c:v>
                </c:pt>
                <c:pt idx="2227">
                  <c:v>5.6174639370000001</c:v>
                </c:pt>
                <c:pt idx="2228">
                  <c:v>5.6199857839999998</c:v>
                </c:pt>
                <c:pt idx="2229">
                  <c:v>5.6225079759999996</c:v>
                </c:pt>
                <c:pt idx="2230">
                  <c:v>5.6250301690000004</c:v>
                </c:pt>
                <c:pt idx="2231">
                  <c:v>5.6275524040000002</c:v>
                </c:pt>
                <c:pt idx="2232">
                  <c:v>5.6300746349999997</c:v>
                </c:pt>
                <c:pt idx="2233">
                  <c:v>5.6325974040000002</c:v>
                </c:pt>
                <c:pt idx="2234">
                  <c:v>5.6351201729999998</c:v>
                </c:pt>
                <c:pt idx="2235">
                  <c:v>5.6376425189999999</c:v>
                </c:pt>
                <c:pt idx="2236">
                  <c:v>5.6401648660000001</c:v>
                </c:pt>
                <c:pt idx="2237">
                  <c:v>5.6426871350000001</c:v>
                </c:pt>
                <c:pt idx="2238">
                  <c:v>5.645209404</c:v>
                </c:pt>
                <c:pt idx="2239">
                  <c:v>5.6477312499999996</c:v>
                </c:pt>
                <c:pt idx="2240">
                  <c:v>5.6502530970000002</c:v>
                </c:pt>
                <c:pt idx="2241">
                  <c:v>5.6527746350000001</c:v>
                </c:pt>
                <c:pt idx="2242">
                  <c:v>5.6552961740000001</c:v>
                </c:pt>
                <c:pt idx="2243">
                  <c:v>5.657819173</c:v>
                </c:pt>
                <c:pt idx="2244">
                  <c:v>5.6603421740000002</c:v>
                </c:pt>
                <c:pt idx="2245">
                  <c:v>5.6628644430000001</c:v>
                </c:pt>
                <c:pt idx="2246">
                  <c:v>5.6653867120000001</c:v>
                </c:pt>
                <c:pt idx="2247">
                  <c:v>5.6679083659999998</c:v>
                </c:pt>
                <c:pt idx="2248">
                  <c:v>5.6704300190000003</c:v>
                </c:pt>
                <c:pt idx="2249">
                  <c:v>5.6729519420000001</c:v>
                </c:pt>
                <c:pt idx="2250">
                  <c:v>5.6754738649999998</c:v>
                </c:pt>
                <c:pt idx="2251">
                  <c:v>5.6779960960000002</c:v>
                </c:pt>
                <c:pt idx="2252">
                  <c:v>5.6805183269999997</c:v>
                </c:pt>
                <c:pt idx="2253">
                  <c:v>5.6830410200000001</c:v>
                </c:pt>
                <c:pt idx="2254">
                  <c:v>5.6855637129999996</c:v>
                </c:pt>
                <c:pt idx="2255">
                  <c:v>5.6880856299999998</c:v>
                </c:pt>
                <c:pt idx="2256">
                  <c:v>5.6906075530000004</c:v>
                </c:pt>
                <c:pt idx="2257">
                  <c:v>5.6931297450000002</c:v>
                </c:pt>
                <c:pt idx="2258">
                  <c:v>5.6956519380000001</c:v>
                </c:pt>
                <c:pt idx="2259">
                  <c:v>5.6981739710000001</c:v>
                </c:pt>
                <c:pt idx="2260">
                  <c:v>5.7006960099999997</c:v>
                </c:pt>
                <c:pt idx="2261">
                  <c:v>5.7032175479999996</c:v>
                </c:pt>
                <c:pt idx="2262">
                  <c:v>5.7057390870000004</c:v>
                </c:pt>
                <c:pt idx="2263">
                  <c:v>5.7082612450000001</c:v>
                </c:pt>
                <c:pt idx="2264">
                  <c:v>5.7107834000000004</c:v>
                </c:pt>
                <c:pt idx="2265">
                  <c:v>5.7133049759999999</c:v>
                </c:pt>
                <c:pt idx="2266">
                  <c:v>5.7158265530000003</c:v>
                </c:pt>
                <c:pt idx="2267">
                  <c:v>5.7183486300000004</c:v>
                </c:pt>
                <c:pt idx="2268">
                  <c:v>5.7208707070000004</c:v>
                </c:pt>
                <c:pt idx="2269">
                  <c:v>5.7233927070000004</c:v>
                </c:pt>
                <c:pt idx="2270">
                  <c:v>5.7259147080000004</c:v>
                </c:pt>
                <c:pt idx="2271">
                  <c:v>5.728437327</c:v>
                </c:pt>
                <c:pt idx="2272">
                  <c:v>5.7309599420000001</c:v>
                </c:pt>
                <c:pt idx="2273">
                  <c:v>5.7334824419999997</c:v>
                </c:pt>
                <c:pt idx="2274">
                  <c:v>5.7360049430000002</c:v>
                </c:pt>
                <c:pt idx="2275">
                  <c:v>5.7385271250000001</c:v>
                </c:pt>
                <c:pt idx="2276">
                  <c:v>5.741049318</c:v>
                </c:pt>
                <c:pt idx="2277">
                  <c:v>5.7435719330000001</c:v>
                </c:pt>
                <c:pt idx="2278">
                  <c:v>5.7460945480000003</c:v>
                </c:pt>
                <c:pt idx="2279">
                  <c:v>5.7486178170000004</c:v>
                </c:pt>
                <c:pt idx="2280">
                  <c:v>5.7511410859999996</c:v>
                </c:pt>
                <c:pt idx="2281">
                  <c:v>5.7536639709999999</c:v>
                </c:pt>
                <c:pt idx="2282">
                  <c:v>5.7561868560000002</c:v>
                </c:pt>
                <c:pt idx="2283">
                  <c:v>5.7587101250000003</c:v>
                </c:pt>
                <c:pt idx="2284">
                  <c:v>5.7612333939999996</c:v>
                </c:pt>
                <c:pt idx="2285">
                  <c:v>5.7637558560000004</c:v>
                </c:pt>
                <c:pt idx="2286">
                  <c:v>5.7662783170000003</c:v>
                </c:pt>
                <c:pt idx="2287">
                  <c:v>5.7688007450000001</c:v>
                </c:pt>
                <c:pt idx="2288">
                  <c:v>5.7713231680000003</c:v>
                </c:pt>
                <c:pt idx="2289">
                  <c:v>5.7738452069999999</c:v>
                </c:pt>
                <c:pt idx="2290">
                  <c:v>5.7763672460000004</c:v>
                </c:pt>
                <c:pt idx="2291">
                  <c:v>5.7788894040000001</c:v>
                </c:pt>
                <c:pt idx="2292">
                  <c:v>5.7814115590000004</c:v>
                </c:pt>
                <c:pt idx="2293">
                  <c:v>5.7839336350000004</c:v>
                </c:pt>
                <c:pt idx="2294">
                  <c:v>5.7864557120000004</c:v>
                </c:pt>
                <c:pt idx="2295">
                  <c:v>5.7889777560000004</c:v>
                </c:pt>
                <c:pt idx="2296">
                  <c:v>5.791499795</c:v>
                </c:pt>
                <c:pt idx="2297">
                  <c:v>5.794021871</c:v>
                </c:pt>
                <c:pt idx="2298">
                  <c:v>5.7965439480000001</c:v>
                </c:pt>
                <c:pt idx="2299">
                  <c:v>5.799065712</c:v>
                </c:pt>
                <c:pt idx="2300">
                  <c:v>5.8015874810000003</c:v>
                </c:pt>
                <c:pt idx="2301">
                  <c:v>5.804109135</c:v>
                </c:pt>
                <c:pt idx="2302">
                  <c:v>5.8066307899999998</c:v>
                </c:pt>
                <c:pt idx="2303">
                  <c:v>5.809153674</c:v>
                </c:pt>
                <c:pt idx="2304">
                  <c:v>5.8116765590000004</c:v>
                </c:pt>
                <c:pt idx="2305">
                  <c:v>5.814198481</c:v>
                </c:pt>
                <c:pt idx="2306">
                  <c:v>5.8167204039999998</c:v>
                </c:pt>
                <c:pt idx="2307">
                  <c:v>5.8192427840000001</c:v>
                </c:pt>
                <c:pt idx="2308">
                  <c:v>5.8217651689999999</c:v>
                </c:pt>
                <c:pt idx="2309">
                  <c:v>5.8242871679999997</c:v>
                </c:pt>
                <c:pt idx="2310">
                  <c:v>5.8268091689999997</c:v>
                </c:pt>
                <c:pt idx="2311">
                  <c:v>5.8293309759999996</c:v>
                </c:pt>
                <c:pt idx="2312">
                  <c:v>5.8318527849999997</c:v>
                </c:pt>
                <c:pt idx="2313">
                  <c:v>5.8343752459999996</c:v>
                </c:pt>
                <c:pt idx="2314">
                  <c:v>5.8368977070000003</c:v>
                </c:pt>
                <c:pt idx="2315">
                  <c:v>5.8394202460000004</c:v>
                </c:pt>
                <c:pt idx="2316">
                  <c:v>5.8419427849999996</c:v>
                </c:pt>
                <c:pt idx="2317">
                  <c:v>5.8444645580000003</c:v>
                </c:pt>
                <c:pt idx="2318">
                  <c:v>5.8469863269999998</c:v>
                </c:pt>
                <c:pt idx="2319">
                  <c:v>5.84950875</c:v>
                </c:pt>
                <c:pt idx="2320">
                  <c:v>5.8520311730000003</c:v>
                </c:pt>
                <c:pt idx="2321">
                  <c:v>5.8545531300000002</c:v>
                </c:pt>
                <c:pt idx="2322">
                  <c:v>5.8570750929999997</c:v>
                </c:pt>
                <c:pt idx="2323">
                  <c:v>5.8595980919999997</c:v>
                </c:pt>
                <c:pt idx="2324">
                  <c:v>5.8621210929999998</c:v>
                </c:pt>
                <c:pt idx="2325">
                  <c:v>5.8646430870000001</c:v>
                </c:pt>
                <c:pt idx="2326">
                  <c:v>5.8671650880000001</c:v>
                </c:pt>
                <c:pt idx="2327">
                  <c:v>5.8696874330000002</c:v>
                </c:pt>
                <c:pt idx="2328">
                  <c:v>5.8722097800000004</c:v>
                </c:pt>
                <c:pt idx="2329">
                  <c:v>5.8747317020000001</c:v>
                </c:pt>
                <c:pt idx="2330">
                  <c:v>5.8772536249999998</c:v>
                </c:pt>
                <c:pt idx="2331">
                  <c:v>5.8797758949999999</c:v>
                </c:pt>
                <c:pt idx="2332">
                  <c:v>5.8822981639999998</c:v>
                </c:pt>
                <c:pt idx="2333">
                  <c:v>5.8848199330000002</c:v>
                </c:pt>
                <c:pt idx="2334">
                  <c:v>5.8873417019999996</c:v>
                </c:pt>
                <c:pt idx="2335">
                  <c:v>5.8898637020000004</c:v>
                </c:pt>
                <c:pt idx="2336">
                  <c:v>5.8923857030000004</c:v>
                </c:pt>
                <c:pt idx="2337">
                  <c:v>5.8949077409999999</c:v>
                </c:pt>
                <c:pt idx="2338">
                  <c:v>5.8974297800000004</c:v>
                </c:pt>
                <c:pt idx="2339">
                  <c:v>5.8999517790000002</c:v>
                </c:pt>
                <c:pt idx="2340">
                  <c:v>5.9024737800000002</c:v>
                </c:pt>
                <c:pt idx="2341">
                  <c:v>5.9049955919999997</c:v>
                </c:pt>
                <c:pt idx="2342">
                  <c:v>5.9075173989999996</c:v>
                </c:pt>
                <c:pt idx="2343">
                  <c:v>5.9100394380000001</c:v>
                </c:pt>
                <c:pt idx="2344">
                  <c:v>5.9125614769999997</c:v>
                </c:pt>
                <c:pt idx="2345">
                  <c:v>5.9150835529999997</c:v>
                </c:pt>
                <c:pt idx="2346">
                  <c:v>5.9176056299999997</c:v>
                </c:pt>
                <c:pt idx="2347">
                  <c:v>5.9201278610000001</c:v>
                </c:pt>
                <c:pt idx="2348">
                  <c:v>5.9226500919999996</c:v>
                </c:pt>
                <c:pt idx="2349">
                  <c:v>5.9251719769999998</c:v>
                </c:pt>
                <c:pt idx="2350">
                  <c:v>5.9276938619999999</c:v>
                </c:pt>
                <c:pt idx="2351">
                  <c:v>5.9302152460000004</c:v>
                </c:pt>
                <c:pt idx="2352">
                  <c:v>5.932736631</c:v>
                </c:pt>
                <c:pt idx="2353">
                  <c:v>5.9352584769999996</c:v>
                </c:pt>
                <c:pt idx="2354">
                  <c:v>5.9377803240000002</c:v>
                </c:pt>
                <c:pt idx="2355">
                  <c:v>5.9403022080000003</c:v>
                </c:pt>
                <c:pt idx="2356">
                  <c:v>5.9428240929999996</c:v>
                </c:pt>
                <c:pt idx="2357">
                  <c:v>5.9453460439999999</c:v>
                </c:pt>
                <c:pt idx="2358">
                  <c:v>5.9478680050000001</c:v>
                </c:pt>
                <c:pt idx="2359">
                  <c:v>5.9503898900000003</c:v>
                </c:pt>
                <c:pt idx="2360">
                  <c:v>5.9529117749999996</c:v>
                </c:pt>
                <c:pt idx="2361">
                  <c:v>5.9554343080000001</c:v>
                </c:pt>
                <c:pt idx="2362">
                  <c:v>5.9579568470000002</c:v>
                </c:pt>
                <c:pt idx="2363">
                  <c:v>5.9604783079999999</c:v>
                </c:pt>
                <c:pt idx="2364">
                  <c:v>5.9629997689999996</c:v>
                </c:pt>
                <c:pt idx="2365">
                  <c:v>5.9655217360000004</c:v>
                </c:pt>
                <c:pt idx="2366">
                  <c:v>5.9680436969999997</c:v>
                </c:pt>
                <c:pt idx="2367">
                  <c:v>5.9705661589999997</c:v>
                </c:pt>
                <c:pt idx="2368">
                  <c:v>5.9730886200000004</c:v>
                </c:pt>
                <c:pt idx="2369">
                  <c:v>5.9756110109999998</c:v>
                </c:pt>
                <c:pt idx="2370">
                  <c:v>5.9781333959999996</c:v>
                </c:pt>
                <c:pt idx="2371">
                  <c:v>5.9806557040000001</c:v>
                </c:pt>
                <c:pt idx="2372">
                  <c:v>5.9831780109999997</c:v>
                </c:pt>
                <c:pt idx="2373">
                  <c:v>5.985699823</c:v>
                </c:pt>
                <c:pt idx="2374">
                  <c:v>5.98822163</c:v>
                </c:pt>
                <c:pt idx="2375">
                  <c:v>5.9907430149999996</c:v>
                </c:pt>
                <c:pt idx="2376">
                  <c:v>5.9932644000000002</c:v>
                </c:pt>
                <c:pt idx="2377">
                  <c:v>5.9957863229999999</c:v>
                </c:pt>
                <c:pt idx="2378">
                  <c:v>5.9983082459999997</c:v>
                </c:pt>
                <c:pt idx="2379">
                  <c:v>6.0008295150000004</c:v>
                </c:pt>
                <c:pt idx="2380">
                  <c:v>6.0033507840000002</c:v>
                </c:pt>
                <c:pt idx="2381">
                  <c:v>6.0058728959999996</c:v>
                </c:pt>
                <c:pt idx="2382">
                  <c:v>6.0083950110000002</c:v>
                </c:pt>
                <c:pt idx="2383">
                  <c:v>6.0109172040000001</c:v>
                </c:pt>
                <c:pt idx="2384">
                  <c:v>6.013439397</c:v>
                </c:pt>
                <c:pt idx="2385">
                  <c:v>6.0159614000000001</c:v>
                </c:pt>
                <c:pt idx="2386">
                  <c:v>6.0184834010000001</c:v>
                </c:pt>
                <c:pt idx="2387">
                  <c:v>6.0210054770000001</c:v>
                </c:pt>
                <c:pt idx="2388">
                  <c:v>6.0235275540000002</c:v>
                </c:pt>
                <c:pt idx="2389">
                  <c:v>6.0260494099999997</c:v>
                </c:pt>
                <c:pt idx="2390">
                  <c:v>6.0285712570000003</c:v>
                </c:pt>
                <c:pt idx="2391">
                  <c:v>6.0310936789999996</c:v>
                </c:pt>
                <c:pt idx="2392">
                  <c:v>6.0336161019999999</c:v>
                </c:pt>
                <c:pt idx="2393">
                  <c:v>6.036138684</c:v>
                </c:pt>
                <c:pt idx="2394">
                  <c:v>6.0386612609999997</c:v>
                </c:pt>
                <c:pt idx="2395">
                  <c:v>6.0411840300000001</c:v>
                </c:pt>
                <c:pt idx="2396">
                  <c:v>6.0437067989999997</c:v>
                </c:pt>
                <c:pt idx="2397">
                  <c:v>6.0462288759999998</c:v>
                </c:pt>
                <c:pt idx="2398">
                  <c:v>6.0487509529999999</c:v>
                </c:pt>
                <c:pt idx="2399">
                  <c:v>6.0512733760000001</c:v>
                </c:pt>
                <c:pt idx="2400">
                  <c:v>6.0537957990000004</c:v>
                </c:pt>
                <c:pt idx="2401">
                  <c:v>6.05631903</c:v>
                </c:pt>
                <c:pt idx="2402">
                  <c:v>6.0588422609999997</c:v>
                </c:pt>
                <c:pt idx="2403">
                  <c:v>6.0613650689999998</c:v>
                </c:pt>
                <c:pt idx="2404">
                  <c:v>6.0638878759999999</c:v>
                </c:pt>
                <c:pt idx="2405">
                  <c:v>6.0664099970000001</c:v>
                </c:pt>
                <c:pt idx="2406">
                  <c:v>6.0689321119999997</c:v>
                </c:pt>
                <c:pt idx="2407">
                  <c:v>6.0714540350000004</c:v>
                </c:pt>
                <c:pt idx="2408">
                  <c:v>6.0739759580000001</c:v>
                </c:pt>
                <c:pt idx="2409">
                  <c:v>6.0764982329999997</c:v>
                </c:pt>
                <c:pt idx="2410">
                  <c:v>6.0790205019999997</c:v>
                </c:pt>
                <c:pt idx="2411">
                  <c:v>6.0815431179999999</c:v>
                </c:pt>
                <c:pt idx="2412">
                  <c:v>6.0840657330000001</c:v>
                </c:pt>
                <c:pt idx="2413">
                  <c:v>6.086588194</c:v>
                </c:pt>
                <c:pt idx="2414">
                  <c:v>6.0891106549999998</c:v>
                </c:pt>
                <c:pt idx="2415">
                  <c:v>6.0916330780000001</c:v>
                </c:pt>
                <c:pt idx="2416">
                  <c:v>6.0941555010000004</c:v>
                </c:pt>
                <c:pt idx="2417">
                  <c:v>6.0966780739999997</c:v>
                </c:pt>
                <c:pt idx="2418">
                  <c:v>6.0992006510000003</c:v>
                </c:pt>
                <c:pt idx="2419">
                  <c:v>6.1017233429999997</c:v>
                </c:pt>
                <c:pt idx="2420">
                  <c:v>6.1042460360000002</c:v>
                </c:pt>
                <c:pt idx="2421">
                  <c:v>6.1067688090000001</c:v>
                </c:pt>
                <c:pt idx="2422">
                  <c:v>6.1092915779999997</c:v>
                </c:pt>
                <c:pt idx="2423">
                  <c:v>6.1118141550000002</c:v>
                </c:pt>
                <c:pt idx="2424">
                  <c:v>6.1143367319999999</c:v>
                </c:pt>
                <c:pt idx="2425">
                  <c:v>6.1168590829999996</c:v>
                </c:pt>
                <c:pt idx="2426">
                  <c:v>6.1193814299999998</c:v>
                </c:pt>
                <c:pt idx="2427">
                  <c:v>6.1219043910000002</c:v>
                </c:pt>
                <c:pt idx="2428">
                  <c:v>6.1244273519999997</c:v>
                </c:pt>
                <c:pt idx="2429">
                  <c:v>6.1269503089999997</c:v>
                </c:pt>
                <c:pt idx="2430">
                  <c:v>6.1294732700000001</c:v>
                </c:pt>
                <c:pt idx="2431">
                  <c:v>6.1319956549999999</c:v>
                </c:pt>
                <c:pt idx="2432">
                  <c:v>6.1345180399999997</c:v>
                </c:pt>
                <c:pt idx="2433">
                  <c:v>6.1370408860000003</c:v>
                </c:pt>
                <c:pt idx="2434">
                  <c:v>6.1395637330000001</c:v>
                </c:pt>
                <c:pt idx="2435">
                  <c:v>6.1420871940000001</c:v>
                </c:pt>
                <c:pt idx="2436">
                  <c:v>6.1446106550000001</c:v>
                </c:pt>
                <c:pt idx="2437">
                  <c:v>6.1471335690000002</c:v>
                </c:pt>
                <c:pt idx="2438">
                  <c:v>6.1496564920000001</c:v>
                </c:pt>
                <c:pt idx="2439">
                  <c:v>6.1521787229999996</c:v>
                </c:pt>
                <c:pt idx="2440">
                  <c:v>6.1547009539999999</c:v>
                </c:pt>
                <c:pt idx="2441">
                  <c:v>6.157224179</c:v>
                </c:pt>
                <c:pt idx="2442">
                  <c:v>6.1597474099999996</c:v>
                </c:pt>
                <c:pt idx="2443">
                  <c:v>6.1622698329999999</c:v>
                </c:pt>
                <c:pt idx="2444">
                  <c:v>6.1647922560000001</c:v>
                </c:pt>
                <c:pt idx="2445">
                  <c:v>6.1673145639999998</c:v>
                </c:pt>
                <c:pt idx="2446">
                  <c:v>6.1698368730000004</c:v>
                </c:pt>
                <c:pt idx="2447">
                  <c:v>6.1723594100000003</c:v>
                </c:pt>
                <c:pt idx="2448">
                  <c:v>6.1748819490000004</c:v>
                </c:pt>
                <c:pt idx="2449">
                  <c:v>6.1774050300000001</c:v>
                </c:pt>
                <c:pt idx="2450">
                  <c:v>6.1799281070000003</c:v>
                </c:pt>
                <c:pt idx="2451">
                  <c:v>6.182450877</c:v>
                </c:pt>
                <c:pt idx="2452">
                  <c:v>6.1849736460000004</c:v>
                </c:pt>
                <c:pt idx="2453">
                  <c:v>6.1874958280000003</c:v>
                </c:pt>
                <c:pt idx="2454">
                  <c:v>6.1900180210000002</c:v>
                </c:pt>
                <c:pt idx="2455">
                  <c:v>6.1925405199999997</c:v>
                </c:pt>
                <c:pt idx="2456">
                  <c:v>6.1950630210000002</c:v>
                </c:pt>
                <c:pt idx="2457">
                  <c:v>6.1975851310000003</c:v>
                </c:pt>
                <c:pt idx="2458">
                  <c:v>6.200107246</c:v>
                </c:pt>
                <c:pt idx="2459">
                  <c:v>6.2026291689999997</c:v>
                </c:pt>
                <c:pt idx="2460">
                  <c:v>6.2051510920000004</c:v>
                </c:pt>
                <c:pt idx="2461">
                  <c:v>6.2076727030000001</c:v>
                </c:pt>
                <c:pt idx="2462">
                  <c:v>6.2101943180000001</c:v>
                </c:pt>
                <c:pt idx="2463">
                  <c:v>6.2127162409999999</c:v>
                </c:pt>
                <c:pt idx="2464">
                  <c:v>6.2152381639999996</c:v>
                </c:pt>
                <c:pt idx="2465">
                  <c:v>6.2177603130000003</c:v>
                </c:pt>
                <c:pt idx="2466">
                  <c:v>6.2202824679999997</c:v>
                </c:pt>
                <c:pt idx="2467">
                  <c:v>6.2227851479999998</c:v>
                </c:pt>
                <c:pt idx="2468">
                  <c:v>6.2252878169999999</c:v>
                </c:pt>
                <c:pt idx="2469">
                  <c:v>6.227790486</c:v>
                </c:pt>
                <c:pt idx="2470">
                  <c:v>6.230293155</c:v>
                </c:pt>
                <c:pt idx="2471">
                  <c:v>6.2327958240000001</c:v>
                </c:pt>
                <c:pt idx="2472">
                  <c:v>6.2352984930000002</c:v>
                </c:pt>
                <c:pt idx="2473">
                  <c:v>6.2378011620000002</c:v>
                </c:pt>
                <c:pt idx="2474">
                  <c:v>6.2403038310000003</c:v>
                </c:pt>
                <c:pt idx="2475">
                  <c:v>6.2428065000000004</c:v>
                </c:pt>
                <c:pt idx="2476">
                  <c:v>6.2453091690000004</c:v>
                </c:pt>
                <c:pt idx="2477">
                  <c:v>6.2478118379999996</c:v>
                </c:pt>
                <c:pt idx="2478">
                  <c:v>6.2503145069999997</c:v>
                </c:pt>
                <c:pt idx="2479">
                  <c:v>6.2528171759999998</c:v>
                </c:pt>
                <c:pt idx="2480">
                  <c:v>6.2553198449999998</c:v>
                </c:pt>
                <c:pt idx="2481">
                  <c:v>6.2578225139999999</c:v>
                </c:pt>
                <c:pt idx="2482">
                  <c:v>6.260325183</c:v>
                </c:pt>
                <c:pt idx="2483">
                  <c:v>6.262827852</c:v>
                </c:pt>
                <c:pt idx="2484">
                  <c:v>6.2655194679999999</c:v>
                </c:pt>
                <c:pt idx="2485">
                  <c:v>6.2682110829999997</c:v>
                </c:pt>
                <c:pt idx="2486">
                  <c:v>6.2707334289999999</c:v>
                </c:pt>
                <c:pt idx="2487">
                  <c:v>6.2732557760000001</c:v>
                </c:pt>
                <c:pt idx="2488">
                  <c:v>6.27577842</c:v>
                </c:pt>
                <c:pt idx="2489">
                  <c:v>6.2783010749999999</c:v>
                </c:pt>
                <c:pt idx="2490">
                  <c:v>6.280824151</c:v>
                </c:pt>
                <c:pt idx="2491">
                  <c:v>6.2833472280000002</c:v>
                </c:pt>
                <c:pt idx="2492">
                  <c:v>6.2858700250000004</c:v>
                </c:pt>
                <c:pt idx="2493">
                  <c:v>6.2883928339999997</c:v>
                </c:pt>
                <c:pt idx="2494">
                  <c:v>6.2909158329999997</c:v>
                </c:pt>
                <c:pt idx="2495">
                  <c:v>6.2934388339999998</c:v>
                </c:pt>
                <c:pt idx="2496">
                  <c:v>6.2959615250000001</c:v>
                </c:pt>
                <c:pt idx="2497">
                  <c:v>6.2984842179999996</c:v>
                </c:pt>
                <c:pt idx="2498">
                  <c:v>6.3010067559999996</c:v>
                </c:pt>
                <c:pt idx="2499">
                  <c:v>6.3035292949999997</c:v>
                </c:pt>
                <c:pt idx="2500">
                  <c:v>6.3060519099999999</c:v>
                </c:pt>
                <c:pt idx="2501">
                  <c:v>6.308574525</c:v>
                </c:pt>
                <c:pt idx="2502">
                  <c:v>6.3110977559999997</c:v>
                </c:pt>
                <c:pt idx="2503">
                  <c:v>6.3136209870000002</c:v>
                </c:pt>
                <c:pt idx="2504">
                  <c:v>6.3161439870000002</c:v>
                </c:pt>
                <c:pt idx="2505">
                  <c:v>6.3186669880000004</c:v>
                </c:pt>
                <c:pt idx="2506">
                  <c:v>6.3211904099999998</c:v>
                </c:pt>
                <c:pt idx="2507">
                  <c:v>6.3237138330000002</c:v>
                </c:pt>
                <c:pt idx="2508">
                  <c:v>6.3262367230000001</c:v>
                </c:pt>
                <c:pt idx="2509">
                  <c:v>6.3287596080000004</c:v>
                </c:pt>
                <c:pt idx="2510">
                  <c:v>6.3312822610000001</c:v>
                </c:pt>
                <c:pt idx="2511">
                  <c:v>6.3338049160000001</c:v>
                </c:pt>
                <c:pt idx="2512">
                  <c:v>6.3363280690000003</c:v>
                </c:pt>
                <c:pt idx="2513">
                  <c:v>6.3388512239999999</c:v>
                </c:pt>
                <c:pt idx="2514">
                  <c:v>6.3413734149999996</c:v>
                </c:pt>
                <c:pt idx="2515">
                  <c:v>6.3438956080000004</c:v>
                </c:pt>
                <c:pt idx="2516">
                  <c:v>6.346417035</c:v>
                </c:pt>
                <c:pt idx="2517">
                  <c:v>6.3489384580000001</c:v>
                </c:pt>
                <c:pt idx="2518">
                  <c:v>6.351460458</c:v>
                </c:pt>
                <c:pt idx="2519">
                  <c:v>6.353982459</c:v>
                </c:pt>
                <c:pt idx="2520">
                  <c:v>6.3565051510000004</c:v>
                </c:pt>
                <c:pt idx="2521">
                  <c:v>6.3590278439999999</c:v>
                </c:pt>
                <c:pt idx="2522">
                  <c:v>6.361550459</c:v>
                </c:pt>
                <c:pt idx="2523">
                  <c:v>6.3640730740000002</c:v>
                </c:pt>
                <c:pt idx="2524">
                  <c:v>6.3665954490000001</c:v>
                </c:pt>
                <c:pt idx="2525">
                  <c:v>6.3691178339999999</c:v>
                </c:pt>
                <c:pt idx="2526">
                  <c:v>6.371639987</c:v>
                </c:pt>
                <c:pt idx="2527">
                  <c:v>6.3741621420000003</c:v>
                </c:pt>
                <c:pt idx="2528">
                  <c:v>6.3766847950000001</c:v>
                </c:pt>
                <c:pt idx="2529">
                  <c:v>6.3792074479999998</c:v>
                </c:pt>
                <c:pt idx="2530">
                  <c:v>6.3817295639999996</c:v>
                </c:pt>
                <c:pt idx="2531">
                  <c:v>6.3842516790000001</c:v>
                </c:pt>
                <c:pt idx="2532">
                  <c:v>6.3867735310000002</c:v>
                </c:pt>
                <c:pt idx="2533">
                  <c:v>6.3892953779999999</c:v>
                </c:pt>
                <c:pt idx="2534">
                  <c:v>6.3918171460000002</c:v>
                </c:pt>
                <c:pt idx="2535">
                  <c:v>6.3943389149999996</c:v>
                </c:pt>
                <c:pt idx="2536">
                  <c:v>6.3968612609999997</c:v>
                </c:pt>
                <c:pt idx="2537">
                  <c:v>6.3993836079999999</c:v>
                </c:pt>
                <c:pt idx="2538">
                  <c:v>6.4019060689999998</c:v>
                </c:pt>
                <c:pt idx="2539">
                  <c:v>6.4044285299999997</c:v>
                </c:pt>
                <c:pt idx="2540">
                  <c:v>6.406951179</c:v>
                </c:pt>
                <c:pt idx="2541">
                  <c:v>6.4094738339999999</c:v>
                </c:pt>
                <c:pt idx="2542">
                  <c:v>6.4119962949999998</c:v>
                </c:pt>
                <c:pt idx="2543">
                  <c:v>6.4145187559999997</c:v>
                </c:pt>
                <c:pt idx="2544">
                  <c:v>6.4170408329999997</c:v>
                </c:pt>
                <c:pt idx="2545">
                  <c:v>6.4195629099999998</c:v>
                </c:pt>
                <c:pt idx="2546">
                  <c:v>6.4220848720000001</c:v>
                </c:pt>
                <c:pt idx="2547">
                  <c:v>6.4246068330000003</c:v>
                </c:pt>
                <c:pt idx="2548">
                  <c:v>6.427129367</c:v>
                </c:pt>
                <c:pt idx="2549">
                  <c:v>6.4296519060000001</c:v>
                </c:pt>
                <c:pt idx="2550">
                  <c:v>6.4321740209999998</c:v>
                </c:pt>
                <c:pt idx="2551">
                  <c:v>6.4346961360000003</c:v>
                </c:pt>
                <c:pt idx="2552">
                  <c:v>6.4372187949999997</c:v>
                </c:pt>
                <c:pt idx="2553">
                  <c:v>6.4397414499999996</c:v>
                </c:pt>
                <c:pt idx="2554">
                  <c:v>6.4422644880000002</c:v>
                </c:pt>
                <c:pt idx="2555">
                  <c:v>6.4447875269999999</c:v>
                </c:pt>
                <c:pt idx="2556">
                  <c:v>6.4473102620000002</c:v>
                </c:pt>
                <c:pt idx="2557">
                  <c:v>6.4498329930000002</c:v>
                </c:pt>
                <c:pt idx="2558">
                  <c:v>6.4523561459999996</c:v>
                </c:pt>
                <c:pt idx="2559">
                  <c:v>6.4548793010000001</c:v>
                </c:pt>
                <c:pt idx="2560">
                  <c:v>6.4574011459999996</c:v>
                </c:pt>
                <c:pt idx="2561">
                  <c:v>6.4599229930000002</c:v>
                </c:pt>
                <c:pt idx="2562">
                  <c:v>6.4624450690000002</c:v>
                </c:pt>
                <c:pt idx="2563">
                  <c:v>6.4649671460000002</c:v>
                </c:pt>
                <c:pt idx="2564">
                  <c:v>6.4674893769999997</c:v>
                </c:pt>
                <c:pt idx="2565">
                  <c:v>6.4700116080000001</c:v>
                </c:pt>
                <c:pt idx="2566">
                  <c:v>6.4725333389999999</c:v>
                </c:pt>
                <c:pt idx="2567">
                  <c:v>6.4750550699999998</c:v>
                </c:pt>
                <c:pt idx="2568">
                  <c:v>6.4775772180000004</c:v>
                </c:pt>
                <c:pt idx="2569">
                  <c:v>6.4800993729999998</c:v>
                </c:pt>
                <c:pt idx="2570">
                  <c:v>6.4826218339999997</c:v>
                </c:pt>
                <c:pt idx="2571">
                  <c:v>6.4851442949999996</c:v>
                </c:pt>
                <c:pt idx="2572">
                  <c:v>6.4876671410000002</c:v>
                </c:pt>
                <c:pt idx="2573">
                  <c:v>6.490189988</c:v>
                </c:pt>
                <c:pt idx="2574">
                  <c:v>6.4927131410000003</c:v>
                </c:pt>
                <c:pt idx="2575">
                  <c:v>6.4952362959999999</c:v>
                </c:pt>
                <c:pt idx="2576">
                  <c:v>6.4977590149999997</c:v>
                </c:pt>
                <c:pt idx="2577">
                  <c:v>6.5002817459999997</c:v>
                </c:pt>
                <c:pt idx="2578">
                  <c:v>6.50280463</c:v>
                </c:pt>
                <c:pt idx="2579">
                  <c:v>6.5053275150000003</c:v>
                </c:pt>
                <c:pt idx="2580">
                  <c:v>6.507850597</c:v>
                </c:pt>
                <c:pt idx="2581">
                  <c:v>6.5103736740000002</c:v>
                </c:pt>
                <c:pt idx="2582">
                  <c:v>6.5128968279999997</c:v>
                </c:pt>
                <c:pt idx="2583">
                  <c:v>6.515419981</c:v>
                </c:pt>
                <c:pt idx="2584">
                  <c:v>6.5179427509999996</c:v>
                </c:pt>
                <c:pt idx="2585">
                  <c:v>6.5204655200000001</c:v>
                </c:pt>
                <c:pt idx="2586">
                  <c:v>6.5229882510000001</c:v>
                </c:pt>
                <c:pt idx="2587">
                  <c:v>6.5255109820000001</c:v>
                </c:pt>
                <c:pt idx="2588">
                  <c:v>6.5280334130000002</c:v>
                </c:pt>
                <c:pt idx="2589">
                  <c:v>6.5305558359999996</c:v>
                </c:pt>
                <c:pt idx="2590">
                  <c:v>6.5330783749999997</c:v>
                </c:pt>
                <c:pt idx="2591">
                  <c:v>6.5356009139999998</c:v>
                </c:pt>
                <c:pt idx="2592">
                  <c:v>6.5381225289999998</c:v>
                </c:pt>
                <c:pt idx="2593">
                  <c:v>6.5406441439999998</c:v>
                </c:pt>
                <c:pt idx="2594">
                  <c:v>6.5431664899999999</c:v>
                </c:pt>
                <c:pt idx="2595">
                  <c:v>6.5456888370000001</c:v>
                </c:pt>
                <c:pt idx="2596">
                  <c:v>6.5482111400000003</c:v>
                </c:pt>
                <c:pt idx="2597">
                  <c:v>6.550733449</c:v>
                </c:pt>
                <c:pt idx="2598">
                  <c:v>6.5532564869999996</c:v>
                </c:pt>
                <c:pt idx="2599">
                  <c:v>6.5557795260000002</c:v>
                </c:pt>
                <c:pt idx="2600">
                  <c:v>6.5583020249999997</c:v>
                </c:pt>
                <c:pt idx="2601">
                  <c:v>6.5608245260000002</c:v>
                </c:pt>
                <c:pt idx="2602">
                  <c:v>6.563347179</c:v>
                </c:pt>
                <c:pt idx="2603">
                  <c:v>6.5658698319999997</c:v>
                </c:pt>
                <c:pt idx="2604">
                  <c:v>6.568392265</c:v>
                </c:pt>
                <c:pt idx="2605">
                  <c:v>6.5709146880000002</c:v>
                </c:pt>
                <c:pt idx="2606">
                  <c:v>6.573437534</c:v>
                </c:pt>
                <c:pt idx="2607">
                  <c:v>6.5759603809999998</c:v>
                </c:pt>
                <c:pt idx="2608">
                  <c:v>6.578483039</c:v>
                </c:pt>
                <c:pt idx="2609">
                  <c:v>6.5810056939999999</c:v>
                </c:pt>
                <c:pt idx="2610">
                  <c:v>6.5835278849999996</c:v>
                </c:pt>
                <c:pt idx="2611">
                  <c:v>6.5860500780000004</c:v>
                </c:pt>
                <c:pt idx="2612">
                  <c:v>6.5885719290000004</c:v>
                </c:pt>
                <c:pt idx="2613">
                  <c:v>6.5910937760000001</c:v>
                </c:pt>
                <c:pt idx="2614">
                  <c:v>6.5936164670000004</c:v>
                </c:pt>
                <c:pt idx="2615">
                  <c:v>6.5961391599999999</c:v>
                </c:pt>
                <c:pt idx="2616">
                  <c:v>6.5986615820000001</c:v>
                </c:pt>
                <c:pt idx="2617">
                  <c:v>6.6011840050000004</c:v>
                </c:pt>
                <c:pt idx="2618">
                  <c:v>6.6037064289999998</c:v>
                </c:pt>
                <c:pt idx="2619">
                  <c:v>6.6062288520000001</c:v>
                </c:pt>
                <c:pt idx="2620">
                  <c:v>6.6087510869999999</c:v>
                </c:pt>
                <c:pt idx="2621">
                  <c:v>6.6112733180000003</c:v>
                </c:pt>
                <c:pt idx="2622">
                  <c:v>6.6137955870000003</c:v>
                </c:pt>
                <c:pt idx="2623">
                  <c:v>6.6163178560000002</c:v>
                </c:pt>
                <c:pt idx="2624">
                  <c:v>6.6188404329999999</c:v>
                </c:pt>
                <c:pt idx="2625">
                  <c:v>6.6213630099999996</c:v>
                </c:pt>
                <c:pt idx="2626">
                  <c:v>6.6238853170000001</c:v>
                </c:pt>
                <c:pt idx="2627">
                  <c:v>6.6264076259999998</c:v>
                </c:pt>
                <c:pt idx="2628">
                  <c:v>6.6289296640000002</c:v>
                </c:pt>
                <c:pt idx="2629">
                  <c:v>6.6314517029999998</c:v>
                </c:pt>
                <c:pt idx="2630">
                  <c:v>6.633973933</c:v>
                </c:pt>
                <c:pt idx="2631">
                  <c:v>6.6364961640000004</c:v>
                </c:pt>
                <c:pt idx="2632">
                  <c:v>6.639018933</c:v>
                </c:pt>
                <c:pt idx="2633">
                  <c:v>6.6415417019999996</c:v>
                </c:pt>
                <c:pt idx="2634">
                  <c:v>6.6440634330000004</c:v>
                </c:pt>
                <c:pt idx="2635">
                  <c:v>6.6465851640000002</c:v>
                </c:pt>
                <c:pt idx="2636">
                  <c:v>6.6491079910000002</c:v>
                </c:pt>
                <c:pt idx="2637">
                  <c:v>6.651630838</c:v>
                </c:pt>
                <c:pt idx="2638">
                  <c:v>6.6541539140000001</c:v>
                </c:pt>
                <c:pt idx="2639">
                  <c:v>6.6566769910000003</c:v>
                </c:pt>
                <c:pt idx="2640">
                  <c:v>6.6591994139999997</c:v>
                </c:pt>
                <c:pt idx="2641">
                  <c:v>6.661721837</c:v>
                </c:pt>
                <c:pt idx="2642">
                  <c:v>6.6642438369999999</c:v>
                </c:pt>
                <c:pt idx="2643">
                  <c:v>6.6667658379999999</c:v>
                </c:pt>
                <c:pt idx="2644">
                  <c:v>6.6692879139999999</c:v>
                </c:pt>
                <c:pt idx="2645">
                  <c:v>6.6718099909999999</c:v>
                </c:pt>
                <c:pt idx="2646">
                  <c:v>6.6743317219999998</c:v>
                </c:pt>
                <c:pt idx="2647">
                  <c:v>6.6768534529999997</c:v>
                </c:pt>
                <c:pt idx="2648">
                  <c:v>6.6793753799999998</c:v>
                </c:pt>
                <c:pt idx="2649">
                  <c:v>6.6818973030000004</c:v>
                </c:pt>
                <c:pt idx="2650">
                  <c:v>6.684419611</c:v>
                </c:pt>
                <c:pt idx="2651">
                  <c:v>6.6869419199999998</c:v>
                </c:pt>
                <c:pt idx="2652">
                  <c:v>6.6894639629999997</c:v>
                </c:pt>
                <c:pt idx="2653">
                  <c:v>6.6919860020000002</c:v>
                </c:pt>
                <c:pt idx="2654">
                  <c:v>6.6945085009999996</c:v>
                </c:pt>
                <c:pt idx="2655">
                  <c:v>6.6970310020000001</c:v>
                </c:pt>
                <c:pt idx="2656">
                  <c:v>6.6995539580000001</c:v>
                </c:pt>
                <c:pt idx="2657">
                  <c:v>6.7020769189999996</c:v>
                </c:pt>
                <c:pt idx="2658">
                  <c:v>6.7045990350000002</c:v>
                </c:pt>
                <c:pt idx="2659">
                  <c:v>6.7071211499999999</c:v>
                </c:pt>
                <c:pt idx="2660">
                  <c:v>6.7096435440000004</c:v>
                </c:pt>
                <c:pt idx="2661">
                  <c:v>6.7121659290000002</c:v>
                </c:pt>
                <c:pt idx="2662">
                  <c:v>6.7146888899999997</c:v>
                </c:pt>
                <c:pt idx="2663">
                  <c:v>6.7172118510000001</c:v>
                </c:pt>
                <c:pt idx="2664">
                  <c:v>6.7197344719999998</c:v>
                </c:pt>
                <c:pt idx="2665">
                  <c:v>6.722257087</c:v>
                </c:pt>
                <c:pt idx="2666">
                  <c:v>6.7247796260000001</c:v>
                </c:pt>
                <c:pt idx="2667">
                  <c:v>6.7273021650000002</c:v>
                </c:pt>
                <c:pt idx="2668">
                  <c:v>6.729824818</c:v>
                </c:pt>
                <c:pt idx="2669">
                  <c:v>6.7323474709999998</c:v>
                </c:pt>
                <c:pt idx="2670">
                  <c:v>6.7348704660000003</c:v>
                </c:pt>
                <c:pt idx="2671">
                  <c:v>6.7373934670000004</c:v>
                </c:pt>
                <c:pt idx="2672">
                  <c:v>6.7399169280000004</c:v>
                </c:pt>
                <c:pt idx="2673">
                  <c:v>6.7424403890000004</c:v>
                </c:pt>
                <c:pt idx="2674">
                  <c:v>6.7449632360000003</c:v>
                </c:pt>
                <c:pt idx="2675">
                  <c:v>6.7474860830000001</c:v>
                </c:pt>
                <c:pt idx="2676">
                  <c:v>6.7500096210000002</c:v>
                </c:pt>
                <c:pt idx="2677">
                  <c:v>6.7525331599999996</c:v>
                </c:pt>
                <c:pt idx="2678">
                  <c:v>6.7550555770000003</c:v>
                </c:pt>
                <c:pt idx="2679">
                  <c:v>6.7575779999999996</c:v>
                </c:pt>
                <c:pt idx="2680">
                  <c:v>6.7601001160000003</c:v>
                </c:pt>
                <c:pt idx="2681">
                  <c:v>6.7626222309999999</c:v>
                </c:pt>
                <c:pt idx="2682">
                  <c:v>6.7651447259999999</c:v>
                </c:pt>
                <c:pt idx="2683">
                  <c:v>6.7676672269999996</c:v>
                </c:pt>
                <c:pt idx="2684">
                  <c:v>6.7701903029999997</c:v>
                </c:pt>
                <c:pt idx="2685">
                  <c:v>6.7727133799999999</c:v>
                </c:pt>
                <c:pt idx="2686">
                  <c:v>6.7752362939999999</c:v>
                </c:pt>
                <c:pt idx="2687">
                  <c:v>6.7777592169999998</c:v>
                </c:pt>
                <c:pt idx="2688">
                  <c:v>6.7802824480000004</c:v>
                </c:pt>
                <c:pt idx="2689">
                  <c:v>6.782805679</c:v>
                </c:pt>
                <c:pt idx="2690">
                  <c:v>6.7853279909999999</c:v>
                </c:pt>
                <c:pt idx="2691">
                  <c:v>6.7878502999999997</c:v>
                </c:pt>
                <c:pt idx="2692">
                  <c:v>6.7903733380000002</c:v>
                </c:pt>
                <c:pt idx="2693">
                  <c:v>6.7928963769999999</c:v>
                </c:pt>
                <c:pt idx="2694">
                  <c:v>6.7954188029999996</c:v>
                </c:pt>
                <c:pt idx="2695">
                  <c:v>6.7979412259999998</c:v>
                </c:pt>
                <c:pt idx="2696">
                  <c:v>6.8004634949999998</c:v>
                </c:pt>
                <c:pt idx="2697">
                  <c:v>6.8029857639999998</c:v>
                </c:pt>
                <c:pt idx="2698">
                  <c:v>6.8055085389999999</c:v>
                </c:pt>
                <c:pt idx="2699">
                  <c:v>6.8080313080000003</c:v>
                </c:pt>
                <c:pt idx="2700">
                  <c:v>6.8105543470000001</c:v>
                </c:pt>
                <c:pt idx="2701">
                  <c:v>6.8130773859999998</c:v>
                </c:pt>
                <c:pt idx="2702">
                  <c:v>6.8156009380000002</c:v>
                </c:pt>
                <c:pt idx="2703">
                  <c:v>6.8181244769999996</c:v>
                </c:pt>
                <c:pt idx="2704">
                  <c:v>6.8206478610000003</c:v>
                </c:pt>
                <c:pt idx="2705">
                  <c:v>6.8231712460000002</c:v>
                </c:pt>
                <c:pt idx="2706">
                  <c:v>6.8256943269999999</c:v>
                </c:pt>
                <c:pt idx="2707">
                  <c:v>6.8282174040000001</c:v>
                </c:pt>
                <c:pt idx="2708">
                  <c:v>6.8307402499999998</c:v>
                </c:pt>
                <c:pt idx="2709">
                  <c:v>6.8332630969999997</c:v>
                </c:pt>
                <c:pt idx="2710">
                  <c:v>6.8357866730000003</c:v>
                </c:pt>
                <c:pt idx="2711">
                  <c:v>6.8383102500000001</c:v>
                </c:pt>
                <c:pt idx="2712">
                  <c:v>6.8408330189999997</c:v>
                </c:pt>
                <c:pt idx="2713">
                  <c:v>6.8433557880000002</c:v>
                </c:pt>
                <c:pt idx="2714">
                  <c:v>6.8458782109999996</c:v>
                </c:pt>
                <c:pt idx="2715">
                  <c:v>6.8484006339999999</c:v>
                </c:pt>
                <c:pt idx="2716">
                  <c:v>6.8509237499999998</c:v>
                </c:pt>
                <c:pt idx="2717">
                  <c:v>6.8534468650000004</c:v>
                </c:pt>
                <c:pt idx="2718">
                  <c:v>6.8559694379999998</c:v>
                </c:pt>
                <c:pt idx="2719">
                  <c:v>6.8584920150000004</c:v>
                </c:pt>
                <c:pt idx="2720">
                  <c:v>6.8610145149999999</c:v>
                </c:pt>
                <c:pt idx="2721">
                  <c:v>6.8635370160000004</c:v>
                </c:pt>
                <c:pt idx="2722">
                  <c:v>6.8660597460000004</c:v>
                </c:pt>
                <c:pt idx="2723">
                  <c:v>6.8685824770000004</c:v>
                </c:pt>
                <c:pt idx="2724">
                  <c:v>6.8711049769999999</c:v>
                </c:pt>
                <c:pt idx="2725">
                  <c:v>6.8736274780000004</c:v>
                </c:pt>
                <c:pt idx="2726">
                  <c:v>6.8761501640000002</c:v>
                </c:pt>
                <c:pt idx="2727">
                  <c:v>6.8786728569999998</c:v>
                </c:pt>
                <c:pt idx="2728">
                  <c:v>6.8811952789999999</c:v>
                </c:pt>
                <c:pt idx="2729">
                  <c:v>6.8837177020000002</c:v>
                </c:pt>
                <c:pt idx="2730">
                  <c:v>6.8862401640000002</c:v>
                </c:pt>
                <c:pt idx="2731">
                  <c:v>6.888762625</c:v>
                </c:pt>
                <c:pt idx="2732">
                  <c:v>6.8912848179999999</c:v>
                </c:pt>
                <c:pt idx="2733">
                  <c:v>6.8938070109999998</c:v>
                </c:pt>
                <c:pt idx="2734">
                  <c:v>6.8963288560000002</c:v>
                </c:pt>
                <c:pt idx="2735">
                  <c:v>6.8988507029999999</c:v>
                </c:pt>
                <c:pt idx="2736">
                  <c:v>6.9013731260000002</c:v>
                </c:pt>
                <c:pt idx="2737">
                  <c:v>6.9038955489999996</c:v>
                </c:pt>
                <c:pt idx="2738">
                  <c:v>6.906418049</c:v>
                </c:pt>
                <c:pt idx="2739">
                  <c:v>6.9089405499999996</c:v>
                </c:pt>
                <c:pt idx="2740">
                  <c:v>6.9114620489999998</c:v>
                </c:pt>
                <c:pt idx="2741">
                  <c:v>6.9139835500000002</c:v>
                </c:pt>
                <c:pt idx="2742">
                  <c:v>6.9165061259999998</c:v>
                </c:pt>
                <c:pt idx="2743">
                  <c:v>6.9190287030000004</c:v>
                </c:pt>
                <c:pt idx="2744">
                  <c:v>6.9215512029999999</c:v>
                </c:pt>
                <c:pt idx="2745">
                  <c:v>6.9240737040000004</c:v>
                </c:pt>
                <c:pt idx="2746">
                  <c:v>6.9265958989999996</c:v>
                </c:pt>
                <c:pt idx="2747">
                  <c:v>6.9291180920000004</c:v>
                </c:pt>
                <c:pt idx="2748">
                  <c:v>6.931640861</c:v>
                </c:pt>
                <c:pt idx="2749">
                  <c:v>6.9341636299999996</c:v>
                </c:pt>
                <c:pt idx="2750">
                  <c:v>6.9366861740000001</c:v>
                </c:pt>
                <c:pt idx="2751">
                  <c:v>6.9392087130000002</c:v>
                </c:pt>
                <c:pt idx="2752">
                  <c:v>6.9417315200000003</c:v>
                </c:pt>
                <c:pt idx="2753">
                  <c:v>6.9442543270000003</c:v>
                </c:pt>
                <c:pt idx="2754">
                  <c:v>6.9467781300000002</c:v>
                </c:pt>
                <c:pt idx="2755">
                  <c:v>6.9493019370000004</c:v>
                </c:pt>
                <c:pt idx="2756">
                  <c:v>6.9518256679999997</c:v>
                </c:pt>
                <c:pt idx="2757">
                  <c:v>6.9543493989999998</c:v>
                </c:pt>
                <c:pt idx="2758">
                  <c:v>6.956872207</c:v>
                </c:pt>
                <c:pt idx="2759">
                  <c:v>6.959395014</c:v>
                </c:pt>
                <c:pt idx="2760">
                  <c:v>6.9619175530000001</c:v>
                </c:pt>
                <c:pt idx="2761">
                  <c:v>6.9644400920000002</c:v>
                </c:pt>
                <c:pt idx="2762">
                  <c:v>6.966962938</c:v>
                </c:pt>
                <c:pt idx="2763">
                  <c:v>6.9694857849999998</c:v>
                </c:pt>
                <c:pt idx="2764">
                  <c:v>6.9720088609999999</c:v>
                </c:pt>
                <c:pt idx="2765">
                  <c:v>6.9745319380000002</c:v>
                </c:pt>
                <c:pt idx="2766">
                  <c:v>6.9770546250000001</c:v>
                </c:pt>
                <c:pt idx="2767">
                  <c:v>6.9795773179999996</c:v>
                </c:pt>
                <c:pt idx="2768">
                  <c:v>6.9820997399999998</c:v>
                </c:pt>
                <c:pt idx="2769">
                  <c:v>6.9846221630000001</c:v>
                </c:pt>
                <c:pt idx="2770">
                  <c:v>6.9871448999999997</c:v>
                </c:pt>
                <c:pt idx="2771">
                  <c:v>6.9896676309999997</c:v>
                </c:pt>
                <c:pt idx="2772">
                  <c:v>6.992190516</c:v>
                </c:pt>
                <c:pt idx="2773">
                  <c:v>6.9947134010000003</c:v>
                </c:pt>
                <c:pt idx="2774">
                  <c:v>6.9972353619999996</c:v>
                </c:pt>
                <c:pt idx="2775">
                  <c:v>6.9997573229999999</c:v>
                </c:pt>
                <c:pt idx="2776">
                  <c:v>7.0022799769999997</c:v>
                </c:pt>
                <c:pt idx="2777">
                  <c:v>7.0048026319999996</c:v>
                </c:pt>
                <c:pt idx="2778">
                  <c:v>7.0073250109999998</c:v>
                </c:pt>
                <c:pt idx="2779">
                  <c:v>7.0098473959999996</c:v>
                </c:pt>
                <c:pt idx="2780">
                  <c:v>7.0123694719999996</c:v>
                </c:pt>
                <c:pt idx="2781">
                  <c:v>7.0148915489999997</c:v>
                </c:pt>
                <c:pt idx="2782">
                  <c:v>7.0174139000000002</c:v>
                </c:pt>
                <c:pt idx="2783">
                  <c:v>7.0199362470000004</c:v>
                </c:pt>
                <c:pt idx="2784">
                  <c:v>7.0224578229999999</c:v>
                </c:pt>
                <c:pt idx="2785">
                  <c:v>7.0249794000000003</c:v>
                </c:pt>
                <c:pt idx="2786">
                  <c:v>7.027501708</c:v>
                </c:pt>
                <c:pt idx="2787">
                  <c:v>7.0300240150000004</c:v>
                </c:pt>
                <c:pt idx="2788">
                  <c:v>7.0325468999999998</c:v>
                </c:pt>
                <c:pt idx="2789">
                  <c:v>7.0350697850000001</c:v>
                </c:pt>
                <c:pt idx="2790">
                  <c:v>7.0375932470000002</c:v>
                </c:pt>
                <c:pt idx="2791">
                  <c:v>7.0401167080000002</c:v>
                </c:pt>
                <c:pt idx="2792">
                  <c:v>7.0426394390000002</c:v>
                </c:pt>
                <c:pt idx="2793">
                  <c:v>7.0451621700000002</c:v>
                </c:pt>
                <c:pt idx="2794">
                  <c:v>7.0476856689999998</c:v>
                </c:pt>
                <c:pt idx="2795">
                  <c:v>7.0502091699999996</c:v>
                </c:pt>
                <c:pt idx="2796">
                  <c:v>7.0527315159999997</c:v>
                </c:pt>
                <c:pt idx="2797">
                  <c:v>7.0552538629999999</c:v>
                </c:pt>
                <c:pt idx="2798">
                  <c:v>7.0577760879999998</c:v>
                </c:pt>
                <c:pt idx="2799">
                  <c:v>7.0602983190000002</c:v>
                </c:pt>
                <c:pt idx="2800">
                  <c:v>7.0628208570000002</c:v>
                </c:pt>
                <c:pt idx="2801">
                  <c:v>7.0653433960000003</c:v>
                </c:pt>
                <c:pt idx="2802">
                  <c:v>7.0678658900000002</c:v>
                </c:pt>
                <c:pt idx="2803">
                  <c:v>7.0703883909999998</c:v>
                </c:pt>
                <c:pt idx="2804">
                  <c:v>7.0729103899999997</c:v>
                </c:pt>
                <c:pt idx="2805">
                  <c:v>7.0754323909999997</c:v>
                </c:pt>
                <c:pt idx="2806">
                  <c:v>7.0779547359999997</c:v>
                </c:pt>
                <c:pt idx="2807">
                  <c:v>7.0804770829999999</c:v>
                </c:pt>
                <c:pt idx="2808">
                  <c:v>7.0829995060000002</c:v>
                </c:pt>
                <c:pt idx="2809">
                  <c:v>7.0855219290000004</c:v>
                </c:pt>
                <c:pt idx="2810">
                  <c:v>7.0880451979999997</c:v>
                </c:pt>
                <c:pt idx="2811">
                  <c:v>7.0905684669999998</c:v>
                </c:pt>
                <c:pt idx="2812">
                  <c:v>7.0930914669999998</c:v>
                </c:pt>
                <c:pt idx="2813">
                  <c:v>7.095614468</c:v>
                </c:pt>
                <c:pt idx="2814">
                  <c:v>7.0981369719999998</c:v>
                </c:pt>
                <c:pt idx="2815">
                  <c:v>7.1006594730000003</c:v>
                </c:pt>
                <c:pt idx="2816">
                  <c:v>7.1031821649999998</c:v>
                </c:pt>
                <c:pt idx="2817">
                  <c:v>7.1057048580000002</c:v>
                </c:pt>
                <c:pt idx="2818">
                  <c:v>7.1082273569999996</c:v>
                </c:pt>
                <c:pt idx="2819">
                  <c:v>7.1107498580000001</c:v>
                </c:pt>
                <c:pt idx="2820">
                  <c:v>7.1132724339999998</c:v>
                </c:pt>
                <c:pt idx="2821">
                  <c:v>7.1157950110000003</c:v>
                </c:pt>
                <c:pt idx="2822">
                  <c:v>7.1183183909999999</c:v>
                </c:pt>
                <c:pt idx="2823">
                  <c:v>7.1208417759999998</c:v>
                </c:pt>
                <c:pt idx="2824">
                  <c:v>7.1233647370000002</c:v>
                </c:pt>
                <c:pt idx="2825">
                  <c:v>7.1258876979999997</c:v>
                </c:pt>
                <c:pt idx="2826">
                  <c:v>7.1284104289999997</c:v>
                </c:pt>
                <c:pt idx="2827">
                  <c:v>7.1309331599999997</c:v>
                </c:pt>
                <c:pt idx="2828">
                  <c:v>7.1334555059999998</c:v>
                </c:pt>
                <c:pt idx="2829">
                  <c:v>7.135977853</c:v>
                </c:pt>
                <c:pt idx="2830">
                  <c:v>7.1385006259999999</c:v>
                </c:pt>
                <c:pt idx="2831">
                  <c:v>7.1410233950000004</c:v>
                </c:pt>
                <c:pt idx="2832">
                  <c:v>7.1435460109999998</c:v>
                </c:pt>
                <c:pt idx="2833">
                  <c:v>7.1460686259999999</c:v>
                </c:pt>
                <c:pt idx="2834">
                  <c:v>7.148591819</c:v>
                </c:pt>
                <c:pt idx="2835">
                  <c:v>7.151115012</c:v>
                </c:pt>
                <c:pt idx="2836">
                  <c:v>7.1536373190000004</c:v>
                </c:pt>
                <c:pt idx="2837">
                  <c:v>7.156159626</c:v>
                </c:pt>
                <c:pt idx="2838">
                  <c:v>7.1586816549999996</c:v>
                </c:pt>
                <c:pt idx="2839">
                  <c:v>7.1612036940000001</c:v>
                </c:pt>
                <c:pt idx="2840">
                  <c:v>7.1637260009999997</c:v>
                </c:pt>
                <c:pt idx="2841">
                  <c:v>7.1662483080000001</c:v>
                </c:pt>
                <c:pt idx="2842">
                  <c:v>7.168770544</c:v>
                </c:pt>
                <c:pt idx="2843">
                  <c:v>7.1712927750000004</c:v>
                </c:pt>
                <c:pt idx="2844">
                  <c:v>7.1738156210000001</c:v>
                </c:pt>
                <c:pt idx="2845">
                  <c:v>7.176338468</c:v>
                </c:pt>
                <c:pt idx="2846">
                  <c:v>7.1788610009999996</c:v>
                </c:pt>
                <c:pt idx="2847">
                  <c:v>7.1813835399999997</c:v>
                </c:pt>
                <c:pt idx="2848">
                  <c:v>7.1839058089999996</c:v>
                </c:pt>
                <c:pt idx="2849">
                  <c:v>7.1864280779999996</c:v>
                </c:pt>
                <c:pt idx="2850">
                  <c:v>7.1889505060000003</c:v>
                </c:pt>
                <c:pt idx="2851">
                  <c:v>7.1914729289999997</c:v>
                </c:pt>
                <c:pt idx="2852">
                  <c:v>7.1939954679999998</c:v>
                </c:pt>
                <c:pt idx="2853">
                  <c:v>7.1965180069999999</c:v>
                </c:pt>
                <c:pt idx="2854">
                  <c:v>7.1990403470000004</c:v>
                </c:pt>
                <c:pt idx="2855">
                  <c:v>7.2015626939999997</c:v>
                </c:pt>
                <c:pt idx="2856">
                  <c:v>7.2040854239999996</c:v>
                </c:pt>
                <c:pt idx="2857">
                  <c:v>7.2066081549999996</c:v>
                </c:pt>
                <c:pt idx="2858">
                  <c:v>7.2091304149999997</c:v>
                </c:pt>
                <c:pt idx="2859">
                  <c:v>7.2116526839999997</c:v>
                </c:pt>
                <c:pt idx="2860">
                  <c:v>7.2141744540000001</c:v>
                </c:pt>
                <c:pt idx="2861">
                  <c:v>7.2166962229999996</c:v>
                </c:pt>
                <c:pt idx="2862">
                  <c:v>7.219217886</c:v>
                </c:pt>
                <c:pt idx="2863">
                  <c:v>7.2217395389999997</c:v>
                </c:pt>
                <c:pt idx="2864">
                  <c:v>7.22426177</c:v>
                </c:pt>
                <c:pt idx="2865">
                  <c:v>7.2267840010000004</c:v>
                </c:pt>
                <c:pt idx="2866">
                  <c:v>7.2293060779999996</c:v>
                </c:pt>
                <c:pt idx="2867">
                  <c:v>7.2318281549999996</c:v>
                </c:pt>
                <c:pt idx="2868">
                  <c:v>7.2343504239999996</c:v>
                </c:pt>
                <c:pt idx="2869">
                  <c:v>7.2368726929999996</c:v>
                </c:pt>
                <c:pt idx="2870">
                  <c:v>7.2393950399999998</c:v>
                </c:pt>
                <c:pt idx="2871">
                  <c:v>7.241917387</c:v>
                </c:pt>
                <c:pt idx="2872">
                  <c:v>7.2444397709999997</c:v>
                </c:pt>
                <c:pt idx="2873">
                  <c:v>7.2469621560000004</c:v>
                </c:pt>
                <c:pt idx="2874">
                  <c:v>7.2494848139999997</c:v>
                </c:pt>
                <c:pt idx="2875">
                  <c:v>7.2520074689999996</c:v>
                </c:pt>
                <c:pt idx="2876">
                  <c:v>7.2545298530000002</c:v>
                </c:pt>
                <c:pt idx="2877">
                  <c:v>7.257052238</c:v>
                </c:pt>
                <c:pt idx="2878">
                  <c:v>7.2595751169999998</c:v>
                </c:pt>
                <c:pt idx="2879">
                  <c:v>7.2620980020000001</c:v>
                </c:pt>
                <c:pt idx="2880">
                  <c:v>7.2646201550000002</c:v>
                </c:pt>
                <c:pt idx="2881">
                  <c:v>7.2671423099999997</c:v>
                </c:pt>
                <c:pt idx="2882">
                  <c:v>7.2696641990000002</c:v>
                </c:pt>
                <c:pt idx="2883">
                  <c:v>7.2721860840000003</c:v>
                </c:pt>
                <c:pt idx="2884">
                  <c:v>7.274708468</c:v>
                </c:pt>
                <c:pt idx="2885">
                  <c:v>7.2772308529999998</c:v>
                </c:pt>
                <c:pt idx="2886">
                  <c:v>7.2797528519999997</c:v>
                </c:pt>
                <c:pt idx="2887">
                  <c:v>7.2822748529999997</c:v>
                </c:pt>
                <c:pt idx="2888">
                  <c:v>7.2847968139999999</c:v>
                </c:pt>
                <c:pt idx="2889">
                  <c:v>7.2873187750000001</c:v>
                </c:pt>
                <c:pt idx="2890">
                  <c:v>7.2898406930000004</c:v>
                </c:pt>
                <c:pt idx="2891">
                  <c:v>7.2923626160000001</c:v>
                </c:pt>
                <c:pt idx="2892">
                  <c:v>7.2948853859999998</c:v>
                </c:pt>
                <c:pt idx="2893">
                  <c:v>7.2974081550000003</c:v>
                </c:pt>
                <c:pt idx="2894">
                  <c:v>7.2999309239999999</c:v>
                </c:pt>
                <c:pt idx="2895">
                  <c:v>7.3024536930000004</c:v>
                </c:pt>
                <c:pt idx="2896">
                  <c:v>7.3049762319999996</c:v>
                </c:pt>
                <c:pt idx="2897">
                  <c:v>7.3074987709999997</c:v>
                </c:pt>
                <c:pt idx="2898">
                  <c:v>7.3100216939999996</c:v>
                </c:pt>
                <c:pt idx="2899">
                  <c:v>7.3125446170000004</c:v>
                </c:pt>
                <c:pt idx="2900">
                  <c:v>7.3150683089999999</c:v>
                </c:pt>
                <c:pt idx="2901">
                  <c:v>7.3175920019999996</c:v>
                </c:pt>
                <c:pt idx="2902">
                  <c:v>7.3201165829999999</c:v>
                </c:pt>
                <c:pt idx="2903">
                  <c:v>7.3226411599999999</c:v>
                </c:pt>
                <c:pt idx="2904">
                  <c:v>7.3251657369999998</c:v>
                </c:pt>
                <c:pt idx="2905">
                  <c:v>7.3276903139999998</c:v>
                </c:pt>
                <c:pt idx="2906">
                  <c:v>7.3302151169999998</c:v>
                </c:pt>
                <c:pt idx="2907">
                  <c:v>7.3327399240000002</c:v>
                </c:pt>
                <c:pt idx="2908">
                  <c:v>7.3352638089999997</c:v>
                </c:pt>
                <c:pt idx="2909">
                  <c:v>7.3377876940000002</c:v>
                </c:pt>
                <c:pt idx="2910">
                  <c:v>7.3403114629999999</c:v>
                </c:pt>
                <c:pt idx="2911">
                  <c:v>7.3428352319999997</c:v>
                </c:pt>
                <c:pt idx="2912">
                  <c:v>7.3453590010000003</c:v>
                </c:pt>
                <c:pt idx="2913">
                  <c:v>7.34788277</c:v>
                </c:pt>
                <c:pt idx="2914">
                  <c:v>7.3504064189999996</c:v>
                </c:pt>
                <c:pt idx="2915">
                  <c:v>7.3529300739999996</c:v>
                </c:pt>
                <c:pt idx="2916">
                  <c:v>7.355453689</c:v>
                </c:pt>
                <c:pt idx="2917">
                  <c:v>7.3579773040000003</c:v>
                </c:pt>
                <c:pt idx="2918">
                  <c:v>7.3604991550000003</c:v>
                </c:pt>
                <c:pt idx="2919">
                  <c:v>7.363021002</c:v>
                </c:pt>
                <c:pt idx="2920">
                  <c:v>7.3655427710000003</c:v>
                </c:pt>
                <c:pt idx="2921">
                  <c:v>7.3680645399999998</c:v>
                </c:pt>
                <c:pt idx="2922">
                  <c:v>7.3705866599999998</c:v>
                </c:pt>
                <c:pt idx="2923">
                  <c:v>7.3731087750000004</c:v>
                </c:pt>
                <c:pt idx="2924">
                  <c:v>7.3756313520000001</c:v>
                </c:pt>
                <c:pt idx="2925">
                  <c:v>7.3781539289999998</c:v>
                </c:pt>
                <c:pt idx="2926">
                  <c:v>7.3806763479999997</c:v>
                </c:pt>
                <c:pt idx="2927">
                  <c:v>7.383198771</c:v>
                </c:pt>
                <c:pt idx="2928">
                  <c:v>7.3857215399999996</c:v>
                </c:pt>
                <c:pt idx="2929">
                  <c:v>7.3882443090000001</c:v>
                </c:pt>
                <c:pt idx="2930">
                  <c:v>7.390766535</c:v>
                </c:pt>
                <c:pt idx="2931">
                  <c:v>7.3932887660000004</c:v>
                </c:pt>
                <c:pt idx="2932">
                  <c:v>7.3958107660000003</c:v>
                </c:pt>
                <c:pt idx="2933">
                  <c:v>7.3983327670000003</c:v>
                </c:pt>
                <c:pt idx="2934">
                  <c:v>7.400854958</c:v>
                </c:pt>
                <c:pt idx="2935">
                  <c:v>7.4033771509999999</c:v>
                </c:pt>
                <c:pt idx="2936">
                  <c:v>7.4058995730000001</c:v>
                </c:pt>
                <c:pt idx="2937">
                  <c:v>7.4084219960000004</c:v>
                </c:pt>
                <c:pt idx="2938">
                  <c:v>7.4109442989999996</c:v>
                </c:pt>
                <c:pt idx="2939">
                  <c:v>7.4134666080000002</c:v>
                </c:pt>
                <c:pt idx="2940">
                  <c:v>7.4159885689999996</c:v>
                </c:pt>
                <c:pt idx="2941">
                  <c:v>7.4185105299999998</c:v>
                </c:pt>
                <c:pt idx="2942">
                  <c:v>7.4210325690000003</c:v>
                </c:pt>
                <c:pt idx="2943">
                  <c:v>7.4235546079999999</c:v>
                </c:pt>
                <c:pt idx="2944">
                  <c:v>7.4260768759999998</c:v>
                </c:pt>
                <c:pt idx="2945">
                  <c:v>7.4285991449999997</c:v>
                </c:pt>
                <c:pt idx="2946">
                  <c:v>7.4311216790000003</c:v>
                </c:pt>
                <c:pt idx="2947">
                  <c:v>7.4336442180000004</c:v>
                </c:pt>
                <c:pt idx="2948">
                  <c:v>7.4361663709999997</c:v>
                </c:pt>
                <c:pt idx="2949">
                  <c:v>7.438688526</c:v>
                </c:pt>
                <c:pt idx="2950">
                  <c:v>7.4412108379999999</c:v>
                </c:pt>
                <c:pt idx="2951">
                  <c:v>7.4437331450000004</c:v>
                </c:pt>
                <c:pt idx="2952">
                  <c:v>7.4462560680000003</c:v>
                </c:pt>
                <c:pt idx="2953">
                  <c:v>7.4487789910000002</c:v>
                </c:pt>
                <c:pt idx="2954">
                  <c:v>7.4513007990000002</c:v>
                </c:pt>
                <c:pt idx="2955">
                  <c:v>7.4538226080000003</c:v>
                </c:pt>
                <c:pt idx="2956">
                  <c:v>7.4563453380000002</c:v>
                </c:pt>
                <c:pt idx="2957">
                  <c:v>7.4588680690000002</c:v>
                </c:pt>
                <c:pt idx="2958">
                  <c:v>7.4613909530000004</c:v>
                </c:pt>
                <c:pt idx="2959">
                  <c:v>7.4639138379999999</c:v>
                </c:pt>
                <c:pt idx="2960">
                  <c:v>7.4664164519999998</c:v>
                </c:pt>
                <c:pt idx="2961">
                  <c:v>7.4689190529999996</c:v>
                </c:pt>
                <c:pt idx="2962">
                  <c:v>7.4714216540000002</c:v>
                </c:pt>
                <c:pt idx="2963">
                  <c:v>7.473924255</c:v>
                </c:pt>
                <c:pt idx="2964">
                  <c:v>7.4764268559999998</c:v>
                </c:pt>
                <c:pt idx="2965">
                  <c:v>7.4789294569999996</c:v>
                </c:pt>
                <c:pt idx="2966">
                  <c:v>7.4814320580000002</c:v>
                </c:pt>
                <c:pt idx="2967">
                  <c:v>7.483934659</c:v>
                </c:pt>
                <c:pt idx="2968">
                  <c:v>7.4864372599999998</c:v>
                </c:pt>
                <c:pt idx="2969">
                  <c:v>7.4889398610000004</c:v>
                </c:pt>
                <c:pt idx="2970">
                  <c:v>7.4914424620000002</c:v>
                </c:pt>
                <c:pt idx="2971">
                  <c:v>7.493945063</c:v>
                </c:pt>
                <c:pt idx="2972">
                  <c:v>7.4964476639999997</c:v>
                </c:pt>
                <c:pt idx="2973">
                  <c:v>7.4989502650000004</c:v>
                </c:pt>
                <c:pt idx="2974">
                  <c:v>7.5014528660000002</c:v>
                </c:pt>
                <c:pt idx="2975">
                  <c:v>7.5039554669999999</c:v>
                </c:pt>
                <c:pt idx="2976">
                  <c:v>7.5064580679999997</c:v>
                </c:pt>
                <c:pt idx="2977">
                  <c:v>7.5091470300000003</c:v>
                </c:pt>
                <c:pt idx="2978">
                  <c:v>7.511835993</c:v>
                </c:pt>
                <c:pt idx="2979">
                  <c:v>7.5143581839999998</c:v>
                </c:pt>
                <c:pt idx="2980">
                  <c:v>7.5168803769999997</c:v>
                </c:pt>
                <c:pt idx="2981">
                  <c:v>7.5194025690000004</c:v>
                </c:pt>
                <c:pt idx="2982">
                  <c:v>7.5219247620000003</c:v>
                </c:pt>
                <c:pt idx="2983">
                  <c:v>7.5244474920000002</c:v>
                </c:pt>
                <c:pt idx="2984">
                  <c:v>7.5269702230000002</c:v>
                </c:pt>
                <c:pt idx="2985">
                  <c:v>7.5294928040000002</c:v>
                </c:pt>
                <c:pt idx="2986">
                  <c:v>7.5320153809999999</c:v>
                </c:pt>
                <c:pt idx="2987">
                  <c:v>7.5345377659999997</c:v>
                </c:pt>
                <c:pt idx="2988">
                  <c:v>7.5370601510000004</c:v>
                </c:pt>
                <c:pt idx="2989">
                  <c:v>7.5395819639999999</c:v>
                </c:pt>
                <c:pt idx="2990">
                  <c:v>7.5421037709999998</c:v>
                </c:pt>
                <c:pt idx="2991">
                  <c:v>7.5446257330000002</c:v>
                </c:pt>
                <c:pt idx="2992">
                  <c:v>7.5471476940000004</c:v>
                </c:pt>
                <c:pt idx="2993">
                  <c:v>7.5496692379999999</c:v>
                </c:pt>
                <c:pt idx="2994">
                  <c:v>7.5521907769999999</c:v>
                </c:pt>
                <c:pt idx="2995">
                  <c:v>7.5547122760000001</c:v>
                </c:pt>
                <c:pt idx="2996">
                  <c:v>7.5572337770000004</c:v>
                </c:pt>
                <c:pt idx="2997">
                  <c:v>7.559755934</c:v>
                </c:pt>
                <c:pt idx="2998">
                  <c:v>7.5622780890000003</c:v>
                </c:pt>
                <c:pt idx="2999">
                  <c:v>7.5648005879999998</c:v>
                </c:pt>
                <c:pt idx="3000">
                  <c:v>7.5673230890000003</c:v>
                </c:pt>
                <c:pt idx="3001">
                  <c:v>7.569845011</c:v>
                </c:pt>
                <c:pt idx="3002">
                  <c:v>7.5723669339999997</c:v>
                </c:pt>
                <c:pt idx="3003">
                  <c:v>7.5748888189999999</c:v>
                </c:pt>
                <c:pt idx="3004">
                  <c:v>7.5774107040000001</c:v>
                </c:pt>
                <c:pt idx="3005">
                  <c:v>7.5799329340000003</c:v>
                </c:pt>
                <c:pt idx="3006">
                  <c:v>7.5824551649999998</c:v>
                </c:pt>
                <c:pt idx="3007">
                  <c:v>7.5849770110000003</c:v>
                </c:pt>
                <c:pt idx="3008">
                  <c:v>7.587498858</c:v>
                </c:pt>
                <c:pt idx="3009">
                  <c:v>7.5900212519999997</c:v>
                </c:pt>
                <c:pt idx="3010">
                  <c:v>7.5925436370000003</c:v>
                </c:pt>
                <c:pt idx="3011">
                  <c:v>7.5950652520000004</c:v>
                </c:pt>
                <c:pt idx="3012">
                  <c:v>7.5975868670000004</c:v>
                </c:pt>
                <c:pt idx="3013">
                  <c:v>7.6001084490000004</c:v>
                </c:pt>
                <c:pt idx="3014">
                  <c:v>7.6026300259999999</c:v>
                </c:pt>
                <c:pt idx="3015">
                  <c:v>7.6051520259999998</c:v>
                </c:pt>
                <c:pt idx="3016">
                  <c:v>7.6076740269999998</c:v>
                </c:pt>
                <c:pt idx="3017">
                  <c:v>7.6101964149999999</c:v>
                </c:pt>
                <c:pt idx="3018">
                  <c:v>7.6127187999999997</c:v>
                </c:pt>
                <c:pt idx="3019">
                  <c:v>7.6152421840000004</c:v>
                </c:pt>
                <c:pt idx="3020">
                  <c:v>7.6177655690000003</c:v>
                </c:pt>
                <c:pt idx="3021">
                  <c:v>7.6202882269999996</c:v>
                </c:pt>
                <c:pt idx="3022">
                  <c:v>7.6228108819999996</c:v>
                </c:pt>
                <c:pt idx="3023">
                  <c:v>7.6253331500000003</c:v>
                </c:pt>
                <c:pt idx="3024">
                  <c:v>7.6278554190000003</c:v>
                </c:pt>
                <c:pt idx="3025">
                  <c:v>7.6303776939999999</c:v>
                </c:pt>
                <c:pt idx="3026">
                  <c:v>7.6328999629999998</c:v>
                </c:pt>
                <c:pt idx="3027">
                  <c:v>7.6354223479999996</c:v>
                </c:pt>
                <c:pt idx="3028">
                  <c:v>7.6379447330000003</c:v>
                </c:pt>
                <c:pt idx="3029">
                  <c:v>7.6404670020000003</c:v>
                </c:pt>
                <c:pt idx="3030">
                  <c:v>7.6429892710000003</c:v>
                </c:pt>
                <c:pt idx="3031">
                  <c:v>7.6455125019999999</c:v>
                </c:pt>
                <c:pt idx="3032">
                  <c:v>7.6480357330000004</c:v>
                </c:pt>
                <c:pt idx="3033">
                  <c:v>7.650558309</c:v>
                </c:pt>
                <c:pt idx="3034">
                  <c:v>7.6530808859999997</c:v>
                </c:pt>
                <c:pt idx="3035">
                  <c:v>7.6556027709999999</c:v>
                </c:pt>
                <c:pt idx="3036">
                  <c:v>7.658124656</c:v>
                </c:pt>
                <c:pt idx="3037">
                  <c:v>7.6606465730000002</c:v>
                </c:pt>
                <c:pt idx="3038">
                  <c:v>7.6631684959999999</c:v>
                </c:pt>
                <c:pt idx="3039">
                  <c:v>7.665690766</c:v>
                </c:pt>
                <c:pt idx="3040">
                  <c:v>7.668213035</c:v>
                </c:pt>
                <c:pt idx="3041">
                  <c:v>7.670735112</c:v>
                </c:pt>
                <c:pt idx="3042">
                  <c:v>7.6732571890000001</c:v>
                </c:pt>
                <c:pt idx="3043">
                  <c:v>7.675779189</c:v>
                </c:pt>
                <c:pt idx="3044">
                  <c:v>7.67830119</c:v>
                </c:pt>
                <c:pt idx="3045">
                  <c:v>7.6808238050000002</c:v>
                </c:pt>
                <c:pt idx="3046">
                  <c:v>7.6833464200000003</c:v>
                </c:pt>
                <c:pt idx="3047">
                  <c:v>7.6858681889999998</c:v>
                </c:pt>
                <c:pt idx="3048">
                  <c:v>7.6883899580000001</c:v>
                </c:pt>
                <c:pt idx="3049">
                  <c:v>7.6909118809999999</c:v>
                </c:pt>
                <c:pt idx="3050">
                  <c:v>7.6934338039999997</c:v>
                </c:pt>
                <c:pt idx="3051">
                  <c:v>7.6959558809999997</c:v>
                </c:pt>
                <c:pt idx="3052">
                  <c:v>7.6984779579999998</c:v>
                </c:pt>
                <c:pt idx="3053">
                  <c:v>7.7010001790000002</c:v>
                </c:pt>
                <c:pt idx="3054">
                  <c:v>7.7035224099999997</c:v>
                </c:pt>
                <c:pt idx="3055">
                  <c:v>7.7060445639999999</c:v>
                </c:pt>
                <c:pt idx="3056">
                  <c:v>7.7085667170000001</c:v>
                </c:pt>
                <c:pt idx="3057">
                  <c:v>7.7110888659999999</c:v>
                </c:pt>
                <c:pt idx="3058">
                  <c:v>7.7136110210000002</c:v>
                </c:pt>
                <c:pt idx="3059">
                  <c:v>7.7161335590000002</c:v>
                </c:pt>
                <c:pt idx="3060">
                  <c:v>7.7186560980000003</c:v>
                </c:pt>
                <c:pt idx="3061">
                  <c:v>7.7211789289999997</c:v>
                </c:pt>
                <c:pt idx="3062">
                  <c:v>7.7237017760000004</c:v>
                </c:pt>
                <c:pt idx="3063">
                  <c:v>7.7262236599999996</c:v>
                </c:pt>
                <c:pt idx="3064">
                  <c:v>7.7287455449999998</c:v>
                </c:pt>
                <c:pt idx="3065">
                  <c:v>7.7312673189999996</c:v>
                </c:pt>
                <c:pt idx="3066">
                  <c:v>7.733789088</c:v>
                </c:pt>
                <c:pt idx="3067">
                  <c:v>7.7363115110000003</c:v>
                </c:pt>
                <c:pt idx="3068">
                  <c:v>7.7388339339999996</c:v>
                </c:pt>
                <c:pt idx="3069">
                  <c:v>7.7413561270000004</c:v>
                </c:pt>
                <c:pt idx="3070">
                  <c:v>7.7438783200000003</c:v>
                </c:pt>
                <c:pt idx="3071">
                  <c:v>7.746401165</c:v>
                </c:pt>
                <c:pt idx="3072">
                  <c:v>7.7489240119999998</c:v>
                </c:pt>
                <c:pt idx="3073">
                  <c:v>7.7514464289999996</c:v>
                </c:pt>
                <c:pt idx="3074">
                  <c:v>7.7539688519999999</c:v>
                </c:pt>
                <c:pt idx="3075">
                  <c:v>7.7564910830000002</c:v>
                </c:pt>
                <c:pt idx="3076">
                  <c:v>7.7590133139999997</c:v>
                </c:pt>
                <c:pt idx="3077">
                  <c:v>7.7615356990000004</c:v>
                </c:pt>
                <c:pt idx="3078">
                  <c:v>7.7640580840000002</c:v>
                </c:pt>
                <c:pt idx="3079">
                  <c:v>7.7665809289999999</c:v>
                </c:pt>
                <c:pt idx="3080">
                  <c:v>7.7691037759999997</c:v>
                </c:pt>
                <c:pt idx="3081">
                  <c:v>7.7716263090000002</c:v>
                </c:pt>
                <c:pt idx="3082">
                  <c:v>7.7741488480000003</c:v>
                </c:pt>
                <c:pt idx="3083">
                  <c:v>7.7766718089999998</c:v>
                </c:pt>
                <c:pt idx="3084">
                  <c:v>7.7791947700000001</c:v>
                </c:pt>
                <c:pt idx="3085">
                  <c:v>7.7817178040000003</c:v>
                </c:pt>
                <c:pt idx="3086">
                  <c:v>7.7842408430000001</c:v>
                </c:pt>
                <c:pt idx="3087">
                  <c:v>7.7867629960000002</c:v>
                </c:pt>
                <c:pt idx="3088">
                  <c:v>7.7892851509999996</c:v>
                </c:pt>
                <c:pt idx="3089">
                  <c:v>7.7918073039999998</c:v>
                </c:pt>
                <c:pt idx="3090">
                  <c:v>7.7943294590000001</c:v>
                </c:pt>
                <c:pt idx="3091">
                  <c:v>7.7968518810000003</c:v>
                </c:pt>
                <c:pt idx="3092">
                  <c:v>7.7993743039999996</c:v>
                </c:pt>
                <c:pt idx="3093">
                  <c:v>7.8018964579999999</c:v>
                </c:pt>
                <c:pt idx="3094">
                  <c:v>7.8044186130000002</c:v>
                </c:pt>
                <c:pt idx="3095">
                  <c:v>7.8069412270000003</c:v>
                </c:pt>
                <c:pt idx="3096">
                  <c:v>7.8094638420000004</c:v>
                </c:pt>
                <c:pt idx="3097">
                  <c:v>7.8119862710000003</c:v>
                </c:pt>
                <c:pt idx="3098">
                  <c:v>7.8145086939999997</c:v>
                </c:pt>
                <c:pt idx="3099">
                  <c:v>7.8170316560000002</c:v>
                </c:pt>
                <c:pt idx="3100">
                  <c:v>7.8195546169999997</c:v>
                </c:pt>
                <c:pt idx="3101">
                  <c:v>7.822077084</c:v>
                </c:pt>
                <c:pt idx="3102">
                  <c:v>7.8245995449999999</c:v>
                </c:pt>
                <c:pt idx="3103">
                  <c:v>7.8271226990000002</c:v>
                </c:pt>
                <c:pt idx="3104">
                  <c:v>7.8296458539999998</c:v>
                </c:pt>
                <c:pt idx="3105">
                  <c:v>7.8321683909999997</c:v>
                </c:pt>
                <c:pt idx="3106">
                  <c:v>7.8346909299999998</c:v>
                </c:pt>
                <c:pt idx="3107">
                  <c:v>7.8372140830000001</c:v>
                </c:pt>
                <c:pt idx="3108">
                  <c:v>7.8397372379999997</c:v>
                </c:pt>
                <c:pt idx="3109">
                  <c:v>7.8422602369999996</c:v>
                </c:pt>
                <c:pt idx="3110">
                  <c:v>7.8447832379999998</c:v>
                </c:pt>
                <c:pt idx="3111">
                  <c:v>7.8473066600000001</c:v>
                </c:pt>
                <c:pt idx="3112">
                  <c:v>7.8498300829999996</c:v>
                </c:pt>
                <c:pt idx="3113">
                  <c:v>7.8523527270000004</c:v>
                </c:pt>
                <c:pt idx="3114">
                  <c:v>7.8548753820000004</c:v>
                </c:pt>
                <c:pt idx="3115">
                  <c:v>7.8573973429999997</c:v>
                </c:pt>
                <c:pt idx="3116">
                  <c:v>7.8599193039999999</c:v>
                </c:pt>
                <c:pt idx="3117">
                  <c:v>7.8624408480000003</c:v>
                </c:pt>
                <c:pt idx="3118">
                  <c:v>7.8649623870000003</c:v>
                </c:pt>
                <c:pt idx="3119">
                  <c:v>7.8674843860000001</c:v>
                </c:pt>
                <c:pt idx="3120">
                  <c:v>7.8700063870000001</c:v>
                </c:pt>
                <c:pt idx="3121">
                  <c:v>7.8725290790000004</c:v>
                </c:pt>
                <c:pt idx="3122">
                  <c:v>7.8750517719999999</c:v>
                </c:pt>
                <c:pt idx="3123">
                  <c:v>7.8775746939999998</c:v>
                </c:pt>
                <c:pt idx="3124">
                  <c:v>7.8800976169999997</c:v>
                </c:pt>
                <c:pt idx="3125">
                  <c:v>7.8826199299999997</c:v>
                </c:pt>
                <c:pt idx="3126">
                  <c:v>7.8851422370000002</c:v>
                </c:pt>
                <c:pt idx="3127">
                  <c:v>7.8876650450000003</c:v>
                </c:pt>
                <c:pt idx="3128">
                  <c:v>7.8901878539999997</c:v>
                </c:pt>
                <c:pt idx="3129">
                  <c:v>7.8927098149999999</c:v>
                </c:pt>
                <c:pt idx="3130">
                  <c:v>7.8952317760000001</c:v>
                </c:pt>
                <c:pt idx="3131">
                  <c:v>7.8977536219999998</c:v>
                </c:pt>
                <c:pt idx="3132">
                  <c:v>7.9002754690000003</c:v>
                </c:pt>
                <c:pt idx="3133">
                  <c:v>7.902797895</c:v>
                </c:pt>
                <c:pt idx="3134">
                  <c:v>7.9053203180000002</c:v>
                </c:pt>
                <c:pt idx="3135">
                  <c:v>7.9078428179999998</c:v>
                </c:pt>
                <c:pt idx="3136">
                  <c:v>7.9103653190000003</c:v>
                </c:pt>
                <c:pt idx="3137">
                  <c:v>7.9128877409999996</c:v>
                </c:pt>
                <c:pt idx="3138">
                  <c:v>7.9154101639999999</c:v>
                </c:pt>
                <c:pt idx="3139">
                  <c:v>7.9179323950000002</c:v>
                </c:pt>
                <c:pt idx="3140">
                  <c:v>7.9204546259999997</c:v>
                </c:pt>
                <c:pt idx="3141">
                  <c:v>7.9229772369999996</c:v>
                </c:pt>
                <c:pt idx="3142">
                  <c:v>7.9254998519999997</c:v>
                </c:pt>
                <c:pt idx="3143">
                  <c:v>7.9280224290000003</c:v>
                </c:pt>
                <c:pt idx="3144">
                  <c:v>7.930545006</c:v>
                </c:pt>
                <c:pt idx="3145">
                  <c:v>7.9330670449999996</c:v>
                </c:pt>
                <c:pt idx="3146">
                  <c:v>7.9355890840000001</c:v>
                </c:pt>
                <c:pt idx="3147">
                  <c:v>7.9381111979999996</c:v>
                </c:pt>
                <c:pt idx="3148">
                  <c:v>7.9406333130000002</c:v>
                </c:pt>
                <c:pt idx="3149">
                  <c:v>7.9431568180000003</c:v>
                </c:pt>
                <c:pt idx="3150">
                  <c:v>7.945680319</c:v>
                </c:pt>
                <c:pt idx="3151">
                  <c:v>7.9482033569999997</c:v>
                </c:pt>
                <c:pt idx="3152">
                  <c:v>7.9507263960000003</c:v>
                </c:pt>
                <c:pt idx="3153">
                  <c:v>7.95324878</c:v>
                </c:pt>
                <c:pt idx="3154">
                  <c:v>7.9557711649999998</c:v>
                </c:pt>
                <c:pt idx="3155">
                  <c:v>7.9582938570000001</c:v>
                </c:pt>
                <c:pt idx="3156">
                  <c:v>7.9608165499999997</c:v>
                </c:pt>
                <c:pt idx="3157">
                  <c:v>7.9633390879999997</c:v>
                </c:pt>
                <c:pt idx="3158">
                  <c:v>7.9658616269999998</c:v>
                </c:pt>
                <c:pt idx="3159">
                  <c:v>7.9683847029999999</c:v>
                </c:pt>
                <c:pt idx="3160">
                  <c:v>7.9709077800000001</c:v>
                </c:pt>
                <c:pt idx="3161">
                  <c:v>7.9734303569999998</c:v>
                </c:pt>
                <c:pt idx="3162">
                  <c:v>7.9759529340000004</c:v>
                </c:pt>
                <c:pt idx="3163">
                  <c:v>7.9784745499999996</c:v>
                </c:pt>
                <c:pt idx="3164">
                  <c:v>7.9809961649999996</c:v>
                </c:pt>
                <c:pt idx="3165">
                  <c:v>7.9835182470000001</c:v>
                </c:pt>
                <c:pt idx="3166">
                  <c:v>7.9860403240000002</c:v>
                </c:pt>
                <c:pt idx="3167">
                  <c:v>7.988562054</c:v>
                </c:pt>
                <c:pt idx="3168">
                  <c:v>7.9910837849999998</c:v>
                </c:pt>
                <c:pt idx="3169">
                  <c:v>7.9936060099999997</c:v>
                </c:pt>
                <c:pt idx="3170">
                  <c:v>7.9961282410000001</c:v>
                </c:pt>
                <c:pt idx="3171">
                  <c:v>7.9986503950000003</c:v>
                </c:pt>
                <c:pt idx="3172">
                  <c:v>8.0011725479999996</c:v>
                </c:pt>
                <c:pt idx="3173">
                  <c:v>8.0036947020000007</c:v>
                </c:pt>
                <c:pt idx="3174">
                  <c:v>8.0062168570000001</c:v>
                </c:pt>
                <c:pt idx="3175">
                  <c:v>8.0087390490000008</c:v>
                </c:pt>
                <c:pt idx="3176">
                  <c:v>8.0112612419999998</c:v>
                </c:pt>
                <c:pt idx="3177">
                  <c:v>8.0137837889999997</c:v>
                </c:pt>
                <c:pt idx="3178">
                  <c:v>8.0163063280000006</c:v>
                </c:pt>
                <c:pt idx="3179">
                  <c:v>8.0188288280000002</c:v>
                </c:pt>
                <c:pt idx="3180">
                  <c:v>8.0213513289999998</c:v>
                </c:pt>
                <c:pt idx="3181">
                  <c:v>8.0238735919999993</c:v>
                </c:pt>
                <c:pt idx="3182">
                  <c:v>8.0263958609999992</c:v>
                </c:pt>
                <c:pt idx="3183">
                  <c:v>8.0289179379999993</c:v>
                </c:pt>
                <c:pt idx="3184">
                  <c:v>8.0314400149999994</c:v>
                </c:pt>
                <c:pt idx="3185">
                  <c:v>8.0339619770000006</c:v>
                </c:pt>
                <c:pt idx="3186">
                  <c:v>8.0364839379999999</c:v>
                </c:pt>
                <c:pt idx="3187">
                  <c:v>8.0390064769999992</c:v>
                </c:pt>
                <c:pt idx="3188">
                  <c:v>8.0415290160000001</c:v>
                </c:pt>
                <c:pt idx="3189">
                  <c:v>8.0440526739999996</c:v>
                </c:pt>
                <c:pt idx="3190">
                  <c:v>8.0465763290000005</c:v>
                </c:pt>
                <c:pt idx="3191">
                  <c:v>8.0490987900000004</c:v>
                </c:pt>
                <c:pt idx="3192">
                  <c:v>8.0516212510000003</c:v>
                </c:pt>
                <c:pt idx="3193">
                  <c:v>8.0541439429999997</c:v>
                </c:pt>
                <c:pt idx="3194">
                  <c:v>8.0566666359999992</c:v>
                </c:pt>
                <c:pt idx="3195">
                  <c:v>8.0591888279999999</c:v>
                </c:pt>
                <c:pt idx="3196">
                  <c:v>8.0617110210000007</c:v>
                </c:pt>
                <c:pt idx="3197">
                  <c:v>8.0642326729999994</c:v>
                </c:pt>
                <c:pt idx="3198">
                  <c:v>8.066754328</c:v>
                </c:pt>
                <c:pt idx="3199">
                  <c:v>8.0692760579999998</c:v>
                </c:pt>
                <c:pt idx="3200">
                  <c:v>8.0717977889999997</c:v>
                </c:pt>
                <c:pt idx="3201">
                  <c:v>8.0743194860000003</c:v>
                </c:pt>
                <c:pt idx="3202">
                  <c:v>8.0768411790000005</c:v>
                </c:pt>
                <c:pt idx="3203">
                  <c:v>8.0793631010000002</c:v>
                </c:pt>
                <c:pt idx="3204">
                  <c:v>8.081885024</c:v>
                </c:pt>
                <c:pt idx="3205">
                  <c:v>8.0844067929999994</c:v>
                </c:pt>
                <c:pt idx="3206">
                  <c:v>8.0869285620000007</c:v>
                </c:pt>
                <c:pt idx="3207">
                  <c:v>8.0894500619999992</c:v>
                </c:pt>
                <c:pt idx="3208">
                  <c:v>8.0919715629999995</c:v>
                </c:pt>
                <c:pt idx="3209">
                  <c:v>8.0944934140000004</c:v>
                </c:pt>
                <c:pt idx="3210">
                  <c:v>8.0970152609999992</c:v>
                </c:pt>
                <c:pt idx="3211">
                  <c:v>8.0995372220000004</c:v>
                </c:pt>
                <c:pt idx="3212">
                  <c:v>8.1020591829999997</c:v>
                </c:pt>
                <c:pt idx="3213">
                  <c:v>8.1045809860000002</c:v>
                </c:pt>
                <c:pt idx="3214">
                  <c:v>8.1071027929999993</c:v>
                </c:pt>
                <c:pt idx="3215">
                  <c:v>8.1096250239999996</c:v>
                </c:pt>
                <c:pt idx="3216">
                  <c:v>8.112147255</c:v>
                </c:pt>
                <c:pt idx="3217">
                  <c:v>8.1146693709999997</c:v>
                </c:pt>
                <c:pt idx="3218">
                  <c:v>8.1171914859999994</c:v>
                </c:pt>
                <c:pt idx="3219">
                  <c:v>8.1197129480000001</c:v>
                </c:pt>
                <c:pt idx="3220">
                  <c:v>8.1222344090000007</c:v>
                </c:pt>
                <c:pt idx="3221">
                  <c:v>8.1247562500000008</c:v>
                </c:pt>
                <c:pt idx="3222">
                  <c:v>8.1272780969999996</c:v>
                </c:pt>
                <c:pt idx="3223">
                  <c:v>8.1298005189999998</c:v>
                </c:pt>
                <c:pt idx="3224">
                  <c:v>8.1323229420000001</c:v>
                </c:pt>
                <c:pt idx="3225">
                  <c:v>8.1348454379999993</c:v>
                </c:pt>
                <c:pt idx="3226">
                  <c:v>8.1373679390000007</c:v>
                </c:pt>
                <c:pt idx="3227">
                  <c:v>8.1398897839999993</c:v>
                </c:pt>
                <c:pt idx="3228">
                  <c:v>8.1424116309999999</c:v>
                </c:pt>
                <c:pt idx="3229">
                  <c:v>8.1449345490000002</c:v>
                </c:pt>
                <c:pt idx="3230">
                  <c:v>8.1474574719999993</c:v>
                </c:pt>
                <c:pt idx="3231">
                  <c:v>8.1499800110000002</c:v>
                </c:pt>
                <c:pt idx="3232">
                  <c:v>8.1525025499999995</c:v>
                </c:pt>
                <c:pt idx="3233">
                  <c:v>8.1550243949999999</c:v>
                </c:pt>
                <c:pt idx="3234">
                  <c:v>8.1575462420000004</c:v>
                </c:pt>
                <c:pt idx="3235">
                  <c:v>8.1600679720000002</c:v>
                </c:pt>
                <c:pt idx="3236">
                  <c:v>8.1625897030000001</c:v>
                </c:pt>
                <c:pt idx="3237">
                  <c:v>8.1651122019999995</c:v>
                </c:pt>
                <c:pt idx="3238">
                  <c:v>8.1676347029999992</c:v>
                </c:pt>
                <c:pt idx="3239">
                  <c:v>8.1701572410000001</c:v>
                </c:pt>
                <c:pt idx="3240">
                  <c:v>8.1726797799999993</c:v>
                </c:pt>
                <c:pt idx="3241">
                  <c:v>8.1752027409999997</c:v>
                </c:pt>
                <c:pt idx="3242">
                  <c:v>8.177725702</c:v>
                </c:pt>
                <c:pt idx="3243">
                  <c:v>8.1802473950000003</c:v>
                </c:pt>
                <c:pt idx="3244">
                  <c:v>8.1827690880000006</c:v>
                </c:pt>
                <c:pt idx="3245">
                  <c:v>8.1852910530000003</c:v>
                </c:pt>
                <c:pt idx="3246">
                  <c:v>8.1878130139999996</c:v>
                </c:pt>
                <c:pt idx="3247">
                  <c:v>8.1903351299999994</c:v>
                </c:pt>
                <c:pt idx="3248">
                  <c:v>8.1928572450000008</c:v>
                </c:pt>
                <c:pt idx="3249">
                  <c:v>8.1953792449999998</c:v>
                </c:pt>
                <c:pt idx="3250">
                  <c:v>8.1979012460000007</c:v>
                </c:pt>
                <c:pt idx="3251">
                  <c:v>8.2004233610000004</c:v>
                </c:pt>
                <c:pt idx="3252">
                  <c:v>8.202945476</c:v>
                </c:pt>
                <c:pt idx="3253">
                  <c:v>8.2054678269999997</c:v>
                </c:pt>
                <c:pt idx="3254">
                  <c:v>8.2079901740000007</c:v>
                </c:pt>
                <c:pt idx="3255">
                  <c:v>8.2105132889999997</c:v>
                </c:pt>
                <c:pt idx="3256">
                  <c:v>8.2130364040000003</c:v>
                </c:pt>
                <c:pt idx="3257">
                  <c:v>8.215558712</c:v>
                </c:pt>
                <c:pt idx="3258">
                  <c:v>8.2180810189999995</c:v>
                </c:pt>
                <c:pt idx="3259">
                  <c:v>8.2206032499999999</c:v>
                </c:pt>
                <c:pt idx="3260">
                  <c:v>8.2231254810000003</c:v>
                </c:pt>
                <c:pt idx="3261">
                  <c:v>8.2256478990000002</c:v>
                </c:pt>
                <c:pt idx="3262">
                  <c:v>8.2281703220000004</c:v>
                </c:pt>
                <c:pt idx="3263">
                  <c:v>8.2306926300000001</c:v>
                </c:pt>
                <c:pt idx="3264">
                  <c:v>8.2332149369999996</c:v>
                </c:pt>
                <c:pt idx="3265">
                  <c:v>8.2357368900000001</c:v>
                </c:pt>
                <c:pt idx="3266">
                  <c:v>8.2382588509999994</c:v>
                </c:pt>
                <c:pt idx="3267">
                  <c:v>8.2407813900000004</c:v>
                </c:pt>
                <c:pt idx="3268">
                  <c:v>8.2433039289999996</c:v>
                </c:pt>
                <c:pt idx="3269">
                  <c:v>8.2458259280000004</c:v>
                </c:pt>
                <c:pt idx="3270">
                  <c:v>8.2483479289999995</c:v>
                </c:pt>
                <c:pt idx="3271">
                  <c:v>8.2508703899999993</c:v>
                </c:pt>
                <c:pt idx="3272">
                  <c:v>8.2533928529999994</c:v>
                </c:pt>
                <c:pt idx="3273">
                  <c:v>8.2559146549999998</c:v>
                </c:pt>
                <c:pt idx="3274">
                  <c:v>8.2584364620000006</c:v>
                </c:pt>
                <c:pt idx="3275">
                  <c:v>8.2609582699999997</c:v>
                </c:pt>
                <c:pt idx="3276">
                  <c:v>8.2634800770000005</c:v>
                </c:pt>
                <c:pt idx="3277">
                  <c:v>8.2660017749999994</c:v>
                </c:pt>
                <c:pt idx="3278">
                  <c:v>8.2685234679999997</c:v>
                </c:pt>
                <c:pt idx="3279">
                  <c:v>8.2710455439999997</c:v>
                </c:pt>
                <c:pt idx="3280">
                  <c:v>8.2735676209999998</c:v>
                </c:pt>
                <c:pt idx="3281">
                  <c:v>8.2760896600000002</c:v>
                </c:pt>
                <c:pt idx="3282">
                  <c:v>8.2786116990000007</c:v>
                </c:pt>
                <c:pt idx="3283">
                  <c:v>8.2811338140000004</c:v>
                </c:pt>
                <c:pt idx="3284">
                  <c:v>8.283655929</c:v>
                </c:pt>
                <c:pt idx="3285">
                  <c:v>8.2861779710000008</c:v>
                </c:pt>
                <c:pt idx="3286">
                  <c:v>8.2887000099999995</c:v>
                </c:pt>
                <c:pt idx="3287">
                  <c:v>8.2912220859999994</c:v>
                </c:pt>
                <c:pt idx="3288">
                  <c:v>8.2937441629999995</c:v>
                </c:pt>
                <c:pt idx="3289">
                  <c:v>8.2962656970000008</c:v>
                </c:pt>
                <c:pt idx="3290">
                  <c:v>8.2987872360000008</c:v>
                </c:pt>
                <c:pt idx="3291">
                  <c:v>8.3013091200000009</c:v>
                </c:pt>
                <c:pt idx="3292">
                  <c:v>8.3038310049999993</c:v>
                </c:pt>
                <c:pt idx="3293">
                  <c:v>8.3063528560000002</c:v>
                </c:pt>
                <c:pt idx="3294">
                  <c:v>8.3088747030000007</c:v>
                </c:pt>
                <c:pt idx="3295">
                  <c:v>8.3113970100000003</c:v>
                </c:pt>
                <c:pt idx="3296">
                  <c:v>8.3139193169999999</c:v>
                </c:pt>
                <c:pt idx="3297">
                  <c:v>8.316441202</c:v>
                </c:pt>
                <c:pt idx="3298">
                  <c:v>8.3189630870000002</c:v>
                </c:pt>
                <c:pt idx="3299">
                  <c:v>8.3214859329999999</c:v>
                </c:pt>
                <c:pt idx="3300">
                  <c:v>8.3240087799999998</c:v>
                </c:pt>
                <c:pt idx="3301">
                  <c:v>8.3265318229999998</c:v>
                </c:pt>
                <c:pt idx="3302">
                  <c:v>8.3290548619999996</c:v>
                </c:pt>
                <c:pt idx="3303">
                  <c:v>8.3315777840000003</c:v>
                </c:pt>
                <c:pt idx="3304">
                  <c:v>8.3341007069999993</c:v>
                </c:pt>
                <c:pt idx="3305">
                  <c:v>8.3366240149999999</c:v>
                </c:pt>
                <c:pt idx="3306">
                  <c:v>8.3391473220000005</c:v>
                </c:pt>
                <c:pt idx="3307">
                  <c:v>8.3416704759999991</c:v>
                </c:pt>
                <c:pt idx="3308">
                  <c:v>8.3441936309999996</c:v>
                </c:pt>
                <c:pt idx="3309">
                  <c:v>8.3467153990000007</c:v>
                </c:pt>
                <c:pt idx="3310">
                  <c:v>8.3492371680000002</c:v>
                </c:pt>
                <c:pt idx="3311">
                  <c:v>8.3517598989999993</c:v>
                </c:pt>
                <c:pt idx="3312">
                  <c:v>8.3542826300000002</c:v>
                </c:pt>
                <c:pt idx="3313">
                  <c:v>8.3568053659999997</c:v>
                </c:pt>
                <c:pt idx="3314">
                  <c:v>8.3593280970000006</c:v>
                </c:pt>
                <c:pt idx="3315">
                  <c:v>8.3618506349999997</c:v>
                </c:pt>
                <c:pt idx="3316">
                  <c:v>8.3643731740000007</c:v>
                </c:pt>
                <c:pt idx="3317">
                  <c:v>8.3668949809999997</c:v>
                </c:pt>
                <c:pt idx="3318">
                  <c:v>8.3694167900000007</c:v>
                </c:pt>
                <c:pt idx="3319">
                  <c:v>8.3719389050000004</c:v>
                </c:pt>
                <c:pt idx="3320">
                  <c:v>8.37446102</c:v>
                </c:pt>
                <c:pt idx="3321">
                  <c:v>8.3769831739999994</c:v>
                </c:pt>
                <c:pt idx="3322">
                  <c:v>8.3795053270000004</c:v>
                </c:pt>
                <c:pt idx="3323">
                  <c:v>8.3820272510000002</c:v>
                </c:pt>
                <c:pt idx="3324">
                  <c:v>8.384549174</c:v>
                </c:pt>
                <c:pt idx="3325">
                  <c:v>8.3870710249999991</c:v>
                </c:pt>
                <c:pt idx="3326">
                  <c:v>8.3895928719999997</c:v>
                </c:pt>
                <c:pt idx="3327">
                  <c:v>8.3921138709999994</c:v>
                </c:pt>
                <c:pt idx="3328">
                  <c:v>8.3946348719999992</c:v>
                </c:pt>
                <c:pt idx="3329">
                  <c:v>8.3971561829999999</c:v>
                </c:pt>
                <c:pt idx="3330">
                  <c:v>8.3996774900000002</c:v>
                </c:pt>
                <c:pt idx="3331">
                  <c:v>8.4021994899999992</c:v>
                </c:pt>
                <c:pt idx="3332">
                  <c:v>8.4047214910000001</c:v>
                </c:pt>
                <c:pt idx="3333">
                  <c:v>8.4072435720000005</c:v>
                </c:pt>
                <c:pt idx="3334">
                  <c:v>8.4097656490000006</c:v>
                </c:pt>
                <c:pt idx="3335">
                  <c:v>8.4122882259999994</c:v>
                </c:pt>
                <c:pt idx="3336">
                  <c:v>8.414810803</c:v>
                </c:pt>
                <c:pt idx="3337">
                  <c:v>8.4173324570000005</c:v>
                </c:pt>
                <c:pt idx="3338">
                  <c:v>8.4198541119999994</c:v>
                </c:pt>
                <c:pt idx="3339">
                  <c:v>8.4223761499999998</c:v>
                </c:pt>
                <c:pt idx="3340">
                  <c:v>8.4248981890000003</c:v>
                </c:pt>
                <c:pt idx="3341">
                  <c:v>8.4274207269999994</c:v>
                </c:pt>
                <c:pt idx="3342">
                  <c:v>8.4299432660000004</c:v>
                </c:pt>
                <c:pt idx="3343">
                  <c:v>8.4324661499999998</c:v>
                </c:pt>
                <c:pt idx="3344">
                  <c:v>8.4349890349999992</c:v>
                </c:pt>
                <c:pt idx="3345">
                  <c:v>8.4375119909999992</c:v>
                </c:pt>
                <c:pt idx="3346">
                  <c:v>8.4400349519999995</c:v>
                </c:pt>
                <c:pt idx="3347">
                  <c:v>8.4425582600000002</c:v>
                </c:pt>
                <c:pt idx="3348">
                  <c:v>8.4450815670000008</c:v>
                </c:pt>
                <c:pt idx="3349">
                  <c:v>8.4476043749999992</c:v>
                </c:pt>
                <c:pt idx="3350">
                  <c:v>8.4501271839999994</c:v>
                </c:pt>
                <c:pt idx="3351">
                  <c:v>8.4526498750000005</c:v>
                </c:pt>
                <c:pt idx="3352">
                  <c:v>8.4551725680000001</c:v>
                </c:pt>
                <c:pt idx="3353">
                  <c:v>8.4576957650000004</c:v>
                </c:pt>
                <c:pt idx="3354">
                  <c:v>8.4602189580000005</c:v>
                </c:pt>
                <c:pt idx="3355">
                  <c:v>8.4627413419999993</c:v>
                </c:pt>
                <c:pt idx="3356">
                  <c:v>8.465263727</c:v>
                </c:pt>
                <c:pt idx="3357">
                  <c:v>8.4677863030000005</c:v>
                </c:pt>
                <c:pt idx="3358">
                  <c:v>8.4703088799999993</c:v>
                </c:pt>
                <c:pt idx="3359">
                  <c:v>8.4728317260000008</c:v>
                </c:pt>
                <c:pt idx="3360">
                  <c:v>8.4753545730000006</c:v>
                </c:pt>
                <c:pt idx="3361">
                  <c:v>8.4778777259999991</c:v>
                </c:pt>
                <c:pt idx="3362">
                  <c:v>8.4804008809999996</c:v>
                </c:pt>
                <c:pt idx="3363">
                  <c:v>8.4829234959999997</c:v>
                </c:pt>
                <c:pt idx="3364">
                  <c:v>8.4854461109999999</c:v>
                </c:pt>
                <c:pt idx="3365">
                  <c:v>8.4879685679999994</c:v>
                </c:pt>
                <c:pt idx="3366">
                  <c:v>8.4904910289999993</c:v>
                </c:pt>
                <c:pt idx="3367">
                  <c:v>8.4930132599999997</c:v>
                </c:pt>
                <c:pt idx="3368">
                  <c:v>8.4955354910000001</c:v>
                </c:pt>
                <c:pt idx="3369">
                  <c:v>8.498058683</c:v>
                </c:pt>
                <c:pt idx="3370">
                  <c:v>8.500581876</c:v>
                </c:pt>
                <c:pt idx="3371">
                  <c:v>8.5031049519999993</c:v>
                </c:pt>
                <c:pt idx="3372">
                  <c:v>8.5056280290000004</c:v>
                </c:pt>
                <c:pt idx="3373">
                  <c:v>8.5081508419999992</c:v>
                </c:pt>
                <c:pt idx="3374">
                  <c:v>8.5106736489999992</c:v>
                </c:pt>
                <c:pt idx="3375">
                  <c:v>8.5131959189999993</c:v>
                </c:pt>
                <c:pt idx="3376">
                  <c:v>8.5157181879999992</c:v>
                </c:pt>
                <c:pt idx="3377">
                  <c:v>8.5182404569999992</c:v>
                </c:pt>
                <c:pt idx="3378">
                  <c:v>8.5207627259999992</c:v>
                </c:pt>
                <c:pt idx="3379">
                  <c:v>8.5232845729999998</c:v>
                </c:pt>
                <c:pt idx="3380">
                  <c:v>8.5258064200000003</c:v>
                </c:pt>
                <c:pt idx="3381">
                  <c:v>8.5283299190000008</c:v>
                </c:pt>
                <c:pt idx="3382">
                  <c:v>8.5308534199999997</c:v>
                </c:pt>
                <c:pt idx="3383">
                  <c:v>8.5333766109999996</c:v>
                </c:pt>
                <c:pt idx="3384">
                  <c:v>8.5358998039999996</c:v>
                </c:pt>
                <c:pt idx="3385">
                  <c:v>8.5384234190000008</c:v>
                </c:pt>
                <c:pt idx="3386">
                  <c:v>8.5409470340000002</c:v>
                </c:pt>
                <c:pt idx="3387">
                  <c:v>8.5434716450000003</c:v>
                </c:pt>
                <c:pt idx="3388">
                  <c:v>8.5459962600000008</c:v>
                </c:pt>
                <c:pt idx="3389">
                  <c:v>8.5485199519999995</c:v>
                </c:pt>
                <c:pt idx="3390">
                  <c:v>8.551043645</c:v>
                </c:pt>
                <c:pt idx="3391">
                  <c:v>8.5535673370000005</c:v>
                </c:pt>
                <c:pt idx="3392">
                  <c:v>8.5560910299999993</c:v>
                </c:pt>
                <c:pt idx="3393">
                  <c:v>8.5586137600000001</c:v>
                </c:pt>
                <c:pt idx="3394">
                  <c:v>8.5611364909999992</c:v>
                </c:pt>
                <c:pt idx="3395">
                  <c:v>8.5636589579999995</c:v>
                </c:pt>
                <c:pt idx="3396">
                  <c:v>8.5661814189999994</c:v>
                </c:pt>
                <c:pt idx="3397">
                  <c:v>8.5687033810000006</c:v>
                </c:pt>
                <c:pt idx="3398">
                  <c:v>8.571225342</c:v>
                </c:pt>
                <c:pt idx="3399">
                  <c:v>8.5737468420000003</c:v>
                </c:pt>
                <c:pt idx="3400">
                  <c:v>8.5762683430000006</c:v>
                </c:pt>
                <c:pt idx="3401">
                  <c:v>8.5787899579999998</c:v>
                </c:pt>
                <c:pt idx="3402">
                  <c:v>8.5813115730000007</c:v>
                </c:pt>
                <c:pt idx="3403">
                  <c:v>8.5838335000000008</c:v>
                </c:pt>
                <c:pt idx="3404">
                  <c:v>8.5863554230000005</c:v>
                </c:pt>
                <c:pt idx="3405">
                  <c:v>8.5888779999999993</c:v>
                </c:pt>
                <c:pt idx="3406">
                  <c:v>8.5914005769999999</c:v>
                </c:pt>
                <c:pt idx="3407">
                  <c:v>8.5939228849999996</c:v>
                </c:pt>
                <c:pt idx="3408">
                  <c:v>8.5964451919999991</c:v>
                </c:pt>
                <c:pt idx="3409">
                  <c:v>8.5989679619999997</c:v>
                </c:pt>
                <c:pt idx="3410">
                  <c:v>8.6014907310000002</c:v>
                </c:pt>
                <c:pt idx="3411">
                  <c:v>8.6040136979999993</c:v>
                </c:pt>
                <c:pt idx="3412">
                  <c:v>8.6065366589999996</c:v>
                </c:pt>
                <c:pt idx="3413">
                  <c:v>8.6090595049999994</c:v>
                </c:pt>
                <c:pt idx="3414">
                  <c:v>8.6115823519999992</c:v>
                </c:pt>
                <c:pt idx="3415">
                  <c:v>8.6141053079999992</c:v>
                </c:pt>
                <c:pt idx="3416">
                  <c:v>8.6166282689999996</c:v>
                </c:pt>
                <c:pt idx="3417">
                  <c:v>8.6191509229999994</c:v>
                </c:pt>
                <c:pt idx="3418">
                  <c:v>8.6216735779999993</c:v>
                </c:pt>
                <c:pt idx="3419">
                  <c:v>8.6241966869999995</c:v>
                </c:pt>
                <c:pt idx="3420">
                  <c:v>8.6267198020000002</c:v>
                </c:pt>
                <c:pt idx="3421">
                  <c:v>8.6292426869999996</c:v>
                </c:pt>
                <c:pt idx="3422">
                  <c:v>8.6317655720000008</c:v>
                </c:pt>
                <c:pt idx="3423">
                  <c:v>8.6342882989999996</c:v>
                </c:pt>
                <c:pt idx="3424">
                  <c:v>8.6368110300000005</c:v>
                </c:pt>
                <c:pt idx="3425">
                  <c:v>8.6393341059999997</c:v>
                </c:pt>
                <c:pt idx="3426">
                  <c:v>8.6418571830000008</c:v>
                </c:pt>
                <c:pt idx="3427">
                  <c:v>8.6443794579999995</c:v>
                </c:pt>
                <c:pt idx="3428">
                  <c:v>8.6469017269999995</c:v>
                </c:pt>
                <c:pt idx="3429">
                  <c:v>8.6494241889999994</c:v>
                </c:pt>
                <c:pt idx="3430">
                  <c:v>8.6519466499999993</c:v>
                </c:pt>
                <c:pt idx="3431">
                  <c:v>8.6544691549999992</c:v>
                </c:pt>
                <c:pt idx="3432">
                  <c:v>8.6569916560000006</c:v>
                </c:pt>
                <c:pt idx="3433">
                  <c:v>8.6595137700000002</c:v>
                </c:pt>
                <c:pt idx="3434">
                  <c:v>8.6620358849999999</c:v>
                </c:pt>
                <c:pt idx="3435">
                  <c:v>8.6645580340000006</c:v>
                </c:pt>
                <c:pt idx="3436">
                  <c:v>8.667080189</c:v>
                </c:pt>
                <c:pt idx="3437">
                  <c:v>8.6696018420000005</c:v>
                </c:pt>
                <c:pt idx="3438">
                  <c:v>8.6721234969999994</c:v>
                </c:pt>
                <c:pt idx="3439">
                  <c:v>8.6746454869999994</c:v>
                </c:pt>
                <c:pt idx="3440">
                  <c:v>8.6771674880000003</c:v>
                </c:pt>
                <c:pt idx="3441">
                  <c:v>8.6796897180000006</c:v>
                </c:pt>
                <c:pt idx="3442">
                  <c:v>8.6822119489999992</c:v>
                </c:pt>
                <c:pt idx="3443">
                  <c:v>8.6847339819999991</c:v>
                </c:pt>
                <c:pt idx="3444">
                  <c:v>8.6872560209999996</c:v>
                </c:pt>
                <c:pt idx="3445">
                  <c:v>8.6897777509999994</c:v>
                </c:pt>
                <c:pt idx="3446">
                  <c:v>8.6922994819999992</c:v>
                </c:pt>
                <c:pt idx="3447">
                  <c:v>8.6948212849999997</c:v>
                </c:pt>
                <c:pt idx="3448">
                  <c:v>8.6973430920000006</c:v>
                </c:pt>
                <c:pt idx="3449">
                  <c:v>8.6998648620000001</c:v>
                </c:pt>
                <c:pt idx="3450">
                  <c:v>8.7023866309999995</c:v>
                </c:pt>
                <c:pt idx="3451">
                  <c:v>8.704908713</c:v>
                </c:pt>
                <c:pt idx="3452">
                  <c:v>8.7074307900000001</c:v>
                </c:pt>
                <c:pt idx="3453">
                  <c:v>8.7099530590000001</c:v>
                </c:pt>
                <c:pt idx="3454">
                  <c:v>8.712475328</c:v>
                </c:pt>
                <c:pt idx="3455">
                  <c:v>8.7149781710000003</c:v>
                </c:pt>
                <c:pt idx="3456">
                  <c:v>8.7174810019999995</c:v>
                </c:pt>
                <c:pt idx="3457">
                  <c:v>8.7199838330000006</c:v>
                </c:pt>
                <c:pt idx="3458">
                  <c:v>8.7224866639999998</c:v>
                </c:pt>
                <c:pt idx="3459">
                  <c:v>8.7249894950000009</c:v>
                </c:pt>
                <c:pt idx="3460">
                  <c:v>8.7274923260000001</c:v>
                </c:pt>
                <c:pt idx="3461">
                  <c:v>8.7299951569999994</c:v>
                </c:pt>
                <c:pt idx="3462">
                  <c:v>8.7324979880000004</c:v>
                </c:pt>
                <c:pt idx="3463">
                  <c:v>8.7350008189999997</c:v>
                </c:pt>
                <c:pt idx="3464">
                  <c:v>8.7375036500000007</c:v>
                </c:pt>
                <c:pt idx="3465">
                  <c:v>8.740006481</c:v>
                </c:pt>
                <c:pt idx="3466">
                  <c:v>8.7425093119999993</c:v>
                </c:pt>
                <c:pt idx="3467">
                  <c:v>8.7450121430000003</c:v>
                </c:pt>
                <c:pt idx="3468">
                  <c:v>8.7475149739999996</c:v>
                </c:pt>
                <c:pt idx="3469">
                  <c:v>8.7500178050000006</c:v>
                </c:pt>
                <c:pt idx="3470">
                  <c:v>8.7525206359999999</c:v>
                </c:pt>
                <c:pt idx="3471">
                  <c:v>8.7552005210000008</c:v>
                </c:pt>
                <c:pt idx="3472">
                  <c:v>8.757880406</c:v>
                </c:pt>
                <c:pt idx="3473">
                  <c:v>8.7604027080000009</c:v>
                </c:pt>
                <c:pt idx="3474">
                  <c:v>8.7629250170000006</c:v>
                </c:pt>
                <c:pt idx="3475">
                  <c:v>8.7654472850000005</c:v>
                </c:pt>
                <c:pt idx="3476">
                  <c:v>8.7679695540000004</c:v>
                </c:pt>
                <c:pt idx="3477">
                  <c:v>8.7704912030000006</c:v>
                </c:pt>
                <c:pt idx="3478">
                  <c:v>8.7730128579999995</c:v>
                </c:pt>
                <c:pt idx="3479">
                  <c:v>8.7755343569999997</c:v>
                </c:pt>
                <c:pt idx="3480">
                  <c:v>8.7780558580000001</c:v>
                </c:pt>
                <c:pt idx="3481">
                  <c:v>8.7805773150000004</c:v>
                </c:pt>
                <c:pt idx="3482">
                  <c:v>8.7830987759999992</c:v>
                </c:pt>
                <c:pt idx="3483">
                  <c:v>8.7856195449999994</c:v>
                </c:pt>
                <c:pt idx="3484">
                  <c:v>8.7881403139999996</c:v>
                </c:pt>
                <c:pt idx="3485">
                  <c:v>8.7906618860000005</c:v>
                </c:pt>
                <c:pt idx="3486">
                  <c:v>8.7931834630000001</c:v>
                </c:pt>
                <c:pt idx="3487">
                  <c:v>8.7957052709999992</c:v>
                </c:pt>
                <c:pt idx="3488">
                  <c:v>8.7982270800000002</c:v>
                </c:pt>
                <c:pt idx="3489">
                  <c:v>8.8007489250000006</c:v>
                </c:pt>
                <c:pt idx="3490">
                  <c:v>8.8032707719999994</c:v>
                </c:pt>
                <c:pt idx="3491">
                  <c:v>8.8057921940000004</c:v>
                </c:pt>
                <c:pt idx="3492">
                  <c:v>8.8083136169999996</c:v>
                </c:pt>
                <c:pt idx="3493">
                  <c:v>8.8108359289999996</c:v>
                </c:pt>
                <c:pt idx="3494">
                  <c:v>8.8133582359999991</c:v>
                </c:pt>
                <c:pt idx="3495">
                  <c:v>8.8158804669999995</c:v>
                </c:pt>
                <c:pt idx="3496">
                  <c:v>8.8184026979999999</c:v>
                </c:pt>
                <c:pt idx="3497">
                  <c:v>8.8209246649999997</c:v>
                </c:pt>
                <c:pt idx="3498">
                  <c:v>8.8234466260000008</c:v>
                </c:pt>
                <c:pt idx="3499">
                  <c:v>8.8259683960000004</c:v>
                </c:pt>
                <c:pt idx="3500">
                  <c:v>8.8284901649999998</c:v>
                </c:pt>
                <c:pt idx="3501">
                  <c:v>8.8310115929999995</c:v>
                </c:pt>
                <c:pt idx="3502">
                  <c:v>8.8335330160000005</c:v>
                </c:pt>
                <c:pt idx="3503">
                  <c:v>8.8360542469999999</c:v>
                </c:pt>
                <c:pt idx="3504">
                  <c:v>8.8385754779999992</c:v>
                </c:pt>
                <c:pt idx="3505">
                  <c:v>8.8410974000000007</c:v>
                </c:pt>
                <c:pt idx="3506">
                  <c:v>8.8436193230000004</c:v>
                </c:pt>
                <c:pt idx="3507">
                  <c:v>8.8461410160000007</c:v>
                </c:pt>
                <c:pt idx="3508">
                  <c:v>8.8486627089999992</c:v>
                </c:pt>
                <c:pt idx="3509">
                  <c:v>8.8511843619999997</c:v>
                </c:pt>
                <c:pt idx="3510">
                  <c:v>8.8537060170000004</c:v>
                </c:pt>
                <c:pt idx="3511">
                  <c:v>8.8562274389999995</c:v>
                </c:pt>
                <c:pt idx="3512">
                  <c:v>8.8587488620000006</c:v>
                </c:pt>
                <c:pt idx="3513">
                  <c:v>8.8612702080000005</c:v>
                </c:pt>
                <c:pt idx="3514">
                  <c:v>8.8637915550000006</c:v>
                </c:pt>
                <c:pt idx="3515">
                  <c:v>8.8663137469999995</c:v>
                </c:pt>
                <c:pt idx="3516">
                  <c:v>8.8688359400000003</c:v>
                </c:pt>
                <c:pt idx="3517">
                  <c:v>8.8713578720000008</c:v>
                </c:pt>
                <c:pt idx="3518">
                  <c:v>8.8738797950000006</c:v>
                </c:pt>
                <c:pt idx="3519">
                  <c:v>8.8764016800000007</c:v>
                </c:pt>
                <c:pt idx="3520">
                  <c:v>8.8789235649999991</c:v>
                </c:pt>
                <c:pt idx="3521">
                  <c:v>8.8814456069999999</c:v>
                </c:pt>
                <c:pt idx="3522">
                  <c:v>8.8839676460000003</c:v>
                </c:pt>
                <c:pt idx="3523">
                  <c:v>8.8864896449999993</c:v>
                </c:pt>
                <c:pt idx="3524">
                  <c:v>8.8890116460000002</c:v>
                </c:pt>
                <c:pt idx="3525">
                  <c:v>8.8915336029999992</c:v>
                </c:pt>
                <c:pt idx="3526">
                  <c:v>8.8940555640000003</c:v>
                </c:pt>
                <c:pt idx="3527">
                  <c:v>8.8965771799999995</c:v>
                </c:pt>
                <c:pt idx="3528">
                  <c:v>8.8990987950000005</c:v>
                </c:pt>
                <c:pt idx="3529">
                  <c:v>8.9016209110000002</c:v>
                </c:pt>
                <c:pt idx="3530">
                  <c:v>8.9041430259999998</c:v>
                </c:pt>
                <c:pt idx="3531">
                  <c:v>8.9066653339999995</c:v>
                </c:pt>
                <c:pt idx="3532">
                  <c:v>8.9091876410000008</c:v>
                </c:pt>
                <c:pt idx="3533">
                  <c:v>8.9117099880000001</c:v>
                </c:pt>
                <c:pt idx="3534">
                  <c:v>8.9142323349999995</c:v>
                </c:pt>
                <c:pt idx="3535">
                  <c:v>8.9167543729999998</c:v>
                </c:pt>
                <c:pt idx="3536">
                  <c:v>8.9192764120000003</c:v>
                </c:pt>
                <c:pt idx="3537">
                  <c:v>8.9217985649999996</c:v>
                </c:pt>
                <c:pt idx="3538">
                  <c:v>8.9243207180000006</c:v>
                </c:pt>
                <c:pt idx="3539">
                  <c:v>8.9268420650000007</c:v>
                </c:pt>
                <c:pt idx="3540">
                  <c:v>8.9293634120000007</c:v>
                </c:pt>
                <c:pt idx="3541">
                  <c:v>8.9318852609999997</c:v>
                </c:pt>
                <c:pt idx="3542">
                  <c:v>8.9344071080000003</c:v>
                </c:pt>
                <c:pt idx="3543">
                  <c:v>8.9369299150000003</c:v>
                </c:pt>
                <c:pt idx="3544">
                  <c:v>8.9394527220000004</c:v>
                </c:pt>
                <c:pt idx="3545">
                  <c:v>8.9419745739999996</c:v>
                </c:pt>
                <c:pt idx="3546">
                  <c:v>8.9444964210000002</c:v>
                </c:pt>
                <c:pt idx="3547">
                  <c:v>8.9470180740000007</c:v>
                </c:pt>
                <c:pt idx="3548">
                  <c:v>8.9495397269999994</c:v>
                </c:pt>
                <c:pt idx="3549">
                  <c:v>8.9520614920000003</c:v>
                </c:pt>
                <c:pt idx="3550">
                  <c:v>8.9545832609999998</c:v>
                </c:pt>
                <c:pt idx="3551">
                  <c:v>8.9571052229999992</c:v>
                </c:pt>
                <c:pt idx="3552">
                  <c:v>8.9596271840000004</c:v>
                </c:pt>
                <c:pt idx="3553">
                  <c:v>8.9621484149999997</c:v>
                </c:pt>
                <c:pt idx="3554">
                  <c:v>8.9646696460000008</c:v>
                </c:pt>
                <c:pt idx="3555">
                  <c:v>8.9671913379999992</c:v>
                </c:pt>
                <c:pt idx="3556">
                  <c:v>8.9697130309999995</c:v>
                </c:pt>
                <c:pt idx="3557">
                  <c:v>8.9722352230000002</c:v>
                </c:pt>
                <c:pt idx="3558">
                  <c:v>8.9747574159999992</c:v>
                </c:pt>
                <c:pt idx="3559">
                  <c:v>8.9772792999999993</c:v>
                </c:pt>
                <c:pt idx="3560">
                  <c:v>8.9798011849999995</c:v>
                </c:pt>
                <c:pt idx="3561">
                  <c:v>8.9823230350000003</c:v>
                </c:pt>
                <c:pt idx="3562">
                  <c:v>8.9848448820000009</c:v>
                </c:pt>
                <c:pt idx="3563">
                  <c:v>8.9873671510000008</c:v>
                </c:pt>
                <c:pt idx="3564">
                  <c:v>8.9898894200000008</c:v>
                </c:pt>
                <c:pt idx="3565">
                  <c:v>8.9924114199999998</c:v>
                </c:pt>
                <c:pt idx="3566">
                  <c:v>8.9949334210000007</c:v>
                </c:pt>
                <c:pt idx="3567">
                  <c:v>8.9974552279999997</c:v>
                </c:pt>
                <c:pt idx="3568">
                  <c:v>8.9999770350000006</c:v>
                </c:pt>
                <c:pt idx="3569">
                  <c:v>9.0024995539999999</c:v>
                </c:pt>
                <c:pt idx="3570">
                  <c:v>9.0050220929999991</c:v>
                </c:pt>
                <c:pt idx="3571">
                  <c:v>9.0075442849999998</c:v>
                </c:pt>
                <c:pt idx="3572">
                  <c:v>9.0100664780000006</c:v>
                </c:pt>
                <c:pt idx="3573">
                  <c:v>9.0125883180000006</c:v>
                </c:pt>
                <c:pt idx="3574">
                  <c:v>9.0151101649999994</c:v>
                </c:pt>
                <c:pt idx="3575">
                  <c:v>9.0176323180000004</c:v>
                </c:pt>
                <c:pt idx="3576">
                  <c:v>9.0201544729999998</c:v>
                </c:pt>
                <c:pt idx="3577">
                  <c:v>9.0226765110000002</c:v>
                </c:pt>
                <c:pt idx="3578">
                  <c:v>9.0251985500000007</c:v>
                </c:pt>
                <c:pt idx="3579">
                  <c:v>9.0277205489999997</c:v>
                </c:pt>
                <c:pt idx="3580">
                  <c:v>9.0302425500000005</c:v>
                </c:pt>
                <c:pt idx="3581">
                  <c:v>9.0327643129999995</c:v>
                </c:pt>
                <c:pt idx="3582">
                  <c:v>9.0352860820000007</c:v>
                </c:pt>
                <c:pt idx="3583">
                  <c:v>9.0378084279999999</c:v>
                </c:pt>
                <c:pt idx="3584">
                  <c:v>9.0403307749999993</c:v>
                </c:pt>
                <c:pt idx="3585">
                  <c:v>9.042852731</c:v>
                </c:pt>
                <c:pt idx="3586">
                  <c:v>9.0453746939999995</c:v>
                </c:pt>
                <c:pt idx="3587">
                  <c:v>9.0478968850000001</c:v>
                </c:pt>
                <c:pt idx="3588">
                  <c:v>9.0504190779999991</c:v>
                </c:pt>
                <c:pt idx="3589">
                  <c:v>9.0529414290000005</c:v>
                </c:pt>
                <c:pt idx="3590">
                  <c:v>9.0554637759999999</c:v>
                </c:pt>
                <c:pt idx="3591">
                  <c:v>9.0579863520000004</c:v>
                </c:pt>
                <c:pt idx="3592">
                  <c:v>9.0605089289999992</c:v>
                </c:pt>
                <c:pt idx="3593">
                  <c:v>9.0630315820000007</c:v>
                </c:pt>
                <c:pt idx="3594">
                  <c:v>9.0655542370000006</c:v>
                </c:pt>
                <c:pt idx="3595">
                  <c:v>9.0680763520000003</c:v>
                </c:pt>
                <c:pt idx="3596">
                  <c:v>9.0705984669999999</c:v>
                </c:pt>
                <c:pt idx="3597">
                  <c:v>9.0731208080000005</c:v>
                </c:pt>
                <c:pt idx="3598">
                  <c:v>9.0756431549999999</c:v>
                </c:pt>
                <c:pt idx="3599">
                  <c:v>9.0781658079999996</c:v>
                </c:pt>
                <c:pt idx="3600">
                  <c:v>9.0806884629999995</c:v>
                </c:pt>
                <c:pt idx="3601">
                  <c:v>9.0832111980000008</c:v>
                </c:pt>
                <c:pt idx="3602">
                  <c:v>9.0857339289999999</c:v>
                </c:pt>
                <c:pt idx="3603">
                  <c:v>9.0882563520000001</c:v>
                </c:pt>
                <c:pt idx="3604">
                  <c:v>9.0907787750000004</c:v>
                </c:pt>
                <c:pt idx="3605">
                  <c:v>9.0933018140000001</c:v>
                </c:pt>
                <c:pt idx="3606">
                  <c:v>9.0958248529999999</c:v>
                </c:pt>
                <c:pt idx="3607">
                  <c:v>9.0983470440000005</c:v>
                </c:pt>
                <c:pt idx="3608">
                  <c:v>9.1008692369999995</c:v>
                </c:pt>
                <c:pt idx="3609">
                  <c:v>9.1033923469999998</c:v>
                </c:pt>
                <c:pt idx="3610">
                  <c:v>9.1059154620000005</c:v>
                </c:pt>
                <c:pt idx="3611">
                  <c:v>9.1084378469999994</c:v>
                </c:pt>
                <c:pt idx="3612">
                  <c:v>9.110960232</c:v>
                </c:pt>
                <c:pt idx="3613">
                  <c:v>9.1134824289999994</c:v>
                </c:pt>
                <c:pt idx="3614">
                  <c:v>9.1160046220000002</c:v>
                </c:pt>
                <c:pt idx="3615">
                  <c:v>9.1185274290000002</c:v>
                </c:pt>
                <c:pt idx="3616">
                  <c:v>9.1210502360000003</c:v>
                </c:pt>
                <c:pt idx="3617">
                  <c:v>9.1235728470000002</c:v>
                </c:pt>
                <c:pt idx="3618">
                  <c:v>9.1260954620000003</c:v>
                </c:pt>
                <c:pt idx="3619">
                  <c:v>9.1286183849999993</c:v>
                </c:pt>
                <c:pt idx="3620">
                  <c:v>9.1311413080000001</c:v>
                </c:pt>
                <c:pt idx="3621">
                  <c:v>9.1336641489999995</c:v>
                </c:pt>
                <c:pt idx="3622">
                  <c:v>9.1361869959999993</c:v>
                </c:pt>
                <c:pt idx="3623">
                  <c:v>9.1387100720000003</c:v>
                </c:pt>
                <c:pt idx="3624">
                  <c:v>9.1412331489999996</c:v>
                </c:pt>
                <c:pt idx="3625">
                  <c:v>9.14375538</c:v>
                </c:pt>
                <c:pt idx="3626">
                  <c:v>9.1462776110000004</c:v>
                </c:pt>
                <c:pt idx="3627">
                  <c:v>9.1487996880000004</c:v>
                </c:pt>
                <c:pt idx="3628">
                  <c:v>9.1513217650000005</c:v>
                </c:pt>
                <c:pt idx="3629">
                  <c:v>9.1538440590000008</c:v>
                </c:pt>
                <c:pt idx="3630">
                  <c:v>9.1563663660000003</c:v>
                </c:pt>
                <c:pt idx="3631">
                  <c:v>9.1588884820000001</c:v>
                </c:pt>
                <c:pt idx="3632">
                  <c:v>9.1614105969999997</c:v>
                </c:pt>
                <c:pt idx="3633">
                  <c:v>9.1639329570000001</c:v>
                </c:pt>
                <c:pt idx="3634">
                  <c:v>9.1664553039999994</c:v>
                </c:pt>
                <c:pt idx="3635">
                  <c:v>9.1689769190000003</c:v>
                </c:pt>
                <c:pt idx="3636">
                  <c:v>9.1714985339999995</c:v>
                </c:pt>
                <c:pt idx="3637">
                  <c:v>9.1740202649999993</c:v>
                </c:pt>
                <c:pt idx="3638">
                  <c:v>9.1765419959999992</c:v>
                </c:pt>
                <c:pt idx="3639">
                  <c:v>9.1790644189999995</c:v>
                </c:pt>
                <c:pt idx="3640">
                  <c:v>9.1815868419999997</c:v>
                </c:pt>
                <c:pt idx="3641">
                  <c:v>9.1841088860000006</c:v>
                </c:pt>
                <c:pt idx="3642">
                  <c:v>9.1866309249999993</c:v>
                </c:pt>
                <c:pt idx="3643">
                  <c:v>9.1891533089999999</c:v>
                </c:pt>
                <c:pt idx="3644">
                  <c:v>9.1916756940000006</c:v>
                </c:pt>
                <c:pt idx="3645">
                  <c:v>9.1941983520000008</c:v>
                </c:pt>
                <c:pt idx="3646">
                  <c:v>9.1967210070000007</c:v>
                </c:pt>
                <c:pt idx="3647">
                  <c:v>9.1992429680000001</c:v>
                </c:pt>
                <c:pt idx="3648">
                  <c:v>9.2017649289999994</c:v>
                </c:pt>
                <c:pt idx="3649">
                  <c:v>9.2042871210000001</c:v>
                </c:pt>
                <c:pt idx="3650">
                  <c:v>9.2068093139999991</c:v>
                </c:pt>
                <c:pt idx="3651">
                  <c:v>9.2093320060000003</c:v>
                </c:pt>
                <c:pt idx="3652">
                  <c:v>9.2118546989999999</c:v>
                </c:pt>
                <c:pt idx="3653">
                  <c:v>9.214377356</c:v>
                </c:pt>
                <c:pt idx="3654">
                  <c:v>9.2169000109999999</c:v>
                </c:pt>
                <c:pt idx="3655">
                  <c:v>9.2194225870000004</c:v>
                </c:pt>
                <c:pt idx="3656">
                  <c:v>9.2219451639999992</c:v>
                </c:pt>
                <c:pt idx="3657">
                  <c:v>9.2244673559999999</c:v>
                </c:pt>
                <c:pt idx="3658">
                  <c:v>9.2269895490000007</c:v>
                </c:pt>
                <c:pt idx="3659">
                  <c:v>9.2295118180000006</c:v>
                </c:pt>
                <c:pt idx="3660">
                  <c:v>9.2320340870000006</c:v>
                </c:pt>
                <c:pt idx="3661">
                  <c:v>9.2345570099999996</c:v>
                </c:pt>
                <c:pt idx="3662">
                  <c:v>9.2370799330000004</c:v>
                </c:pt>
                <c:pt idx="3663">
                  <c:v>9.2396010099999994</c:v>
                </c:pt>
                <c:pt idx="3664">
                  <c:v>9.2421220870000003</c:v>
                </c:pt>
                <c:pt idx="3665">
                  <c:v>9.2446429670000008</c:v>
                </c:pt>
                <c:pt idx="3666">
                  <c:v>9.2471638519999999</c:v>
                </c:pt>
                <c:pt idx="3667">
                  <c:v>9.249685736</c:v>
                </c:pt>
                <c:pt idx="3668">
                  <c:v>9.2522076210000002</c:v>
                </c:pt>
                <c:pt idx="3669">
                  <c:v>9.2547292700000003</c:v>
                </c:pt>
                <c:pt idx="3670">
                  <c:v>9.2572509249999992</c:v>
                </c:pt>
                <c:pt idx="3671">
                  <c:v>9.2597729629999996</c:v>
                </c:pt>
                <c:pt idx="3672">
                  <c:v>9.2622950020000001</c:v>
                </c:pt>
                <c:pt idx="3673">
                  <c:v>9.2648167360000002</c:v>
                </c:pt>
                <c:pt idx="3674">
                  <c:v>9.2673384670000001</c:v>
                </c:pt>
                <c:pt idx="3675">
                  <c:v>9.2698603889999998</c:v>
                </c:pt>
                <c:pt idx="3676">
                  <c:v>9.2723823119999995</c:v>
                </c:pt>
                <c:pt idx="3677">
                  <c:v>9.2749045819999996</c:v>
                </c:pt>
                <c:pt idx="3678">
                  <c:v>9.2774268509999995</c:v>
                </c:pt>
                <c:pt idx="3679">
                  <c:v>9.2799490050000006</c:v>
                </c:pt>
                <c:pt idx="3680">
                  <c:v>9.2824711600000001</c:v>
                </c:pt>
                <c:pt idx="3681">
                  <c:v>9.2849930870000001</c:v>
                </c:pt>
                <c:pt idx="3682">
                  <c:v>9.2875150099999999</c:v>
                </c:pt>
                <c:pt idx="3683">
                  <c:v>9.2900377019999993</c:v>
                </c:pt>
                <c:pt idx="3684">
                  <c:v>9.2925603950000006</c:v>
                </c:pt>
                <c:pt idx="3685">
                  <c:v>9.2950828940000001</c:v>
                </c:pt>
                <c:pt idx="3686">
                  <c:v>9.2976053949999997</c:v>
                </c:pt>
                <c:pt idx="3687">
                  <c:v>9.300127625</c:v>
                </c:pt>
                <c:pt idx="3688">
                  <c:v>9.3026498560000004</c:v>
                </c:pt>
                <c:pt idx="3689">
                  <c:v>9.3051721880000002</c:v>
                </c:pt>
                <c:pt idx="3690">
                  <c:v>9.3076945349999995</c:v>
                </c:pt>
                <c:pt idx="3691">
                  <c:v>9.3102176500000002</c:v>
                </c:pt>
                <c:pt idx="3692">
                  <c:v>9.3127407649999991</c:v>
                </c:pt>
                <c:pt idx="3693">
                  <c:v>9.3152633560000009</c:v>
                </c:pt>
                <c:pt idx="3694">
                  <c:v>9.3177859329999997</c:v>
                </c:pt>
                <c:pt idx="3695">
                  <c:v>9.3203083180000004</c:v>
                </c:pt>
                <c:pt idx="3696">
                  <c:v>9.3228307029999993</c:v>
                </c:pt>
                <c:pt idx="3697">
                  <c:v>9.3253539780000008</c:v>
                </c:pt>
                <c:pt idx="3698">
                  <c:v>9.327877247</c:v>
                </c:pt>
                <c:pt idx="3699">
                  <c:v>9.3303994390000007</c:v>
                </c:pt>
                <c:pt idx="3700">
                  <c:v>9.3329216319999997</c:v>
                </c:pt>
                <c:pt idx="3701">
                  <c:v>9.3354448239999996</c:v>
                </c:pt>
                <c:pt idx="3702">
                  <c:v>9.3379680169999997</c:v>
                </c:pt>
                <c:pt idx="3703">
                  <c:v>9.3404904010000003</c:v>
                </c:pt>
                <c:pt idx="3704">
                  <c:v>9.3430127859999992</c:v>
                </c:pt>
                <c:pt idx="3705">
                  <c:v>9.3455354780000004</c:v>
                </c:pt>
                <c:pt idx="3706">
                  <c:v>9.3480581709999999</c:v>
                </c:pt>
                <c:pt idx="3707">
                  <c:v>9.3505804779999995</c:v>
                </c:pt>
                <c:pt idx="3708">
                  <c:v>9.3531027850000008</c:v>
                </c:pt>
                <c:pt idx="3709">
                  <c:v>9.3556250159999994</c:v>
                </c:pt>
                <c:pt idx="3710">
                  <c:v>9.3581472469999998</c:v>
                </c:pt>
                <c:pt idx="3711">
                  <c:v>9.3606694780000002</c:v>
                </c:pt>
                <c:pt idx="3712">
                  <c:v>9.3631917090000005</c:v>
                </c:pt>
                <c:pt idx="3713">
                  <c:v>9.3657136699999999</c:v>
                </c:pt>
                <c:pt idx="3714">
                  <c:v>9.3682356309999992</c:v>
                </c:pt>
                <c:pt idx="3715">
                  <c:v>9.3707575550000008</c:v>
                </c:pt>
                <c:pt idx="3716">
                  <c:v>9.3732794780000006</c:v>
                </c:pt>
                <c:pt idx="3717">
                  <c:v>9.3758010499999997</c:v>
                </c:pt>
                <c:pt idx="3718">
                  <c:v>9.3783226269999993</c:v>
                </c:pt>
                <c:pt idx="3719">
                  <c:v>9.3808443960000005</c:v>
                </c:pt>
                <c:pt idx="3720">
                  <c:v>9.383366165</c:v>
                </c:pt>
                <c:pt idx="3721">
                  <c:v>9.3858880829999993</c:v>
                </c:pt>
                <c:pt idx="3722">
                  <c:v>9.3884100060000009</c:v>
                </c:pt>
                <c:pt idx="3723">
                  <c:v>9.3909322369999995</c:v>
                </c:pt>
                <c:pt idx="3724">
                  <c:v>9.3934544679999998</c:v>
                </c:pt>
                <c:pt idx="3725">
                  <c:v>9.395976353</c:v>
                </c:pt>
                <c:pt idx="3726">
                  <c:v>9.3984982380000002</c:v>
                </c:pt>
                <c:pt idx="3727">
                  <c:v>9.4010203529999998</c:v>
                </c:pt>
                <c:pt idx="3728">
                  <c:v>9.4035424679999995</c:v>
                </c:pt>
                <c:pt idx="3729">
                  <c:v>9.4060644349999993</c:v>
                </c:pt>
                <c:pt idx="3730">
                  <c:v>9.4085863960000005</c:v>
                </c:pt>
                <c:pt idx="3731">
                  <c:v>9.4111086270000008</c:v>
                </c:pt>
                <c:pt idx="3732">
                  <c:v>9.4136308579999994</c:v>
                </c:pt>
                <c:pt idx="3733">
                  <c:v>9.4161527849999995</c:v>
                </c:pt>
                <c:pt idx="3734">
                  <c:v>9.4186747079999993</c:v>
                </c:pt>
                <c:pt idx="3735">
                  <c:v>9.4211964389999991</c:v>
                </c:pt>
                <c:pt idx="3736">
                  <c:v>9.4237181700000008</c:v>
                </c:pt>
                <c:pt idx="3737">
                  <c:v>9.4262395160000008</c:v>
                </c:pt>
                <c:pt idx="3738">
                  <c:v>9.4287608630000008</c:v>
                </c:pt>
                <c:pt idx="3739">
                  <c:v>9.4312825549999992</c:v>
                </c:pt>
                <c:pt idx="3740">
                  <c:v>9.4338042479999995</c:v>
                </c:pt>
                <c:pt idx="3741">
                  <c:v>9.4363269390000006</c:v>
                </c:pt>
                <c:pt idx="3742">
                  <c:v>9.4388496320000002</c:v>
                </c:pt>
                <c:pt idx="3743">
                  <c:v>9.4413716310000009</c:v>
                </c:pt>
                <c:pt idx="3744">
                  <c:v>9.443893632</c:v>
                </c:pt>
                <c:pt idx="3745">
                  <c:v>9.4464158620000003</c:v>
                </c:pt>
                <c:pt idx="3746">
                  <c:v>9.4489380930000006</c:v>
                </c:pt>
                <c:pt idx="3747">
                  <c:v>9.4514602459999999</c:v>
                </c:pt>
                <c:pt idx="3748">
                  <c:v>9.4539824009999993</c:v>
                </c:pt>
                <c:pt idx="3749">
                  <c:v>9.4565045590000008</c:v>
                </c:pt>
                <c:pt idx="3750">
                  <c:v>9.4590267140000002</c:v>
                </c:pt>
                <c:pt idx="3751">
                  <c:v>9.4615484819999995</c:v>
                </c:pt>
                <c:pt idx="3752">
                  <c:v>9.4640702510000008</c:v>
                </c:pt>
                <c:pt idx="3753">
                  <c:v>9.4665921839999996</c:v>
                </c:pt>
                <c:pt idx="3754">
                  <c:v>9.4691141069999993</c:v>
                </c:pt>
                <c:pt idx="3755">
                  <c:v>9.4716355300000004</c:v>
                </c:pt>
                <c:pt idx="3756">
                  <c:v>9.4741569529999996</c:v>
                </c:pt>
                <c:pt idx="3757">
                  <c:v>9.476679141</c:v>
                </c:pt>
                <c:pt idx="3758">
                  <c:v>9.4792013340000008</c:v>
                </c:pt>
                <c:pt idx="3759">
                  <c:v>9.4817233329999997</c:v>
                </c:pt>
                <c:pt idx="3760">
                  <c:v>9.4842453340000006</c:v>
                </c:pt>
                <c:pt idx="3761">
                  <c:v>9.4867674490000002</c:v>
                </c:pt>
                <c:pt idx="3762">
                  <c:v>9.4892895639999999</c:v>
                </c:pt>
                <c:pt idx="3763">
                  <c:v>9.4918119490000006</c:v>
                </c:pt>
                <c:pt idx="3764">
                  <c:v>9.4943343339999995</c:v>
                </c:pt>
                <c:pt idx="3765">
                  <c:v>9.4968564000000004</c:v>
                </c:pt>
                <c:pt idx="3766">
                  <c:v>9.4993784770000005</c:v>
                </c:pt>
                <c:pt idx="3767">
                  <c:v>9.5019007850000001</c:v>
                </c:pt>
                <c:pt idx="3768">
                  <c:v>9.5044230919999997</c:v>
                </c:pt>
                <c:pt idx="3769">
                  <c:v>9.5069450920000005</c:v>
                </c:pt>
                <c:pt idx="3770">
                  <c:v>9.5094670929999996</c:v>
                </c:pt>
                <c:pt idx="3771">
                  <c:v>9.5119894770000002</c:v>
                </c:pt>
                <c:pt idx="3772">
                  <c:v>9.5145118620000009</c:v>
                </c:pt>
                <c:pt idx="3773">
                  <c:v>9.5170340889999991</c:v>
                </c:pt>
                <c:pt idx="3774">
                  <c:v>9.5195563199999995</c:v>
                </c:pt>
                <c:pt idx="3775">
                  <c:v>9.5220786650000004</c:v>
                </c:pt>
                <c:pt idx="3776">
                  <c:v>9.5246010119999998</c:v>
                </c:pt>
                <c:pt idx="3777">
                  <c:v>9.5271228229999991</c:v>
                </c:pt>
                <c:pt idx="3778">
                  <c:v>9.5296446320000001</c:v>
                </c:pt>
                <c:pt idx="3779">
                  <c:v>9.5321674390000002</c:v>
                </c:pt>
                <c:pt idx="3780">
                  <c:v>9.5346902460000003</c:v>
                </c:pt>
                <c:pt idx="3781">
                  <c:v>9.5372125210000007</c:v>
                </c:pt>
                <c:pt idx="3782">
                  <c:v>9.5397347900000007</c:v>
                </c:pt>
                <c:pt idx="3783">
                  <c:v>9.5422572129999992</c:v>
                </c:pt>
                <c:pt idx="3784">
                  <c:v>9.5447796359999995</c:v>
                </c:pt>
                <c:pt idx="3785">
                  <c:v>9.5473017900000006</c:v>
                </c:pt>
                <c:pt idx="3786">
                  <c:v>9.549823945</c:v>
                </c:pt>
                <c:pt idx="3787">
                  <c:v>9.5523464439999994</c:v>
                </c:pt>
                <c:pt idx="3788">
                  <c:v>9.5548689450000008</c:v>
                </c:pt>
                <c:pt idx="3789">
                  <c:v>9.5573907570000003</c:v>
                </c:pt>
                <c:pt idx="3790">
                  <c:v>9.5599125639999993</c:v>
                </c:pt>
                <c:pt idx="3791">
                  <c:v>9.5624349100000003</c:v>
                </c:pt>
                <c:pt idx="3792">
                  <c:v>9.5649572569999997</c:v>
                </c:pt>
                <c:pt idx="3793">
                  <c:v>9.5674790590000001</c:v>
                </c:pt>
                <c:pt idx="3794">
                  <c:v>9.5700008679999993</c:v>
                </c:pt>
                <c:pt idx="3795">
                  <c:v>9.5725224059999992</c:v>
                </c:pt>
                <c:pt idx="3796">
                  <c:v>9.5750439449999991</c:v>
                </c:pt>
                <c:pt idx="3797">
                  <c:v>9.5775660929999997</c:v>
                </c:pt>
                <c:pt idx="3798">
                  <c:v>9.5800882460000008</c:v>
                </c:pt>
                <c:pt idx="3799">
                  <c:v>9.5826102459999998</c:v>
                </c:pt>
                <c:pt idx="3800">
                  <c:v>9.5851322470000007</c:v>
                </c:pt>
                <c:pt idx="3801">
                  <c:v>9.5876543529999996</c:v>
                </c:pt>
                <c:pt idx="3802">
                  <c:v>9.5901764679999992</c:v>
                </c:pt>
                <c:pt idx="3803">
                  <c:v>9.5926985840000007</c:v>
                </c:pt>
                <c:pt idx="3804">
                  <c:v>9.5952206990000004</c:v>
                </c:pt>
                <c:pt idx="3805">
                  <c:v>9.5977419340000001</c:v>
                </c:pt>
                <c:pt idx="3806">
                  <c:v>9.6002631649999994</c:v>
                </c:pt>
                <c:pt idx="3807">
                  <c:v>9.6027849340000007</c:v>
                </c:pt>
                <c:pt idx="3808">
                  <c:v>9.6053067030000001</c:v>
                </c:pt>
                <c:pt idx="3809">
                  <c:v>9.6078283960000004</c:v>
                </c:pt>
                <c:pt idx="3810">
                  <c:v>9.6103500890000007</c:v>
                </c:pt>
                <c:pt idx="3811">
                  <c:v>9.6128718959999997</c:v>
                </c:pt>
                <c:pt idx="3812">
                  <c:v>9.6153937030000005</c:v>
                </c:pt>
                <c:pt idx="3813">
                  <c:v>9.6179160069999998</c:v>
                </c:pt>
                <c:pt idx="3814">
                  <c:v>9.6204383139999994</c:v>
                </c:pt>
                <c:pt idx="3815">
                  <c:v>9.6229608530000004</c:v>
                </c:pt>
                <c:pt idx="3816">
                  <c:v>9.6254833919999996</c:v>
                </c:pt>
                <c:pt idx="3817">
                  <c:v>9.62800543</c:v>
                </c:pt>
                <c:pt idx="3818">
                  <c:v>9.6305274690000005</c:v>
                </c:pt>
                <c:pt idx="3819">
                  <c:v>9.6330506610000004</c:v>
                </c:pt>
                <c:pt idx="3820">
                  <c:v>9.6355738540000004</c:v>
                </c:pt>
                <c:pt idx="3821">
                  <c:v>9.6380966650000008</c:v>
                </c:pt>
                <c:pt idx="3822">
                  <c:v>9.6406194719999991</c:v>
                </c:pt>
                <c:pt idx="3823">
                  <c:v>9.6431419340000009</c:v>
                </c:pt>
                <c:pt idx="3824">
                  <c:v>9.6456643950000007</c:v>
                </c:pt>
                <c:pt idx="3825">
                  <c:v>9.6481865439999996</c:v>
                </c:pt>
                <c:pt idx="3826">
                  <c:v>9.6507086990000008</c:v>
                </c:pt>
                <c:pt idx="3827">
                  <c:v>9.653231044</c:v>
                </c:pt>
                <c:pt idx="3828">
                  <c:v>9.6557533909999993</c:v>
                </c:pt>
                <c:pt idx="3829">
                  <c:v>9.6582758989999995</c:v>
                </c:pt>
                <c:pt idx="3830">
                  <c:v>9.6607983999999991</c:v>
                </c:pt>
                <c:pt idx="3831">
                  <c:v>9.6633204760000009</c:v>
                </c:pt>
                <c:pt idx="3832">
                  <c:v>9.6658425529999992</c:v>
                </c:pt>
                <c:pt idx="3833">
                  <c:v>9.6683649710000008</c:v>
                </c:pt>
                <c:pt idx="3834">
                  <c:v>9.6708873939999993</c:v>
                </c:pt>
                <c:pt idx="3835">
                  <c:v>9.6734098940000006</c:v>
                </c:pt>
                <c:pt idx="3836">
                  <c:v>9.6759323950000002</c:v>
                </c:pt>
                <c:pt idx="3837">
                  <c:v>9.6784538990000009</c:v>
                </c:pt>
                <c:pt idx="3838">
                  <c:v>9.6809753999999995</c:v>
                </c:pt>
                <c:pt idx="3839">
                  <c:v>9.6834969379999993</c:v>
                </c:pt>
                <c:pt idx="3840">
                  <c:v>9.6860184769999993</c:v>
                </c:pt>
                <c:pt idx="3841">
                  <c:v>9.6885405870000003</c:v>
                </c:pt>
                <c:pt idx="3842">
                  <c:v>9.691062702</c:v>
                </c:pt>
                <c:pt idx="3843">
                  <c:v>9.6935854720000005</c:v>
                </c:pt>
                <c:pt idx="3844">
                  <c:v>9.6961082409999992</c:v>
                </c:pt>
                <c:pt idx="3845">
                  <c:v>9.6986308179999998</c:v>
                </c:pt>
                <c:pt idx="3846">
                  <c:v>9.7011533950000004</c:v>
                </c:pt>
                <c:pt idx="3847">
                  <c:v>9.7036758939999999</c:v>
                </c:pt>
                <c:pt idx="3848">
                  <c:v>9.7061983949999995</c:v>
                </c:pt>
                <c:pt idx="3849">
                  <c:v>9.7087214329999991</c:v>
                </c:pt>
                <c:pt idx="3850">
                  <c:v>9.7112444720000006</c:v>
                </c:pt>
                <c:pt idx="3851">
                  <c:v>9.7137672790000007</c:v>
                </c:pt>
                <c:pt idx="3852">
                  <c:v>9.7162900879999992</c:v>
                </c:pt>
                <c:pt idx="3853">
                  <c:v>9.7188133130000001</c:v>
                </c:pt>
                <c:pt idx="3854">
                  <c:v>9.7213365439999997</c:v>
                </c:pt>
                <c:pt idx="3855">
                  <c:v>9.7238594660000004</c:v>
                </c:pt>
                <c:pt idx="3856">
                  <c:v>9.7263823889999994</c:v>
                </c:pt>
                <c:pt idx="3857">
                  <c:v>9.7289052740000006</c:v>
                </c:pt>
                <c:pt idx="3858">
                  <c:v>9.731428159</c:v>
                </c:pt>
                <c:pt idx="3859">
                  <c:v>9.7339513899999996</c:v>
                </c:pt>
                <c:pt idx="3860">
                  <c:v>9.7364746209999993</c:v>
                </c:pt>
                <c:pt idx="3861">
                  <c:v>9.7389965780000001</c:v>
                </c:pt>
                <c:pt idx="3862">
                  <c:v>9.7415185389999994</c:v>
                </c:pt>
                <c:pt idx="3863">
                  <c:v>9.7440411549999997</c:v>
                </c:pt>
                <c:pt idx="3864">
                  <c:v>9.7465637699999998</c:v>
                </c:pt>
                <c:pt idx="3865">
                  <c:v>9.7490862739999997</c:v>
                </c:pt>
                <c:pt idx="3866">
                  <c:v>9.7516087749999993</c:v>
                </c:pt>
                <c:pt idx="3867">
                  <c:v>9.7541313130000002</c:v>
                </c:pt>
                <c:pt idx="3868">
                  <c:v>9.7566538519999995</c:v>
                </c:pt>
                <c:pt idx="3869">
                  <c:v>9.7591758849999994</c:v>
                </c:pt>
                <c:pt idx="3870">
                  <c:v>9.7616979239999999</c:v>
                </c:pt>
                <c:pt idx="3871">
                  <c:v>9.764220731</c:v>
                </c:pt>
                <c:pt idx="3872">
                  <c:v>9.7667435380000001</c:v>
                </c:pt>
                <c:pt idx="3873">
                  <c:v>9.7692654959999992</c:v>
                </c:pt>
                <c:pt idx="3874">
                  <c:v>9.7717874590000005</c:v>
                </c:pt>
                <c:pt idx="3875">
                  <c:v>9.7743089580000007</c:v>
                </c:pt>
                <c:pt idx="3876">
                  <c:v>9.7768304589999993</c:v>
                </c:pt>
                <c:pt idx="3877">
                  <c:v>9.7793528040000002</c:v>
                </c:pt>
                <c:pt idx="3878">
                  <c:v>9.7818751509999995</c:v>
                </c:pt>
                <c:pt idx="3879">
                  <c:v>9.7843978039999993</c:v>
                </c:pt>
                <c:pt idx="3880">
                  <c:v>9.7869204589999992</c:v>
                </c:pt>
                <c:pt idx="3881">
                  <c:v>9.7894428040000001</c:v>
                </c:pt>
                <c:pt idx="3882">
                  <c:v>9.7919651509999994</c:v>
                </c:pt>
                <c:pt idx="3883">
                  <c:v>9.7944877659999996</c:v>
                </c:pt>
                <c:pt idx="3884">
                  <c:v>9.7970103809999998</c:v>
                </c:pt>
                <c:pt idx="3885">
                  <c:v>9.7995329959999999</c:v>
                </c:pt>
                <c:pt idx="3886">
                  <c:v>9.8020556110000001</c:v>
                </c:pt>
                <c:pt idx="3887">
                  <c:v>9.8045781880000007</c:v>
                </c:pt>
                <c:pt idx="3888">
                  <c:v>9.8071007649999995</c:v>
                </c:pt>
                <c:pt idx="3889">
                  <c:v>9.8096236119999993</c:v>
                </c:pt>
                <c:pt idx="3890">
                  <c:v>9.8121464589999992</c:v>
                </c:pt>
                <c:pt idx="3891">
                  <c:v>9.8146690729999992</c:v>
                </c:pt>
                <c:pt idx="3892">
                  <c:v>9.8171916879999994</c:v>
                </c:pt>
                <c:pt idx="3893">
                  <c:v>9.8197143800000006</c:v>
                </c:pt>
                <c:pt idx="3894">
                  <c:v>9.8222370730000002</c:v>
                </c:pt>
                <c:pt idx="3895">
                  <c:v>9.8247594179999993</c:v>
                </c:pt>
                <c:pt idx="3896">
                  <c:v>9.8272817650000004</c:v>
                </c:pt>
                <c:pt idx="3897">
                  <c:v>9.8298039179999996</c:v>
                </c:pt>
                <c:pt idx="3898">
                  <c:v>9.8323260730000008</c:v>
                </c:pt>
                <c:pt idx="3899">
                  <c:v>9.8348495339999999</c:v>
                </c:pt>
                <c:pt idx="3900">
                  <c:v>9.8373729950000008</c:v>
                </c:pt>
                <c:pt idx="3901">
                  <c:v>9.8398959949999991</c:v>
                </c:pt>
                <c:pt idx="3902">
                  <c:v>9.8424189959999993</c:v>
                </c:pt>
                <c:pt idx="3903">
                  <c:v>9.8449414569999991</c:v>
                </c:pt>
                <c:pt idx="3904">
                  <c:v>9.8474639180000008</c:v>
                </c:pt>
                <c:pt idx="3905">
                  <c:v>9.8499864949999996</c:v>
                </c:pt>
                <c:pt idx="3906">
                  <c:v>9.8525090720000001</c:v>
                </c:pt>
                <c:pt idx="3907">
                  <c:v>9.8550314570000008</c:v>
                </c:pt>
                <c:pt idx="3908">
                  <c:v>9.8575538419999997</c:v>
                </c:pt>
                <c:pt idx="3909">
                  <c:v>9.8600766879999995</c:v>
                </c:pt>
                <c:pt idx="3910">
                  <c:v>9.8625995349999993</c:v>
                </c:pt>
                <c:pt idx="3911">
                  <c:v>9.8651221880000008</c:v>
                </c:pt>
                <c:pt idx="3912">
                  <c:v>9.8676448410000006</c:v>
                </c:pt>
                <c:pt idx="3913">
                  <c:v>9.870166803</c:v>
                </c:pt>
                <c:pt idx="3914">
                  <c:v>9.8726887639999994</c:v>
                </c:pt>
                <c:pt idx="3915">
                  <c:v>9.8752112640000007</c:v>
                </c:pt>
                <c:pt idx="3916">
                  <c:v>9.8777337650000003</c:v>
                </c:pt>
                <c:pt idx="3917">
                  <c:v>9.880255923</c:v>
                </c:pt>
                <c:pt idx="3918">
                  <c:v>9.8827780779999994</c:v>
                </c:pt>
                <c:pt idx="3919">
                  <c:v>9.8853001539999994</c:v>
                </c:pt>
                <c:pt idx="3920">
                  <c:v>9.8878222309999995</c:v>
                </c:pt>
                <c:pt idx="3921">
                  <c:v>9.8903445770000005</c:v>
                </c:pt>
                <c:pt idx="3922">
                  <c:v>9.8928669239999998</c:v>
                </c:pt>
                <c:pt idx="3923">
                  <c:v>9.8953898850000002</c:v>
                </c:pt>
                <c:pt idx="3924">
                  <c:v>9.8979128460000005</c:v>
                </c:pt>
                <c:pt idx="3925">
                  <c:v>9.9004351259999996</c:v>
                </c:pt>
                <c:pt idx="3926">
                  <c:v>9.9029573949999996</c:v>
                </c:pt>
                <c:pt idx="3927">
                  <c:v>9.9054797410000006</c:v>
                </c:pt>
                <c:pt idx="3928">
                  <c:v>9.9080020879999999</c:v>
                </c:pt>
                <c:pt idx="3929">
                  <c:v>9.9105242459999996</c:v>
                </c:pt>
                <c:pt idx="3930">
                  <c:v>9.9130464010000008</c:v>
                </c:pt>
                <c:pt idx="3931">
                  <c:v>9.9155689389999999</c:v>
                </c:pt>
                <c:pt idx="3932">
                  <c:v>9.9180914779999991</c:v>
                </c:pt>
                <c:pt idx="3933">
                  <c:v>9.9206143660000006</c:v>
                </c:pt>
                <c:pt idx="3934">
                  <c:v>9.923137251</c:v>
                </c:pt>
                <c:pt idx="3935">
                  <c:v>9.9256595959999991</c:v>
                </c:pt>
                <c:pt idx="3936">
                  <c:v>9.9281819430000002</c:v>
                </c:pt>
                <c:pt idx="3937">
                  <c:v>9.9307050579999991</c:v>
                </c:pt>
                <c:pt idx="3938">
                  <c:v>9.9332281729999998</c:v>
                </c:pt>
                <c:pt idx="3939">
                  <c:v>9.9357508659999993</c:v>
                </c:pt>
                <c:pt idx="3940">
                  <c:v>9.9382735590000006</c:v>
                </c:pt>
                <c:pt idx="3941">
                  <c:v>9.9407962170000008</c:v>
                </c:pt>
                <c:pt idx="3942">
                  <c:v>9.9433188720000008</c:v>
                </c:pt>
                <c:pt idx="3943">
                  <c:v>9.9458407560000008</c:v>
                </c:pt>
                <c:pt idx="3944">
                  <c:v>9.9483626409999992</c:v>
                </c:pt>
                <c:pt idx="3945">
                  <c:v>9.9508847510000003</c:v>
                </c:pt>
                <c:pt idx="3946">
                  <c:v>9.9534068659999999</c:v>
                </c:pt>
                <c:pt idx="3947">
                  <c:v>9.9559094619999993</c:v>
                </c:pt>
                <c:pt idx="3948">
                  <c:v>9.9584120590000005</c:v>
                </c:pt>
                <c:pt idx="3949">
                  <c:v>9.9609146559999999</c:v>
                </c:pt>
                <c:pt idx="3950">
                  <c:v>9.9634172529999994</c:v>
                </c:pt>
                <c:pt idx="3951">
                  <c:v>9.9659198500000006</c:v>
                </c:pt>
                <c:pt idx="3952">
                  <c:v>9.968422447</c:v>
                </c:pt>
                <c:pt idx="3953">
                  <c:v>9.9709250439999995</c:v>
                </c:pt>
                <c:pt idx="3954">
                  <c:v>9.9734276410000007</c:v>
                </c:pt>
                <c:pt idx="3955">
                  <c:v>9.9759302380000001</c:v>
                </c:pt>
                <c:pt idx="3956">
                  <c:v>9.9784328349999996</c:v>
                </c:pt>
                <c:pt idx="3957">
                  <c:v>9.9809354320000008</c:v>
                </c:pt>
                <c:pt idx="3958">
                  <c:v>9.9834380290000002</c:v>
                </c:pt>
                <c:pt idx="3959">
                  <c:v>9.9859406259999997</c:v>
                </c:pt>
                <c:pt idx="3960">
                  <c:v>9.9884432230000009</c:v>
                </c:pt>
                <c:pt idx="3961">
                  <c:v>9.9909458200000003</c:v>
                </c:pt>
                <c:pt idx="3962">
                  <c:v>9.9934484169999998</c:v>
                </c:pt>
                <c:pt idx="3963">
                  <c:v>9.9959510139999992</c:v>
                </c:pt>
                <c:pt idx="3964">
                  <c:v>9.9986407069999998</c:v>
                </c:pt>
                <c:pt idx="3965">
                  <c:v>10.001330400000001</c:v>
                </c:pt>
                <c:pt idx="3966">
                  <c:v>10.00385309</c:v>
                </c:pt>
                <c:pt idx="3967">
                  <c:v>10.00637579</c:v>
                </c:pt>
                <c:pt idx="3968">
                  <c:v>10.00889855</c:v>
                </c:pt>
                <c:pt idx="3969">
                  <c:v>10.01142132</c:v>
                </c:pt>
                <c:pt idx="3970">
                  <c:v>10.01394367</c:v>
                </c:pt>
                <c:pt idx="3971">
                  <c:v>10.016466019999999</c:v>
                </c:pt>
                <c:pt idx="3972">
                  <c:v>10.01898871</c:v>
                </c:pt>
                <c:pt idx="3973">
                  <c:v>10.02151141</c:v>
                </c:pt>
                <c:pt idx="3974">
                  <c:v>10.024033899999999</c:v>
                </c:pt>
                <c:pt idx="3975">
                  <c:v>10.02655641</c:v>
                </c:pt>
                <c:pt idx="3976">
                  <c:v>10.029079019999999</c:v>
                </c:pt>
                <c:pt idx="3977">
                  <c:v>10.03160164</c:v>
                </c:pt>
                <c:pt idx="3978">
                  <c:v>10.034124479999999</c:v>
                </c:pt>
                <c:pt idx="3979">
                  <c:v>10.036647329999999</c:v>
                </c:pt>
                <c:pt idx="3980">
                  <c:v>10.039169210000001</c:v>
                </c:pt>
                <c:pt idx="3981">
                  <c:v>10.0416911</c:v>
                </c:pt>
                <c:pt idx="3982">
                  <c:v>10.0442131</c:v>
                </c:pt>
                <c:pt idx="3983">
                  <c:v>10.046735099999999</c:v>
                </c:pt>
                <c:pt idx="3984">
                  <c:v>10.04925705</c:v>
                </c:pt>
                <c:pt idx="3985">
                  <c:v>10.05177902</c:v>
                </c:pt>
                <c:pt idx="3986">
                  <c:v>10.05430086</c:v>
                </c:pt>
                <c:pt idx="3987">
                  <c:v>10.05682271</c:v>
                </c:pt>
                <c:pt idx="3988">
                  <c:v>10.05934448</c:v>
                </c:pt>
                <c:pt idx="3989">
                  <c:v>10.06186625</c:v>
                </c:pt>
                <c:pt idx="3990">
                  <c:v>10.06438855</c:v>
                </c:pt>
                <c:pt idx="3991">
                  <c:v>10.06691086</c:v>
                </c:pt>
                <c:pt idx="3992">
                  <c:v>10.06943336</c:v>
                </c:pt>
                <c:pt idx="3993">
                  <c:v>10.071955859999999</c:v>
                </c:pt>
                <c:pt idx="3994">
                  <c:v>10.074478170000001</c:v>
                </c:pt>
                <c:pt idx="3995">
                  <c:v>10.077000480000001</c:v>
                </c:pt>
                <c:pt idx="3996">
                  <c:v>10.07952182</c:v>
                </c:pt>
                <c:pt idx="3997">
                  <c:v>10.08204317</c:v>
                </c:pt>
                <c:pt idx="3998">
                  <c:v>10.084565019999999</c:v>
                </c:pt>
                <c:pt idx="3999">
                  <c:v>10.087086859999999</c:v>
                </c:pt>
                <c:pt idx="4000">
                  <c:v>10.089609019999999</c:v>
                </c:pt>
                <c:pt idx="4001">
                  <c:v>10.09213117</c:v>
                </c:pt>
                <c:pt idx="4002">
                  <c:v>10.09465352</c:v>
                </c:pt>
                <c:pt idx="4003">
                  <c:v>10.09717586</c:v>
                </c:pt>
                <c:pt idx="4004">
                  <c:v>10.099697819999999</c:v>
                </c:pt>
                <c:pt idx="4005">
                  <c:v>10.10221978</c:v>
                </c:pt>
                <c:pt idx="4006">
                  <c:v>10.1047419</c:v>
                </c:pt>
                <c:pt idx="4007">
                  <c:v>10.107264020000001</c:v>
                </c:pt>
                <c:pt idx="4008">
                  <c:v>10.10978544</c:v>
                </c:pt>
                <c:pt idx="4009">
                  <c:v>10.11230686</c:v>
                </c:pt>
                <c:pt idx="4010">
                  <c:v>10.11482898</c:v>
                </c:pt>
                <c:pt idx="4011">
                  <c:v>10.11735109</c:v>
                </c:pt>
                <c:pt idx="4012">
                  <c:v>10.11987244</c:v>
                </c:pt>
                <c:pt idx="4013">
                  <c:v>10.12239379</c:v>
                </c:pt>
                <c:pt idx="4014">
                  <c:v>10.12491567</c:v>
                </c:pt>
                <c:pt idx="4015">
                  <c:v>10.12743755</c:v>
                </c:pt>
                <c:pt idx="4016">
                  <c:v>10.129960479999999</c:v>
                </c:pt>
                <c:pt idx="4017">
                  <c:v>10.1324834</c:v>
                </c:pt>
                <c:pt idx="4018">
                  <c:v>10.135005250000001</c:v>
                </c:pt>
                <c:pt idx="4019">
                  <c:v>10.1375271</c:v>
                </c:pt>
                <c:pt idx="4020">
                  <c:v>10.14004894</c:v>
                </c:pt>
                <c:pt idx="4021">
                  <c:v>10.142570790000001</c:v>
                </c:pt>
                <c:pt idx="4022">
                  <c:v>10.145092050000001</c:v>
                </c:pt>
                <c:pt idx="4023">
                  <c:v>10.14761332</c:v>
                </c:pt>
                <c:pt idx="4024">
                  <c:v>10.150134939999999</c:v>
                </c:pt>
                <c:pt idx="4025">
                  <c:v>10.15265656</c:v>
                </c:pt>
                <c:pt idx="4026">
                  <c:v>10.155178100000001</c:v>
                </c:pt>
                <c:pt idx="4027">
                  <c:v>10.157699640000001</c:v>
                </c:pt>
                <c:pt idx="4028">
                  <c:v>10.16022141</c:v>
                </c:pt>
                <c:pt idx="4029">
                  <c:v>10.162743170000001</c:v>
                </c:pt>
                <c:pt idx="4030">
                  <c:v>10.16526475</c:v>
                </c:pt>
                <c:pt idx="4031">
                  <c:v>10.16778633</c:v>
                </c:pt>
                <c:pt idx="4032">
                  <c:v>10.170307709999999</c:v>
                </c:pt>
                <c:pt idx="4033">
                  <c:v>10.1728291</c:v>
                </c:pt>
                <c:pt idx="4034">
                  <c:v>10.175350330000001</c:v>
                </c:pt>
                <c:pt idx="4035">
                  <c:v>10.17787156</c:v>
                </c:pt>
                <c:pt idx="4036">
                  <c:v>10.180393130000001</c:v>
                </c:pt>
                <c:pt idx="4037">
                  <c:v>10.18291471</c:v>
                </c:pt>
                <c:pt idx="4038">
                  <c:v>10.18543655</c:v>
                </c:pt>
                <c:pt idx="4039">
                  <c:v>10.187958399999999</c:v>
                </c:pt>
                <c:pt idx="4040">
                  <c:v>10.190480170000001</c:v>
                </c:pt>
                <c:pt idx="4041">
                  <c:v>10.19300194</c:v>
                </c:pt>
                <c:pt idx="4042">
                  <c:v>10.195524130000001</c:v>
                </c:pt>
                <c:pt idx="4043">
                  <c:v>10.19804632</c:v>
                </c:pt>
                <c:pt idx="4044">
                  <c:v>10.200568519999999</c:v>
                </c:pt>
                <c:pt idx="4045">
                  <c:v>10.20309071</c:v>
                </c:pt>
                <c:pt idx="4046">
                  <c:v>10.20561275</c:v>
                </c:pt>
                <c:pt idx="4047">
                  <c:v>10.208134790000001</c:v>
                </c:pt>
                <c:pt idx="4048">
                  <c:v>10.210656439999999</c:v>
                </c:pt>
                <c:pt idx="4049">
                  <c:v>10.2131781</c:v>
                </c:pt>
                <c:pt idx="4050">
                  <c:v>10.21569925</c:v>
                </c:pt>
                <c:pt idx="4051">
                  <c:v>10.218220410000001</c:v>
                </c:pt>
                <c:pt idx="4052">
                  <c:v>10.22074164</c:v>
                </c:pt>
                <c:pt idx="4053">
                  <c:v>10.223262869999999</c:v>
                </c:pt>
                <c:pt idx="4054">
                  <c:v>10.225783979999999</c:v>
                </c:pt>
                <c:pt idx="4055">
                  <c:v>10.2283051</c:v>
                </c:pt>
                <c:pt idx="4056">
                  <c:v>10.230826990000001</c:v>
                </c:pt>
                <c:pt idx="4057">
                  <c:v>10.23334887</c:v>
                </c:pt>
                <c:pt idx="4058">
                  <c:v>10.23587064</c:v>
                </c:pt>
                <c:pt idx="4059">
                  <c:v>10.238392409999999</c:v>
                </c:pt>
                <c:pt idx="4060">
                  <c:v>10.24091368</c:v>
                </c:pt>
                <c:pt idx="4061">
                  <c:v>10.243434949999999</c:v>
                </c:pt>
                <c:pt idx="4062">
                  <c:v>10.24595645</c:v>
                </c:pt>
                <c:pt idx="4063">
                  <c:v>10.24847795</c:v>
                </c:pt>
                <c:pt idx="4064">
                  <c:v>10.25099895</c:v>
                </c:pt>
                <c:pt idx="4065">
                  <c:v>10.253519949999999</c:v>
                </c:pt>
                <c:pt idx="4066">
                  <c:v>10.25604126</c:v>
                </c:pt>
                <c:pt idx="4067">
                  <c:v>10.25856257</c:v>
                </c:pt>
                <c:pt idx="4068">
                  <c:v>10.261084179999999</c:v>
                </c:pt>
                <c:pt idx="4069">
                  <c:v>10.263605800000001</c:v>
                </c:pt>
                <c:pt idx="4070">
                  <c:v>10.266127490000001</c:v>
                </c:pt>
                <c:pt idx="4071">
                  <c:v>10.268649180000001</c:v>
                </c:pt>
                <c:pt idx="4072">
                  <c:v>10.271171259999999</c:v>
                </c:pt>
                <c:pt idx="4073">
                  <c:v>10.273693339999999</c:v>
                </c:pt>
                <c:pt idx="4074">
                  <c:v>10.27621538</c:v>
                </c:pt>
                <c:pt idx="4075">
                  <c:v>10.278737420000001</c:v>
                </c:pt>
                <c:pt idx="4076">
                  <c:v>10.28125949</c:v>
                </c:pt>
                <c:pt idx="4077">
                  <c:v>10.28378156</c:v>
                </c:pt>
                <c:pt idx="4078">
                  <c:v>10.286303370000001</c:v>
                </c:pt>
                <c:pt idx="4079">
                  <c:v>10.28882518</c:v>
                </c:pt>
                <c:pt idx="4080">
                  <c:v>10.29134704</c:v>
                </c:pt>
                <c:pt idx="4081">
                  <c:v>10.29386892</c:v>
                </c:pt>
                <c:pt idx="4082">
                  <c:v>10.296390649999999</c:v>
                </c:pt>
                <c:pt idx="4083">
                  <c:v>10.29891239</c:v>
                </c:pt>
                <c:pt idx="4084">
                  <c:v>10.301433660000001</c:v>
                </c:pt>
                <c:pt idx="4085">
                  <c:v>10.30395493</c:v>
                </c:pt>
                <c:pt idx="4086">
                  <c:v>10.30647628</c:v>
                </c:pt>
                <c:pt idx="4087">
                  <c:v>10.30899762</c:v>
                </c:pt>
                <c:pt idx="4088">
                  <c:v>10.3115197</c:v>
                </c:pt>
                <c:pt idx="4089">
                  <c:v>10.31404178</c:v>
                </c:pt>
                <c:pt idx="4090">
                  <c:v>10.316563090000001</c:v>
                </c:pt>
                <c:pt idx="4091">
                  <c:v>10.319084399999999</c:v>
                </c:pt>
                <c:pt idx="4092">
                  <c:v>10.32160625</c:v>
                </c:pt>
                <c:pt idx="4093">
                  <c:v>10.32412809</c:v>
                </c:pt>
                <c:pt idx="4094">
                  <c:v>10.32664982</c:v>
                </c:pt>
                <c:pt idx="4095">
                  <c:v>10.32917155</c:v>
                </c:pt>
                <c:pt idx="4096">
                  <c:v>10.33169421</c:v>
                </c:pt>
                <c:pt idx="4097">
                  <c:v>10.33421686</c:v>
                </c:pt>
                <c:pt idx="4098">
                  <c:v>10.33673875</c:v>
                </c:pt>
                <c:pt idx="4099">
                  <c:v>10.33926063</c:v>
                </c:pt>
                <c:pt idx="4100">
                  <c:v>10.341782439999999</c:v>
                </c:pt>
                <c:pt idx="4101">
                  <c:v>10.34430425</c:v>
                </c:pt>
                <c:pt idx="4102">
                  <c:v>10.34682555</c:v>
                </c:pt>
                <c:pt idx="4103">
                  <c:v>10.349346860000001</c:v>
                </c:pt>
                <c:pt idx="4104">
                  <c:v>10.3518686</c:v>
                </c:pt>
                <c:pt idx="4105">
                  <c:v>10.354390329999999</c:v>
                </c:pt>
                <c:pt idx="4106">
                  <c:v>10.35691252</c:v>
                </c:pt>
                <c:pt idx="4107">
                  <c:v>10.35943471</c:v>
                </c:pt>
                <c:pt idx="4108">
                  <c:v>10.361956859999999</c:v>
                </c:pt>
                <c:pt idx="4109">
                  <c:v>10.36447901</c:v>
                </c:pt>
                <c:pt idx="4110">
                  <c:v>10.36700132</c:v>
                </c:pt>
                <c:pt idx="4111">
                  <c:v>10.36952363</c:v>
                </c:pt>
                <c:pt idx="4112">
                  <c:v>10.37204567</c:v>
                </c:pt>
                <c:pt idx="4113">
                  <c:v>10.3745677</c:v>
                </c:pt>
                <c:pt idx="4114">
                  <c:v>10.37708993</c:v>
                </c:pt>
                <c:pt idx="4115">
                  <c:v>10.37961217</c:v>
                </c:pt>
                <c:pt idx="4116">
                  <c:v>10.38213451</c:v>
                </c:pt>
                <c:pt idx="4117">
                  <c:v>10.38465686</c:v>
                </c:pt>
                <c:pt idx="4118">
                  <c:v>10.38717874</c:v>
                </c:pt>
                <c:pt idx="4119">
                  <c:v>10.38970063</c:v>
                </c:pt>
                <c:pt idx="4120">
                  <c:v>10.392222889999999</c:v>
                </c:pt>
                <c:pt idx="4121">
                  <c:v>10.39474515</c:v>
                </c:pt>
                <c:pt idx="4122">
                  <c:v>10.397266889999999</c:v>
                </c:pt>
                <c:pt idx="4123">
                  <c:v>10.399788620000001</c:v>
                </c:pt>
                <c:pt idx="4124">
                  <c:v>10.402310569999999</c:v>
                </c:pt>
                <c:pt idx="4125">
                  <c:v>10.40483253</c:v>
                </c:pt>
                <c:pt idx="4126">
                  <c:v>10.4073545</c:v>
                </c:pt>
                <c:pt idx="4127">
                  <c:v>10.40987646</c:v>
                </c:pt>
                <c:pt idx="4128">
                  <c:v>10.412397609999999</c:v>
                </c:pt>
                <c:pt idx="4129">
                  <c:v>10.414918760000001</c:v>
                </c:pt>
                <c:pt idx="4130">
                  <c:v>10.417440340000001</c:v>
                </c:pt>
                <c:pt idx="4131">
                  <c:v>10.41996191</c:v>
                </c:pt>
                <c:pt idx="4132">
                  <c:v>10.422483489999999</c:v>
                </c:pt>
                <c:pt idx="4133">
                  <c:v>10.425005069999999</c:v>
                </c:pt>
                <c:pt idx="4134">
                  <c:v>10.427527680000001</c:v>
                </c:pt>
                <c:pt idx="4135">
                  <c:v>10.4300503</c:v>
                </c:pt>
                <c:pt idx="4136">
                  <c:v>10.43257156</c:v>
                </c:pt>
                <c:pt idx="4137">
                  <c:v>10.43509283</c:v>
                </c:pt>
                <c:pt idx="4138">
                  <c:v>10.437614180000001</c:v>
                </c:pt>
                <c:pt idx="4139">
                  <c:v>10.440135529999999</c:v>
                </c:pt>
                <c:pt idx="4140">
                  <c:v>10.44265672</c:v>
                </c:pt>
                <c:pt idx="4141">
                  <c:v>10.445177920000001</c:v>
                </c:pt>
                <c:pt idx="4142">
                  <c:v>10.447699760000001</c:v>
                </c:pt>
                <c:pt idx="4143">
                  <c:v>10.45022161</c:v>
                </c:pt>
                <c:pt idx="4144">
                  <c:v>10.452743249999999</c:v>
                </c:pt>
                <c:pt idx="4145">
                  <c:v>10.45526486</c:v>
                </c:pt>
                <c:pt idx="4146">
                  <c:v>10.457786860000001</c:v>
                </c:pt>
                <c:pt idx="4147">
                  <c:v>10.46030886</c:v>
                </c:pt>
                <c:pt idx="4148">
                  <c:v>10.46283094</c:v>
                </c:pt>
                <c:pt idx="4149">
                  <c:v>10.46535302</c:v>
                </c:pt>
                <c:pt idx="4150">
                  <c:v>10.467874630000001</c:v>
                </c:pt>
                <c:pt idx="4151">
                  <c:v>10.47039625</c:v>
                </c:pt>
                <c:pt idx="4152">
                  <c:v>10.47291744</c:v>
                </c:pt>
                <c:pt idx="4153">
                  <c:v>10.475438629999999</c:v>
                </c:pt>
                <c:pt idx="4154">
                  <c:v>10.47795986</c:v>
                </c:pt>
                <c:pt idx="4155">
                  <c:v>10.48048109</c:v>
                </c:pt>
                <c:pt idx="4156">
                  <c:v>10.48300197</c:v>
                </c:pt>
                <c:pt idx="4157">
                  <c:v>10.48552286</c:v>
                </c:pt>
                <c:pt idx="4158">
                  <c:v>10.488044049999999</c:v>
                </c:pt>
                <c:pt idx="4159">
                  <c:v>10.49056524</c:v>
                </c:pt>
                <c:pt idx="4160">
                  <c:v>10.493087279999999</c:v>
                </c:pt>
                <c:pt idx="4161">
                  <c:v>10.49560932</c:v>
                </c:pt>
                <c:pt idx="4162">
                  <c:v>10.49813166</c:v>
                </c:pt>
                <c:pt idx="4163">
                  <c:v>10.50065401</c:v>
                </c:pt>
                <c:pt idx="4164">
                  <c:v>10.50317602</c:v>
                </c:pt>
                <c:pt idx="4165">
                  <c:v>10.505698020000001</c:v>
                </c:pt>
                <c:pt idx="4166">
                  <c:v>10.508220250000001</c:v>
                </c:pt>
                <c:pt idx="4167">
                  <c:v>10.510742479999999</c:v>
                </c:pt>
                <c:pt idx="4168">
                  <c:v>10.51326467</c:v>
                </c:pt>
                <c:pt idx="4169">
                  <c:v>10.51578686</c:v>
                </c:pt>
                <c:pt idx="4170">
                  <c:v>10.51830928</c:v>
                </c:pt>
                <c:pt idx="4171">
                  <c:v>10.52083171</c:v>
                </c:pt>
                <c:pt idx="4172">
                  <c:v>10.5233539</c:v>
                </c:pt>
                <c:pt idx="4173">
                  <c:v>10.525876090000001</c:v>
                </c:pt>
                <c:pt idx="4174">
                  <c:v>10.528399090000001</c:v>
                </c:pt>
                <c:pt idx="4175">
                  <c:v>10.530922090000001</c:v>
                </c:pt>
                <c:pt idx="4176">
                  <c:v>10.53344433</c:v>
                </c:pt>
                <c:pt idx="4177">
                  <c:v>10.53596656</c:v>
                </c:pt>
                <c:pt idx="4178">
                  <c:v>10.53848926</c:v>
                </c:pt>
                <c:pt idx="4179">
                  <c:v>10.54101195</c:v>
                </c:pt>
                <c:pt idx="4180">
                  <c:v>10.54353448</c:v>
                </c:pt>
                <c:pt idx="4181">
                  <c:v>10.546057019999999</c:v>
                </c:pt>
                <c:pt idx="4182">
                  <c:v>10.54857902</c:v>
                </c:pt>
                <c:pt idx="4183">
                  <c:v>10.551101020000001</c:v>
                </c:pt>
                <c:pt idx="4184">
                  <c:v>10.553622519999999</c:v>
                </c:pt>
                <c:pt idx="4185">
                  <c:v>10.55614402</c:v>
                </c:pt>
                <c:pt idx="4186">
                  <c:v>10.55866537</c:v>
                </c:pt>
                <c:pt idx="4187">
                  <c:v>10.561186709999999</c:v>
                </c:pt>
                <c:pt idx="4188">
                  <c:v>10.56370852</c:v>
                </c:pt>
                <c:pt idx="4189">
                  <c:v>10.566230320000001</c:v>
                </c:pt>
                <c:pt idx="4190">
                  <c:v>10.568752480000001</c:v>
                </c:pt>
                <c:pt idx="4191">
                  <c:v>10.57127463</c:v>
                </c:pt>
                <c:pt idx="4192">
                  <c:v>10.57379652</c:v>
                </c:pt>
                <c:pt idx="4193">
                  <c:v>10.576318410000001</c:v>
                </c:pt>
                <c:pt idx="4194">
                  <c:v>10.578840639999999</c:v>
                </c:pt>
                <c:pt idx="4195">
                  <c:v>10.58136287</c:v>
                </c:pt>
                <c:pt idx="4196">
                  <c:v>10.58388521</c:v>
                </c:pt>
                <c:pt idx="4197">
                  <c:v>10.58640756</c:v>
                </c:pt>
                <c:pt idx="4198">
                  <c:v>10.58892994</c:v>
                </c:pt>
                <c:pt idx="4199">
                  <c:v>10.591452329999999</c:v>
                </c:pt>
                <c:pt idx="4200">
                  <c:v>10.59397514</c:v>
                </c:pt>
                <c:pt idx="4201">
                  <c:v>10.596497940000001</c:v>
                </c:pt>
                <c:pt idx="4202">
                  <c:v>10.599020599999999</c:v>
                </c:pt>
                <c:pt idx="4203">
                  <c:v>10.601543250000001</c:v>
                </c:pt>
                <c:pt idx="4204">
                  <c:v>10.6040651</c:v>
                </c:pt>
                <c:pt idx="4205">
                  <c:v>10.60658694</c:v>
                </c:pt>
                <c:pt idx="4206">
                  <c:v>10.609109330000001</c:v>
                </c:pt>
                <c:pt idx="4207">
                  <c:v>10.611631709999999</c:v>
                </c:pt>
                <c:pt idx="4208">
                  <c:v>10.614154940000001</c:v>
                </c:pt>
                <c:pt idx="4209">
                  <c:v>10.61667817</c:v>
                </c:pt>
                <c:pt idx="4210">
                  <c:v>10.619200709999999</c:v>
                </c:pt>
                <c:pt idx="4211">
                  <c:v>10.621723250000001</c:v>
                </c:pt>
                <c:pt idx="4212">
                  <c:v>10.62424601</c:v>
                </c:pt>
                <c:pt idx="4213">
                  <c:v>10.626768780000001</c:v>
                </c:pt>
                <c:pt idx="4214">
                  <c:v>10.629291970000001</c:v>
                </c:pt>
                <c:pt idx="4215">
                  <c:v>10.631815169999999</c:v>
                </c:pt>
                <c:pt idx="4216">
                  <c:v>10.63433743</c:v>
                </c:pt>
                <c:pt idx="4217">
                  <c:v>10.6368597</c:v>
                </c:pt>
                <c:pt idx="4218">
                  <c:v>10.63938181</c:v>
                </c:pt>
                <c:pt idx="4219">
                  <c:v>10.64190393</c:v>
                </c:pt>
                <c:pt idx="4220">
                  <c:v>10.64442597</c:v>
                </c:pt>
                <c:pt idx="4221">
                  <c:v>10.646948009999999</c:v>
                </c:pt>
                <c:pt idx="4222">
                  <c:v>10.64947036</c:v>
                </c:pt>
                <c:pt idx="4223">
                  <c:v>10.651992699999999</c:v>
                </c:pt>
                <c:pt idx="4224">
                  <c:v>10.65451485</c:v>
                </c:pt>
                <c:pt idx="4225">
                  <c:v>10.657037000000001</c:v>
                </c:pt>
                <c:pt idx="4226">
                  <c:v>10.65955954</c:v>
                </c:pt>
                <c:pt idx="4227">
                  <c:v>10.662082079999999</c:v>
                </c:pt>
                <c:pt idx="4228">
                  <c:v>10.66460457</c:v>
                </c:pt>
                <c:pt idx="4229">
                  <c:v>10.667127069999999</c:v>
                </c:pt>
                <c:pt idx="4230">
                  <c:v>10.66964965</c:v>
                </c:pt>
                <c:pt idx="4231">
                  <c:v>10.672172229999999</c:v>
                </c:pt>
                <c:pt idx="4232">
                  <c:v>10.674694690000001</c:v>
                </c:pt>
                <c:pt idx="4233">
                  <c:v>10.677217150000001</c:v>
                </c:pt>
                <c:pt idx="4234">
                  <c:v>10.679739420000001</c:v>
                </c:pt>
                <c:pt idx="4235">
                  <c:v>10.682261690000001</c:v>
                </c:pt>
                <c:pt idx="4236">
                  <c:v>10.684783489999999</c:v>
                </c:pt>
                <c:pt idx="4237">
                  <c:v>10.6873053</c:v>
                </c:pt>
                <c:pt idx="4238">
                  <c:v>10.689826800000001</c:v>
                </c:pt>
                <c:pt idx="4239">
                  <c:v>10.692348300000001</c:v>
                </c:pt>
                <c:pt idx="4240">
                  <c:v>10.69486968</c:v>
                </c:pt>
                <c:pt idx="4241">
                  <c:v>10.69739107</c:v>
                </c:pt>
                <c:pt idx="4242">
                  <c:v>10.69991257</c:v>
                </c:pt>
                <c:pt idx="4243">
                  <c:v>10.702434070000001</c:v>
                </c:pt>
                <c:pt idx="4244">
                  <c:v>10.70495612</c:v>
                </c:pt>
                <c:pt idx="4245">
                  <c:v>10.707478160000001</c:v>
                </c:pt>
                <c:pt idx="4246">
                  <c:v>10.709999959999999</c:v>
                </c:pt>
                <c:pt idx="4247">
                  <c:v>10.71252177</c:v>
                </c:pt>
                <c:pt idx="4248">
                  <c:v>10.7150432</c:v>
                </c:pt>
                <c:pt idx="4249">
                  <c:v>10.717564619999999</c:v>
                </c:pt>
                <c:pt idx="4250">
                  <c:v>10.720085539999999</c:v>
                </c:pt>
                <c:pt idx="4251">
                  <c:v>10.722606470000001</c:v>
                </c:pt>
                <c:pt idx="4252">
                  <c:v>10.72512916</c:v>
                </c:pt>
                <c:pt idx="4253">
                  <c:v>10.72765186</c:v>
                </c:pt>
                <c:pt idx="4254">
                  <c:v>10.730173199999999</c:v>
                </c:pt>
                <c:pt idx="4255">
                  <c:v>10.73269455</c:v>
                </c:pt>
                <c:pt idx="4256">
                  <c:v>10.7352162</c:v>
                </c:pt>
                <c:pt idx="4257">
                  <c:v>10.737737859999999</c:v>
                </c:pt>
                <c:pt idx="4258">
                  <c:v>10.74025943</c:v>
                </c:pt>
                <c:pt idx="4259">
                  <c:v>10.74278101</c:v>
                </c:pt>
                <c:pt idx="4260">
                  <c:v>10.745303359999999</c:v>
                </c:pt>
                <c:pt idx="4261">
                  <c:v>10.7478257</c:v>
                </c:pt>
                <c:pt idx="4262">
                  <c:v>10.750348089999999</c:v>
                </c:pt>
                <c:pt idx="4263">
                  <c:v>10.75287047</c:v>
                </c:pt>
                <c:pt idx="4264">
                  <c:v>10.75539236</c:v>
                </c:pt>
                <c:pt idx="4265">
                  <c:v>10.75791424</c:v>
                </c:pt>
                <c:pt idx="4266">
                  <c:v>10.760435660000001</c:v>
                </c:pt>
                <c:pt idx="4267">
                  <c:v>10.76295709</c:v>
                </c:pt>
                <c:pt idx="4268">
                  <c:v>10.76547916</c:v>
                </c:pt>
                <c:pt idx="4269">
                  <c:v>10.76800124</c:v>
                </c:pt>
                <c:pt idx="4270">
                  <c:v>10.770523320000001</c:v>
                </c:pt>
                <c:pt idx="4271">
                  <c:v>10.773045400000001</c:v>
                </c:pt>
                <c:pt idx="4272">
                  <c:v>10.77556678</c:v>
                </c:pt>
                <c:pt idx="4273">
                  <c:v>10.77808817</c:v>
                </c:pt>
                <c:pt idx="4274">
                  <c:v>10.780609549999999</c:v>
                </c:pt>
                <c:pt idx="4275">
                  <c:v>10.78313093</c:v>
                </c:pt>
                <c:pt idx="4276">
                  <c:v>10.78565255</c:v>
                </c:pt>
                <c:pt idx="4277">
                  <c:v>10.788174160000001</c:v>
                </c:pt>
                <c:pt idx="4278">
                  <c:v>10.790695899999999</c:v>
                </c:pt>
                <c:pt idx="4279">
                  <c:v>10.793217629999999</c:v>
                </c:pt>
                <c:pt idx="4280">
                  <c:v>10.795739429999999</c:v>
                </c:pt>
                <c:pt idx="4281">
                  <c:v>10.79826124</c:v>
                </c:pt>
                <c:pt idx="4282">
                  <c:v>10.80078301</c:v>
                </c:pt>
                <c:pt idx="4283">
                  <c:v>10.803304779999999</c:v>
                </c:pt>
                <c:pt idx="4284">
                  <c:v>10.80582701</c:v>
                </c:pt>
                <c:pt idx="4285">
                  <c:v>10.80834924</c:v>
                </c:pt>
                <c:pt idx="4286">
                  <c:v>10.810871280000001</c:v>
                </c:pt>
                <c:pt idx="4287">
                  <c:v>10.813393319999999</c:v>
                </c:pt>
                <c:pt idx="4288">
                  <c:v>10.815915629999999</c:v>
                </c:pt>
                <c:pt idx="4289">
                  <c:v>10.818437940000001</c:v>
                </c:pt>
                <c:pt idx="4290">
                  <c:v>10.82096044</c:v>
                </c:pt>
                <c:pt idx="4291">
                  <c:v>10.82348294</c:v>
                </c:pt>
                <c:pt idx="4292">
                  <c:v>10.82600571</c:v>
                </c:pt>
                <c:pt idx="4293">
                  <c:v>10.828528479999999</c:v>
                </c:pt>
                <c:pt idx="4294">
                  <c:v>10.83105048</c:v>
                </c:pt>
                <c:pt idx="4295">
                  <c:v>10.833572480000001</c:v>
                </c:pt>
                <c:pt idx="4296">
                  <c:v>10.836094599999999</c:v>
                </c:pt>
                <c:pt idx="4297">
                  <c:v>10.83861671</c:v>
                </c:pt>
                <c:pt idx="4298">
                  <c:v>10.84113909</c:v>
                </c:pt>
                <c:pt idx="4299">
                  <c:v>10.84366148</c:v>
                </c:pt>
                <c:pt idx="4300">
                  <c:v>10.846183590000001</c:v>
                </c:pt>
                <c:pt idx="4301">
                  <c:v>10.848705710000001</c:v>
                </c:pt>
                <c:pt idx="4302">
                  <c:v>10.8512276</c:v>
                </c:pt>
                <c:pt idx="4303">
                  <c:v>10.853749479999999</c:v>
                </c:pt>
                <c:pt idx="4304">
                  <c:v>10.85627129</c:v>
                </c:pt>
                <c:pt idx="4305">
                  <c:v>10.8587931</c:v>
                </c:pt>
                <c:pt idx="4306">
                  <c:v>10.86131571</c:v>
                </c:pt>
                <c:pt idx="4307">
                  <c:v>10.86383833</c:v>
                </c:pt>
                <c:pt idx="4308">
                  <c:v>10.86636071</c:v>
                </c:pt>
                <c:pt idx="4309">
                  <c:v>10.8688831</c:v>
                </c:pt>
                <c:pt idx="4310">
                  <c:v>10.871405709999999</c:v>
                </c:pt>
                <c:pt idx="4311">
                  <c:v>10.873928319999999</c:v>
                </c:pt>
                <c:pt idx="4312">
                  <c:v>10.876451250000001</c:v>
                </c:pt>
                <c:pt idx="4313">
                  <c:v>10.878974169999999</c:v>
                </c:pt>
                <c:pt idx="4314">
                  <c:v>10.881496739999999</c:v>
                </c:pt>
                <c:pt idx="4315">
                  <c:v>10.88401932</c:v>
                </c:pt>
                <c:pt idx="4316">
                  <c:v>10.88654155</c:v>
                </c:pt>
                <c:pt idx="4317">
                  <c:v>10.889063780000001</c:v>
                </c:pt>
                <c:pt idx="4318">
                  <c:v>10.89158559</c:v>
                </c:pt>
                <c:pt idx="4319">
                  <c:v>10.89410739</c:v>
                </c:pt>
                <c:pt idx="4320">
                  <c:v>10.896629430000001</c:v>
                </c:pt>
                <c:pt idx="4321">
                  <c:v>10.89915147</c:v>
                </c:pt>
                <c:pt idx="4322">
                  <c:v>10.901673580000001</c:v>
                </c:pt>
                <c:pt idx="4323">
                  <c:v>10.904195700000001</c:v>
                </c:pt>
                <c:pt idx="4324">
                  <c:v>10.906718039999999</c:v>
                </c:pt>
                <c:pt idx="4325">
                  <c:v>10.909240390000001</c:v>
                </c:pt>
                <c:pt idx="4326">
                  <c:v>10.911763000000001</c:v>
                </c:pt>
                <c:pt idx="4327">
                  <c:v>10.914285619999999</c:v>
                </c:pt>
                <c:pt idx="4328">
                  <c:v>10.916808</c:v>
                </c:pt>
                <c:pt idx="4329">
                  <c:v>10.919330390000001</c:v>
                </c:pt>
                <c:pt idx="4330">
                  <c:v>10.92185289</c:v>
                </c:pt>
                <c:pt idx="4331">
                  <c:v>10.92437539</c:v>
                </c:pt>
                <c:pt idx="4332">
                  <c:v>10.926898039999999</c:v>
                </c:pt>
                <c:pt idx="4333">
                  <c:v>10.9294207</c:v>
                </c:pt>
                <c:pt idx="4334">
                  <c:v>10.9319427</c:v>
                </c:pt>
                <c:pt idx="4335">
                  <c:v>10.934464699999999</c:v>
                </c:pt>
                <c:pt idx="4336">
                  <c:v>10.93698685</c:v>
                </c:pt>
                <c:pt idx="4337">
                  <c:v>10.93950901</c:v>
                </c:pt>
                <c:pt idx="4338">
                  <c:v>10.942031350000001</c:v>
                </c:pt>
                <c:pt idx="4339">
                  <c:v>10.9445537</c:v>
                </c:pt>
                <c:pt idx="4340">
                  <c:v>10.94707635</c:v>
                </c:pt>
                <c:pt idx="4341">
                  <c:v>10.94959901</c:v>
                </c:pt>
                <c:pt idx="4342">
                  <c:v>10.952121630000001</c:v>
                </c:pt>
                <c:pt idx="4343">
                  <c:v>10.95464424</c:v>
                </c:pt>
                <c:pt idx="4344">
                  <c:v>10.95716713</c:v>
                </c:pt>
                <c:pt idx="4345">
                  <c:v>10.959690009999999</c:v>
                </c:pt>
                <c:pt idx="4346">
                  <c:v>10.962212709999999</c:v>
                </c:pt>
                <c:pt idx="4347">
                  <c:v>10.9647354</c:v>
                </c:pt>
                <c:pt idx="4348">
                  <c:v>10.96725794</c:v>
                </c:pt>
                <c:pt idx="4349">
                  <c:v>10.969780480000001</c:v>
                </c:pt>
                <c:pt idx="4350">
                  <c:v>10.972303399999999</c:v>
                </c:pt>
                <c:pt idx="4351">
                  <c:v>10.97482632</c:v>
                </c:pt>
                <c:pt idx="4352">
                  <c:v>10.977349480000001</c:v>
                </c:pt>
                <c:pt idx="4353">
                  <c:v>10.979872629999999</c:v>
                </c:pt>
                <c:pt idx="4354">
                  <c:v>10.98239555</c:v>
                </c:pt>
                <c:pt idx="4355">
                  <c:v>10.984918479999999</c:v>
                </c:pt>
                <c:pt idx="4356">
                  <c:v>10.98744086</c:v>
                </c:pt>
                <c:pt idx="4357">
                  <c:v>10.989963250000001</c:v>
                </c:pt>
                <c:pt idx="4358">
                  <c:v>10.992485589999999</c:v>
                </c:pt>
                <c:pt idx="4359">
                  <c:v>10.995007940000001</c:v>
                </c:pt>
                <c:pt idx="4360">
                  <c:v>10.99753009</c:v>
                </c:pt>
                <c:pt idx="4361">
                  <c:v>11.00005225</c:v>
                </c:pt>
                <c:pt idx="4362">
                  <c:v>11.0025744</c:v>
                </c:pt>
                <c:pt idx="4363">
                  <c:v>11.005096549999999</c:v>
                </c:pt>
                <c:pt idx="4364">
                  <c:v>11.007619050000001</c:v>
                </c:pt>
                <c:pt idx="4365">
                  <c:v>11.01014155</c:v>
                </c:pt>
                <c:pt idx="4366">
                  <c:v>11.01266401</c:v>
                </c:pt>
                <c:pt idx="4367">
                  <c:v>11.01518647</c:v>
                </c:pt>
                <c:pt idx="4368">
                  <c:v>11.01770874</c:v>
                </c:pt>
                <c:pt idx="4369">
                  <c:v>11.02023101</c:v>
                </c:pt>
                <c:pt idx="4370">
                  <c:v>11.02275397</c:v>
                </c:pt>
                <c:pt idx="4371">
                  <c:v>11.02527693</c:v>
                </c:pt>
                <c:pt idx="4372">
                  <c:v>11.02780016</c:v>
                </c:pt>
                <c:pt idx="4373">
                  <c:v>11.0303234</c:v>
                </c:pt>
                <c:pt idx="4374">
                  <c:v>11.032845439999999</c:v>
                </c:pt>
                <c:pt idx="4375">
                  <c:v>11.03536748</c:v>
                </c:pt>
                <c:pt idx="4376">
                  <c:v>11.03788971</c:v>
                </c:pt>
                <c:pt idx="4377">
                  <c:v>11.04041194</c:v>
                </c:pt>
                <c:pt idx="4378">
                  <c:v>11.04293517</c:v>
                </c:pt>
                <c:pt idx="4379">
                  <c:v>11.045458399999999</c:v>
                </c:pt>
                <c:pt idx="4380">
                  <c:v>11.04798109</c:v>
                </c:pt>
                <c:pt idx="4381">
                  <c:v>11.05050379</c:v>
                </c:pt>
                <c:pt idx="4382">
                  <c:v>11.053026750000001</c:v>
                </c:pt>
                <c:pt idx="4383">
                  <c:v>11.055549709999999</c:v>
                </c:pt>
                <c:pt idx="4384">
                  <c:v>11.058072559999999</c:v>
                </c:pt>
                <c:pt idx="4385">
                  <c:v>11.060595409999999</c:v>
                </c:pt>
                <c:pt idx="4386">
                  <c:v>11.06311837</c:v>
                </c:pt>
                <c:pt idx="4387">
                  <c:v>11.06564133</c:v>
                </c:pt>
                <c:pt idx="4388">
                  <c:v>11.068164019999999</c:v>
                </c:pt>
                <c:pt idx="4389">
                  <c:v>11.070686719999999</c:v>
                </c:pt>
                <c:pt idx="4390">
                  <c:v>11.07320883</c:v>
                </c:pt>
                <c:pt idx="4391">
                  <c:v>11.075730950000001</c:v>
                </c:pt>
                <c:pt idx="4392">
                  <c:v>11.07825349</c:v>
                </c:pt>
                <c:pt idx="4393">
                  <c:v>11.080776030000001</c:v>
                </c:pt>
                <c:pt idx="4394">
                  <c:v>11.08329852</c:v>
                </c:pt>
                <c:pt idx="4395">
                  <c:v>11.08582103</c:v>
                </c:pt>
                <c:pt idx="4396">
                  <c:v>11.088343719999999</c:v>
                </c:pt>
                <c:pt idx="4397">
                  <c:v>11.09086641</c:v>
                </c:pt>
                <c:pt idx="4398">
                  <c:v>11.093388210000001</c:v>
                </c:pt>
                <c:pt idx="4399">
                  <c:v>11.09591002</c:v>
                </c:pt>
                <c:pt idx="4400">
                  <c:v>11.0984319</c:v>
                </c:pt>
                <c:pt idx="4401">
                  <c:v>11.10095379</c:v>
                </c:pt>
                <c:pt idx="4402">
                  <c:v>11.103475449999999</c:v>
                </c:pt>
                <c:pt idx="4403">
                  <c:v>11.1059971</c:v>
                </c:pt>
                <c:pt idx="4404">
                  <c:v>11.10851937</c:v>
                </c:pt>
                <c:pt idx="4405">
                  <c:v>11.11104164</c:v>
                </c:pt>
                <c:pt idx="4406">
                  <c:v>11.113564179999999</c:v>
                </c:pt>
                <c:pt idx="4407">
                  <c:v>11.11608672</c:v>
                </c:pt>
                <c:pt idx="4408">
                  <c:v>11.11860899</c:v>
                </c:pt>
                <c:pt idx="4409">
                  <c:v>11.12113126</c:v>
                </c:pt>
                <c:pt idx="4410">
                  <c:v>11.12365406</c:v>
                </c:pt>
                <c:pt idx="4411">
                  <c:v>11.12617687</c:v>
                </c:pt>
                <c:pt idx="4412">
                  <c:v>11.12869864</c:v>
                </c:pt>
                <c:pt idx="4413">
                  <c:v>11.1312204</c:v>
                </c:pt>
                <c:pt idx="4414">
                  <c:v>11.13374198</c:v>
                </c:pt>
                <c:pt idx="4415">
                  <c:v>11.13626356</c:v>
                </c:pt>
                <c:pt idx="4416">
                  <c:v>11.13878525</c:v>
                </c:pt>
                <c:pt idx="4417">
                  <c:v>11.14130694</c:v>
                </c:pt>
                <c:pt idx="4418">
                  <c:v>11.143829029999999</c:v>
                </c:pt>
                <c:pt idx="4419">
                  <c:v>11.1463511</c:v>
                </c:pt>
                <c:pt idx="4420">
                  <c:v>11.148873330000001</c:v>
                </c:pt>
                <c:pt idx="4421">
                  <c:v>11.151395559999999</c:v>
                </c:pt>
                <c:pt idx="4422">
                  <c:v>11.153917939999999</c:v>
                </c:pt>
                <c:pt idx="4423">
                  <c:v>11.156440330000001</c:v>
                </c:pt>
                <c:pt idx="4424">
                  <c:v>11.15896264</c:v>
                </c:pt>
                <c:pt idx="4425">
                  <c:v>11.161484939999999</c:v>
                </c:pt>
                <c:pt idx="4426">
                  <c:v>11.16400717</c:v>
                </c:pt>
                <c:pt idx="4427">
                  <c:v>11.166529410000001</c:v>
                </c:pt>
                <c:pt idx="4428">
                  <c:v>11.16905075</c:v>
                </c:pt>
                <c:pt idx="4429">
                  <c:v>11.171572100000001</c:v>
                </c:pt>
                <c:pt idx="4430">
                  <c:v>11.17409395</c:v>
                </c:pt>
                <c:pt idx="4431">
                  <c:v>11.1766158</c:v>
                </c:pt>
                <c:pt idx="4432">
                  <c:v>11.179137920000001</c:v>
                </c:pt>
                <c:pt idx="4433">
                  <c:v>11.18166003</c:v>
                </c:pt>
                <c:pt idx="4434">
                  <c:v>11.184182420000001</c:v>
                </c:pt>
                <c:pt idx="4435">
                  <c:v>11.186704799999999</c:v>
                </c:pt>
                <c:pt idx="4436">
                  <c:v>11.18922742</c:v>
                </c:pt>
                <c:pt idx="4437">
                  <c:v>11.19175003</c:v>
                </c:pt>
                <c:pt idx="4438">
                  <c:v>11.19427192</c:v>
                </c:pt>
                <c:pt idx="4439">
                  <c:v>11.1967938</c:v>
                </c:pt>
                <c:pt idx="4440">
                  <c:v>11.19929638</c:v>
                </c:pt>
                <c:pt idx="4441">
                  <c:v>11.20179894</c:v>
                </c:pt>
                <c:pt idx="4442">
                  <c:v>11.204301510000001</c:v>
                </c:pt>
                <c:pt idx="4443">
                  <c:v>11.20680407</c:v>
                </c:pt>
                <c:pt idx="4444">
                  <c:v>11.209306639999999</c:v>
                </c:pt>
                <c:pt idx="4445">
                  <c:v>11.211809199999999</c:v>
                </c:pt>
                <c:pt idx="4446">
                  <c:v>11.21431177</c:v>
                </c:pt>
                <c:pt idx="4447">
                  <c:v>11.21681433</c:v>
                </c:pt>
                <c:pt idx="4448">
                  <c:v>11.219316900000001</c:v>
                </c:pt>
                <c:pt idx="4449">
                  <c:v>11.221819460000001</c:v>
                </c:pt>
                <c:pt idx="4450">
                  <c:v>11.22432203</c:v>
                </c:pt>
                <c:pt idx="4451">
                  <c:v>11.22682459</c:v>
                </c:pt>
                <c:pt idx="4452">
                  <c:v>11.22932716</c:v>
                </c:pt>
                <c:pt idx="4453">
                  <c:v>11.23182972</c:v>
                </c:pt>
                <c:pt idx="4454">
                  <c:v>11.234332289999999</c:v>
                </c:pt>
                <c:pt idx="4455">
                  <c:v>11.236834849999999</c:v>
                </c:pt>
                <c:pt idx="4456">
                  <c:v>11.23933742</c:v>
                </c:pt>
                <c:pt idx="4457">
                  <c:v>11.24202788</c:v>
                </c:pt>
                <c:pt idx="4458">
                  <c:v>11.24471834</c:v>
                </c:pt>
                <c:pt idx="4459">
                  <c:v>11.24724065</c:v>
                </c:pt>
                <c:pt idx="4460">
                  <c:v>11.24976296</c:v>
                </c:pt>
                <c:pt idx="4461">
                  <c:v>11.25228542</c:v>
                </c:pt>
                <c:pt idx="4462">
                  <c:v>11.25480788</c:v>
                </c:pt>
                <c:pt idx="4463">
                  <c:v>11.257330420000001</c:v>
                </c:pt>
                <c:pt idx="4464">
                  <c:v>11.25985296</c:v>
                </c:pt>
                <c:pt idx="4465">
                  <c:v>11.26237532</c:v>
                </c:pt>
                <c:pt idx="4466">
                  <c:v>11.264897700000001</c:v>
                </c:pt>
                <c:pt idx="4467">
                  <c:v>11.267420319999999</c:v>
                </c:pt>
                <c:pt idx="4468">
                  <c:v>11.269942929999999</c:v>
                </c:pt>
                <c:pt idx="4469">
                  <c:v>11.272465179999999</c:v>
                </c:pt>
                <c:pt idx="4470">
                  <c:v>11.27498744</c:v>
                </c:pt>
                <c:pt idx="4471">
                  <c:v>11.27750975</c:v>
                </c:pt>
                <c:pt idx="4472">
                  <c:v>11.28003206</c:v>
                </c:pt>
                <c:pt idx="4473">
                  <c:v>11.28255381</c:v>
                </c:pt>
                <c:pt idx="4474">
                  <c:v>11.285075580000001</c:v>
                </c:pt>
                <c:pt idx="4475">
                  <c:v>11.28759735</c:v>
                </c:pt>
                <c:pt idx="4476">
                  <c:v>11.29011912</c:v>
                </c:pt>
                <c:pt idx="4477">
                  <c:v>11.29264178</c:v>
                </c:pt>
                <c:pt idx="4478">
                  <c:v>11.29516443</c:v>
                </c:pt>
                <c:pt idx="4479">
                  <c:v>11.29768747</c:v>
                </c:pt>
                <c:pt idx="4480">
                  <c:v>11.300210509999999</c:v>
                </c:pt>
                <c:pt idx="4481">
                  <c:v>11.302732689999999</c:v>
                </c:pt>
                <c:pt idx="4482">
                  <c:v>11.305254890000001</c:v>
                </c:pt>
                <c:pt idx="4483">
                  <c:v>11.3077775</c:v>
                </c:pt>
                <c:pt idx="4484">
                  <c:v>11.310300120000001</c:v>
                </c:pt>
                <c:pt idx="4485">
                  <c:v>11.31282238</c:v>
                </c:pt>
                <c:pt idx="4486">
                  <c:v>11.31534465</c:v>
                </c:pt>
                <c:pt idx="4487">
                  <c:v>11.317867</c:v>
                </c:pt>
                <c:pt idx="4488">
                  <c:v>11.32038934</c:v>
                </c:pt>
                <c:pt idx="4489">
                  <c:v>11.32291246</c:v>
                </c:pt>
                <c:pt idx="4490">
                  <c:v>11.32543557</c:v>
                </c:pt>
                <c:pt idx="4491">
                  <c:v>11.327957919999999</c:v>
                </c:pt>
                <c:pt idx="4492">
                  <c:v>11.330480270000001</c:v>
                </c:pt>
                <c:pt idx="4493">
                  <c:v>11.33300277</c:v>
                </c:pt>
                <c:pt idx="4494">
                  <c:v>11.33552527</c:v>
                </c:pt>
                <c:pt idx="4495">
                  <c:v>11.338047570000001</c:v>
                </c:pt>
                <c:pt idx="4496">
                  <c:v>11.34056988</c:v>
                </c:pt>
                <c:pt idx="4497">
                  <c:v>11.34309227</c:v>
                </c:pt>
                <c:pt idx="4498">
                  <c:v>11.34561465</c:v>
                </c:pt>
                <c:pt idx="4499">
                  <c:v>11.34813761</c:v>
                </c:pt>
                <c:pt idx="4500">
                  <c:v>11.350660570000001</c:v>
                </c:pt>
                <c:pt idx="4501">
                  <c:v>11.35318343</c:v>
                </c:pt>
                <c:pt idx="4502">
                  <c:v>11.35570628</c:v>
                </c:pt>
                <c:pt idx="4503">
                  <c:v>11.35822851</c:v>
                </c:pt>
                <c:pt idx="4504">
                  <c:v>11.36075074</c:v>
                </c:pt>
                <c:pt idx="4505">
                  <c:v>11.3632732</c:v>
                </c:pt>
                <c:pt idx="4506">
                  <c:v>11.36579566</c:v>
                </c:pt>
                <c:pt idx="4507">
                  <c:v>11.36831843</c:v>
                </c:pt>
                <c:pt idx="4508">
                  <c:v>11.370841199999999</c:v>
                </c:pt>
                <c:pt idx="4509">
                  <c:v>11.37336419</c:v>
                </c:pt>
                <c:pt idx="4510">
                  <c:v>11.375887199999999</c:v>
                </c:pt>
                <c:pt idx="4511">
                  <c:v>11.378409850000001</c:v>
                </c:pt>
                <c:pt idx="4512">
                  <c:v>11.3809325</c:v>
                </c:pt>
                <c:pt idx="4513">
                  <c:v>11.38345511</c:v>
                </c:pt>
                <c:pt idx="4514">
                  <c:v>11.38597773</c:v>
                </c:pt>
                <c:pt idx="4515">
                  <c:v>11.388500609999999</c:v>
                </c:pt>
                <c:pt idx="4516">
                  <c:v>11.391023499999999</c:v>
                </c:pt>
                <c:pt idx="4517">
                  <c:v>11.393546260000001</c:v>
                </c:pt>
                <c:pt idx="4518">
                  <c:v>11.39606903</c:v>
                </c:pt>
                <c:pt idx="4519">
                  <c:v>11.398591529999999</c:v>
                </c:pt>
                <c:pt idx="4520">
                  <c:v>11.40111403</c:v>
                </c:pt>
                <c:pt idx="4521">
                  <c:v>11.403636909999999</c:v>
                </c:pt>
                <c:pt idx="4522">
                  <c:v>11.406159799999999</c:v>
                </c:pt>
                <c:pt idx="4523">
                  <c:v>11.408682600000001</c:v>
                </c:pt>
                <c:pt idx="4524">
                  <c:v>11.411205410000001</c:v>
                </c:pt>
                <c:pt idx="4525">
                  <c:v>11.41372833</c:v>
                </c:pt>
                <c:pt idx="4526">
                  <c:v>11.416251259999999</c:v>
                </c:pt>
                <c:pt idx="4527">
                  <c:v>11.41877395</c:v>
                </c:pt>
                <c:pt idx="4528">
                  <c:v>11.42129664</c:v>
                </c:pt>
                <c:pt idx="4529">
                  <c:v>11.423820190000001</c:v>
                </c:pt>
                <c:pt idx="4530">
                  <c:v>11.426343729999999</c:v>
                </c:pt>
                <c:pt idx="4531">
                  <c:v>11.42886596</c:v>
                </c:pt>
                <c:pt idx="4532">
                  <c:v>11.43138819</c:v>
                </c:pt>
                <c:pt idx="4533">
                  <c:v>11.43391042</c:v>
                </c:pt>
                <c:pt idx="4534">
                  <c:v>11.436432610000001</c:v>
                </c:pt>
                <c:pt idx="4535">
                  <c:v>11.43895515</c:v>
                </c:pt>
                <c:pt idx="4536">
                  <c:v>11.441477689999999</c:v>
                </c:pt>
                <c:pt idx="4537">
                  <c:v>11.443999659999999</c:v>
                </c:pt>
                <c:pt idx="4538">
                  <c:v>11.44652162</c:v>
                </c:pt>
                <c:pt idx="4539">
                  <c:v>11.44904378</c:v>
                </c:pt>
                <c:pt idx="4540">
                  <c:v>11.451565929999999</c:v>
                </c:pt>
                <c:pt idx="4541">
                  <c:v>11.45408832</c:v>
                </c:pt>
                <c:pt idx="4542">
                  <c:v>11.456610700000001</c:v>
                </c:pt>
                <c:pt idx="4543">
                  <c:v>11.45913367</c:v>
                </c:pt>
                <c:pt idx="4544">
                  <c:v>11.46165663</c:v>
                </c:pt>
                <c:pt idx="4545">
                  <c:v>11.464179590000001</c:v>
                </c:pt>
                <c:pt idx="4546">
                  <c:v>11.466702550000001</c:v>
                </c:pt>
                <c:pt idx="4547">
                  <c:v>11.4692252</c:v>
                </c:pt>
                <c:pt idx="4548">
                  <c:v>11.471747860000001</c:v>
                </c:pt>
                <c:pt idx="4549">
                  <c:v>11.474270130000001</c:v>
                </c:pt>
                <c:pt idx="4550">
                  <c:v>11.476792400000001</c:v>
                </c:pt>
                <c:pt idx="4551">
                  <c:v>11.47931455</c:v>
                </c:pt>
                <c:pt idx="4552">
                  <c:v>11.481836700000001</c:v>
                </c:pt>
                <c:pt idx="4553">
                  <c:v>11.4843587</c:v>
                </c:pt>
                <c:pt idx="4554">
                  <c:v>11.4868807</c:v>
                </c:pt>
                <c:pt idx="4555">
                  <c:v>11.489403319999999</c:v>
                </c:pt>
                <c:pt idx="4556">
                  <c:v>11.491925930000001</c:v>
                </c:pt>
                <c:pt idx="4557">
                  <c:v>11.4944487</c:v>
                </c:pt>
                <c:pt idx="4558">
                  <c:v>11.49697147</c:v>
                </c:pt>
                <c:pt idx="4559">
                  <c:v>11.49949374</c:v>
                </c:pt>
                <c:pt idx="4560">
                  <c:v>11.50201601</c:v>
                </c:pt>
                <c:pt idx="4561">
                  <c:v>11.50453881</c:v>
                </c:pt>
                <c:pt idx="4562">
                  <c:v>11.50706162</c:v>
                </c:pt>
                <c:pt idx="4563">
                  <c:v>11.509584200000001</c:v>
                </c:pt>
                <c:pt idx="4564">
                  <c:v>11.51210678</c:v>
                </c:pt>
                <c:pt idx="4565">
                  <c:v>11.51462912</c:v>
                </c:pt>
                <c:pt idx="4566">
                  <c:v>11.517151459999999</c:v>
                </c:pt>
                <c:pt idx="4567">
                  <c:v>11.51967331</c:v>
                </c:pt>
                <c:pt idx="4568">
                  <c:v>11.522195160000001</c:v>
                </c:pt>
                <c:pt idx="4569">
                  <c:v>11.524717770000001</c:v>
                </c:pt>
                <c:pt idx="4570">
                  <c:v>11.527240389999999</c:v>
                </c:pt>
                <c:pt idx="4571">
                  <c:v>11.52976273</c:v>
                </c:pt>
                <c:pt idx="4572">
                  <c:v>11.532285079999999</c:v>
                </c:pt>
                <c:pt idx="4573">
                  <c:v>11.53480712</c:v>
                </c:pt>
                <c:pt idx="4574">
                  <c:v>11.537329160000001</c:v>
                </c:pt>
                <c:pt idx="4575">
                  <c:v>11.53985127</c:v>
                </c:pt>
                <c:pt idx="4576">
                  <c:v>11.54237339</c:v>
                </c:pt>
                <c:pt idx="4577">
                  <c:v>11.54489478</c:v>
                </c:pt>
                <c:pt idx="4578">
                  <c:v>11.547416159999999</c:v>
                </c:pt>
                <c:pt idx="4579">
                  <c:v>11.549938239999999</c:v>
                </c:pt>
                <c:pt idx="4580">
                  <c:v>11.552460310000001</c:v>
                </c:pt>
                <c:pt idx="4581">
                  <c:v>11.55498251</c:v>
                </c:pt>
                <c:pt idx="4582">
                  <c:v>11.55750471</c:v>
                </c:pt>
                <c:pt idx="4583">
                  <c:v>11.56002694</c:v>
                </c:pt>
                <c:pt idx="4584">
                  <c:v>11.56254917</c:v>
                </c:pt>
                <c:pt idx="4585">
                  <c:v>11.565071319999999</c:v>
                </c:pt>
                <c:pt idx="4586">
                  <c:v>11.56759347</c:v>
                </c:pt>
                <c:pt idx="4587">
                  <c:v>11.57011582</c:v>
                </c:pt>
                <c:pt idx="4588">
                  <c:v>11.572638169999999</c:v>
                </c:pt>
                <c:pt idx="4589">
                  <c:v>11.57516036</c:v>
                </c:pt>
                <c:pt idx="4590">
                  <c:v>11.57768255</c:v>
                </c:pt>
                <c:pt idx="4591">
                  <c:v>11.580204699999999</c:v>
                </c:pt>
                <c:pt idx="4592">
                  <c:v>11.582726859999999</c:v>
                </c:pt>
                <c:pt idx="4593">
                  <c:v>11.585249170000001</c:v>
                </c:pt>
                <c:pt idx="4594">
                  <c:v>11.58777147</c:v>
                </c:pt>
                <c:pt idx="4595">
                  <c:v>11.590293239999999</c:v>
                </c:pt>
                <c:pt idx="4596">
                  <c:v>11.592815010000001</c:v>
                </c:pt>
                <c:pt idx="4597">
                  <c:v>11.59533742</c:v>
                </c:pt>
                <c:pt idx="4598">
                  <c:v>11.597859850000001</c:v>
                </c:pt>
                <c:pt idx="4599">
                  <c:v>11.600381690000001</c:v>
                </c:pt>
                <c:pt idx="4600">
                  <c:v>11.60290354</c:v>
                </c:pt>
                <c:pt idx="4601">
                  <c:v>11.605425</c:v>
                </c:pt>
                <c:pt idx="4602">
                  <c:v>11.607946460000001</c:v>
                </c:pt>
                <c:pt idx="4603">
                  <c:v>11.610467659999999</c:v>
                </c:pt>
                <c:pt idx="4604">
                  <c:v>11.612988850000001</c:v>
                </c:pt>
                <c:pt idx="4605">
                  <c:v>11.61551027</c:v>
                </c:pt>
                <c:pt idx="4606">
                  <c:v>11.61803169</c:v>
                </c:pt>
                <c:pt idx="4607">
                  <c:v>11.62055415</c:v>
                </c:pt>
                <c:pt idx="4608">
                  <c:v>11.62307661</c:v>
                </c:pt>
                <c:pt idx="4609">
                  <c:v>11.62559839</c:v>
                </c:pt>
                <c:pt idx="4610">
                  <c:v>11.62812016</c:v>
                </c:pt>
                <c:pt idx="4611">
                  <c:v>11.630642809999999</c:v>
                </c:pt>
                <c:pt idx="4612">
                  <c:v>11.633165460000001</c:v>
                </c:pt>
                <c:pt idx="4613">
                  <c:v>11.635688160000001</c:v>
                </c:pt>
                <c:pt idx="4614">
                  <c:v>11.63821085</c:v>
                </c:pt>
                <c:pt idx="4615">
                  <c:v>11.64073301</c:v>
                </c:pt>
                <c:pt idx="4616">
                  <c:v>11.643255160000001</c:v>
                </c:pt>
                <c:pt idx="4617">
                  <c:v>11.645777239999999</c:v>
                </c:pt>
                <c:pt idx="4618">
                  <c:v>11.64829932</c:v>
                </c:pt>
                <c:pt idx="4619">
                  <c:v>11.650821280000001</c:v>
                </c:pt>
                <c:pt idx="4620">
                  <c:v>11.65334324</c:v>
                </c:pt>
                <c:pt idx="4621">
                  <c:v>11.655864859999999</c:v>
                </c:pt>
                <c:pt idx="4622">
                  <c:v>11.658386480000001</c:v>
                </c:pt>
                <c:pt idx="4623">
                  <c:v>11.660907630000001</c:v>
                </c:pt>
                <c:pt idx="4624">
                  <c:v>11.663428789999999</c:v>
                </c:pt>
                <c:pt idx="4625">
                  <c:v>11.66595017</c:v>
                </c:pt>
                <c:pt idx="4626">
                  <c:v>11.66847156</c:v>
                </c:pt>
                <c:pt idx="4627">
                  <c:v>11.67099305</c:v>
                </c:pt>
                <c:pt idx="4628">
                  <c:v>11.673514559999999</c:v>
                </c:pt>
                <c:pt idx="4629">
                  <c:v>11.676036249999999</c:v>
                </c:pt>
                <c:pt idx="4630">
                  <c:v>11.678557939999999</c:v>
                </c:pt>
                <c:pt idx="4631">
                  <c:v>11.681079520000001</c:v>
                </c:pt>
                <c:pt idx="4632">
                  <c:v>11.68360109</c:v>
                </c:pt>
                <c:pt idx="4633">
                  <c:v>11.686122790000001</c:v>
                </c:pt>
                <c:pt idx="4634">
                  <c:v>11.688644480000001</c:v>
                </c:pt>
                <c:pt idx="4635">
                  <c:v>11.691165939999999</c:v>
                </c:pt>
                <c:pt idx="4636">
                  <c:v>11.6936874</c:v>
                </c:pt>
                <c:pt idx="4637">
                  <c:v>11.696209209999999</c:v>
                </c:pt>
                <c:pt idx="4638">
                  <c:v>11.69873102</c:v>
                </c:pt>
                <c:pt idx="4639">
                  <c:v>11.70125283</c:v>
                </c:pt>
                <c:pt idx="4640">
                  <c:v>11.703774640000001</c:v>
                </c:pt>
                <c:pt idx="4641">
                  <c:v>11.706296439999999</c:v>
                </c:pt>
                <c:pt idx="4642">
                  <c:v>11.70881825</c:v>
                </c:pt>
                <c:pt idx="4643">
                  <c:v>11.711340209999999</c:v>
                </c:pt>
                <c:pt idx="4644">
                  <c:v>11.713862170000001</c:v>
                </c:pt>
                <c:pt idx="4645">
                  <c:v>11.716384440000001</c:v>
                </c:pt>
                <c:pt idx="4646">
                  <c:v>11.718906710000001</c:v>
                </c:pt>
                <c:pt idx="4647">
                  <c:v>11.721429560000001</c:v>
                </c:pt>
                <c:pt idx="4648">
                  <c:v>11.723952410000001</c:v>
                </c:pt>
                <c:pt idx="4649">
                  <c:v>11.72647437</c:v>
                </c:pt>
                <c:pt idx="4650">
                  <c:v>11.728996329999999</c:v>
                </c:pt>
                <c:pt idx="4651">
                  <c:v>11.73151844</c:v>
                </c:pt>
                <c:pt idx="4652">
                  <c:v>11.73404056</c:v>
                </c:pt>
                <c:pt idx="4653">
                  <c:v>11.73656229</c:v>
                </c:pt>
                <c:pt idx="4654">
                  <c:v>11.73908402</c:v>
                </c:pt>
                <c:pt idx="4655">
                  <c:v>11.741606129999999</c:v>
                </c:pt>
                <c:pt idx="4656">
                  <c:v>11.744128249999999</c:v>
                </c:pt>
                <c:pt idx="4657">
                  <c:v>11.74665091</c:v>
                </c:pt>
                <c:pt idx="4658">
                  <c:v>11.749173559999999</c:v>
                </c:pt>
                <c:pt idx="4659">
                  <c:v>11.75169606</c:v>
                </c:pt>
                <c:pt idx="4660">
                  <c:v>11.75421856</c:v>
                </c:pt>
                <c:pt idx="4661">
                  <c:v>11.75674111</c:v>
                </c:pt>
                <c:pt idx="4662">
                  <c:v>11.759263649999999</c:v>
                </c:pt>
                <c:pt idx="4663">
                  <c:v>11.76178584</c:v>
                </c:pt>
                <c:pt idx="4664">
                  <c:v>11.76430804</c:v>
                </c:pt>
                <c:pt idx="4665">
                  <c:v>11.766830130000001</c:v>
                </c:pt>
                <c:pt idx="4666">
                  <c:v>11.769352250000001</c:v>
                </c:pt>
                <c:pt idx="4667">
                  <c:v>11.771873859999999</c:v>
                </c:pt>
                <c:pt idx="4668">
                  <c:v>11.774395480000001</c:v>
                </c:pt>
                <c:pt idx="4669">
                  <c:v>11.77691744</c:v>
                </c:pt>
                <c:pt idx="4670">
                  <c:v>11.779439399999999</c:v>
                </c:pt>
                <c:pt idx="4671">
                  <c:v>11.78196179</c:v>
                </c:pt>
                <c:pt idx="4672">
                  <c:v>11.784484170000001</c:v>
                </c:pt>
                <c:pt idx="4673">
                  <c:v>11.78700667</c:v>
                </c:pt>
                <c:pt idx="4674">
                  <c:v>11.78952917</c:v>
                </c:pt>
                <c:pt idx="4675">
                  <c:v>11.79205121</c:v>
                </c:pt>
                <c:pt idx="4676">
                  <c:v>11.794573249999999</c:v>
                </c:pt>
                <c:pt idx="4677">
                  <c:v>11.797095560000001</c:v>
                </c:pt>
                <c:pt idx="4678">
                  <c:v>11.79961786</c:v>
                </c:pt>
                <c:pt idx="4679">
                  <c:v>11.80214013</c:v>
                </c:pt>
                <c:pt idx="4680">
                  <c:v>11.8046624</c:v>
                </c:pt>
                <c:pt idx="4681">
                  <c:v>11.80718358</c:v>
                </c:pt>
                <c:pt idx="4682">
                  <c:v>11.80970477</c:v>
                </c:pt>
                <c:pt idx="4683">
                  <c:v>11.81222623</c:v>
                </c:pt>
                <c:pt idx="4684">
                  <c:v>11.814747690000001</c:v>
                </c:pt>
                <c:pt idx="4685">
                  <c:v>11.8172693</c:v>
                </c:pt>
                <c:pt idx="4686">
                  <c:v>11.819790920000001</c:v>
                </c:pt>
                <c:pt idx="4687">
                  <c:v>11.82231404</c:v>
                </c:pt>
                <c:pt idx="4688">
                  <c:v>11.82483715</c:v>
                </c:pt>
                <c:pt idx="4689">
                  <c:v>11.827359380000001</c:v>
                </c:pt>
                <c:pt idx="4690">
                  <c:v>11.829881609999999</c:v>
                </c:pt>
                <c:pt idx="4691">
                  <c:v>11.83240445</c:v>
                </c:pt>
                <c:pt idx="4692">
                  <c:v>11.8349273</c:v>
                </c:pt>
                <c:pt idx="4693">
                  <c:v>11.837449489999999</c:v>
                </c:pt>
                <c:pt idx="4694">
                  <c:v>11.83997168</c:v>
                </c:pt>
                <c:pt idx="4695">
                  <c:v>11.842494029999999</c:v>
                </c:pt>
                <c:pt idx="4696">
                  <c:v>11.845016380000001</c:v>
                </c:pt>
                <c:pt idx="4697">
                  <c:v>11.847538569999999</c:v>
                </c:pt>
                <c:pt idx="4698">
                  <c:v>11.85006076</c:v>
                </c:pt>
                <c:pt idx="4699">
                  <c:v>11.85258207</c:v>
                </c:pt>
                <c:pt idx="4700">
                  <c:v>11.855103379999999</c:v>
                </c:pt>
                <c:pt idx="4701">
                  <c:v>11.85762491</c:v>
                </c:pt>
                <c:pt idx="4702">
                  <c:v>11.86014645</c:v>
                </c:pt>
                <c:pt idx="4703">
                  <c:v>11.86266887</c:v>
                </c:pt>
                <c:pt idx="4704">
                  <c:v>11.865191299999999</c:v>
                </c:pt>
                <c:pt idx="4705">
                  <c:v>11.867713869999999</c:v>
                </c:pt>
                <c:pt idx="4706">
                  <c:v>11.87023645</c:v>
                </c:pt>
                <c:pt idx="4707">
                  <c:v>11.872758490000001</c:v>
                </c:pt>
                <c:pt idx="4708">
                  <c:v>11.87528053</c:v>
                </c:pt>
                <c:pt idx="4709">
                  <c:v>11.87780265</c:v>
                </c:pt>
                <c:pt idx="4710">
                  <c:v>11.880324760000001</c:v>
                </c:pt>
                <c:pt idx="4711">
                  <c:v>11.882846990000001</c:v>
                </c:pt>
                <c:pt idx="4712">
                  <c:v>11.885369219999999</c:v>
                </c:pt>
                <c:pt idx="4713">
                  <c:v>11.887892190000001</c:v>
                </c:pt>
                <c:pt idx="4714">
                  <c:v>11.890415150000001</c:v>
                </c:pt>
                <c:pt idx="4715">
                  <c:v>11.892937460000001</c:v>
                </c:pt>
                <c:pt idx="4716">
                  <c:v>11.89545977</c:v>
                </c:pt>
                <c:pt idx="4717">
                  <c:v>11.897982069999999</c:v>
                </c:pt>
                <c:pt idx="4718">
                  <c:v>11.900504379999999</c:v>
                </c:pt>
                <c:pt idx="4719">
                  <c:v>11.90302619</c:v>
                </c:pt>
                <c:pt idx="4720">
                  <c:v>11.905548</c:v>
                </c:pt>
                <c:pt idx="4721">
                  <c:v>11.908070410000001</c:v>
                </c:pt>
                <c:pt idx="4722">
                  <c:v>11.91059284</c:v>
                </c:pt>
                <c:pt idx="4723">
                  <c:v>11.91311518</c:v>
                </c:pt>
                <c:pt idx="4724">
                  <c:v>11.91563753</c:v>
                </c:pt>
                <c:pt idx="4725">
                  <c:v>11.91816056</c:v>
                </c:pt>
                <c:pt idx="4726">
                  <c:v>11.9206836</c:v>
                </c:pt>
                <c:pt idx="4727">
                  <c:v>11.9232061</c:v>
                </c:pt>
                <c:pt idx="4728">
                  <c:v>11.925728599999999</c:v>
                </c:pt>
                <c:pt idx="4729">
                  <c:v>11.92825073</c:v>
                </c:pt>
                <c:pt idx="4730">
                  <c:v>11.930772839999999</c:v>
                </c:pt>
                <c:pt idx="4731">
                  <c:v>11.933294800000001</c:v>
                </c:pt>
                <c:pt idx="4732">
                  <c:v>11.93581676</c:v>
                </c:pt>
                <c:pt idx="4733">
                  <c:v>11.938338379999999</c:v>
                </c:pt>
                <c:pt idx="4734">
                  <c:v>11.940860000000001</c:v>
                </c:pt>
                <c:pt idx="4735">
                  <c:v>11.943381690000001</c:v>
                </c:pt>
                <c:pt idx="4736">
                  <c:v>11.945903380000001</c:v>
                </c:pt>
                <c:pt idx="4737">
                  <c:v>11.94842573</c:v>
                </c:pt>
                <c:pt idx="4738">
                  <c:v>11.950948070000001</c:v>
                </c:pt>
                <c:pt idx="4739">
                  <c:v>11.953470380000001</c:v>
                </c:pt>
                <c:pt idx="4740">
                  <c:v>11.95599269</c:v>
                </c:pt>
                <c:pt idx="4741">
                  <c:v>11.95851422</c:v>
                </c:pt>
                <c:pt idx="4742">
                  <c:v>11.96103576</c:v>
                </c:pt>
                <c:pt idx="4743">
                  <c:v>11.96355765</c:v>
                </c:pt>
                <c:pt idx="4744">
                  <c:v>11.96607953</c:v>
                </c:pt>
                <c:pt idx="4745">
                  <c:v>11.968601230000001</c:v>
                </c:pt>
                <c:pt idx="4746">
                  <c:v>11.971122919999999</c:v>
                </c:pt>
                <c:pt idx="4747">
                  <c:v>11.97364527</c:v>
                </c:pt>
                <c:pt idx="4748">
                  <c:v>11.976167609999999</c:v>
                </c:pt>
                <c:pt idx="4749">
                  <c:v>11.97868946</c:v>
                </c:pt>
                <c:pt idx="4750">
                  <c:v>11.9812113</c:v>
                </c:pt>
                <c:pt idx="4751">
                  <c:v>11.98373265</c:v>
                </c:pt>
                <c:pt idx="4752">
                  <c:v>11.986254000000001</c:v>
                </c:pt>
                <c:pt idx="4753">
                  <c:v>11.988775840000001</c:v>
                </c:pt>
                <c:pt idx="4754">
                  <c:v>11.99129769</c:v>
                </c:pt>
                <c:pt idx="4755">
                  <c:v>11.993819</c:v>
                </c:pt>
                <c:pt idx="4756">
                  <c:v>11.9963403</c:v>
                </c:pt>
                <c:pt idx="4757">
                  <c:v>11.99886173</c:v>
                </c:pt>
                <c:pt idx="4758">
                  <c:v>12.001383150000001</c:v>
                </c:pt>
                <c:pt idx="4759">
                  <c:v>12.003905189999999</c:v>
                </c:pt>
                <c:pt idx="4760">
                  <c:v>12.00642723</c:v>
                </c:pt>
                <c:pt idx="4761">
                  <c:v>12.008949429999999</c:v>
                </c:pt>
                <c:pt idx="4762">
                  <c:v>12.01147162</c:v>
                </c:pt>
                <c:pt idx="4763">
                  <c:v>12.013994309999999</c:v>
                </c:pt>
                <c:pt idx="4764">
                  <c:v>12.016517009999999</c:v>
                </c:pt>
                <c:pt idx="4765">
                  <c:v>12.019040159999999</c:v>
                </c:pt>
                <c:pt idx="4766">
                  <c:v>12.021563309999999</c:v>
                </c:pt>
                <c:pt idx="4767">
                  <c:v>12.02408481</c:v>
                </c:pt>
                <c:pt idx="4768">
                  <c:v>12.02660631</c:v>
                </c:pt>
                <c:pt idx="4769">
                  <c:v>12.029128119999999</c:v>
                </c:pt>
                <c:pt idx="4770">
                  <c:v>12.03164993</c:v>
                </c:pt>
                <c:pt idx="4771">
                  <c:v>12.03417224</c:v>
                </c:pt>
                <c:pt idx="4772">
                  <c:v>12.03669455</c:v>
                </c:pt>
                <c:pt idx="4773">
                  <c:v>12.039217000000001</c:v>
                </c:pt>
                <c:pt idx="4774">
                  <c:v>12.041739460000001</c:v>
                </c:pt>
                <c:pt idx="4775">
                  <c:v>12.044262160000001</c:v>
                </c:pt>
                <c:pt idx="4776">
                  <c:v>12.04678485</c:v>
                </c:pt>
                <c:pt idx="4777">
                  <c:v>12.04930742</c:v>
                </c:pt>
                <c:pt idx="4778">
                  <c:v>12.051830000000001</c:v>
                </c:pt>
                <c:pt idx="4779">
                  <c:v>12.0543525</c:v>
                </c:pt>
                <c:pt idx="4780">
                  <c:v>12.056875</c:v>
                </c:pt>
                <c:pt idx="4781">
                  <c:v>12.0593977</c:v>
                </c:pt>
                <c:pt idx="4782">
                  <c:v>12.061920430000001</c:v>
                </c:pt>
                <c:pt idx="4783">
                  <c:v>12.06444297</c:v>
                </c:pt>
                <c:pt idx="4784">
                  <c:v>12.066965509999999</c:v>
                </c:pt>
                <c:pt idx="4785">
                  <c:v>12.06948848</c:v>
                </c:pt>
                <c:pt idx="4786">
                  <c:v>12.072011440000001</c:v>
                </c:pt>
                <c:pt idx="4787">
                  <c:v>12.07453475</c:v>
                </c:pt>
                <c:pt idx="4788">
                  <c:v>12.07705805</c:v>
                </c:pt>
                <c:pt idx="4789">
                  <c:v>12.079580780000001</c:v>
                </c:pt>
                <c:pt idx="4790">
                  <c:v>12.08210351</c:v>
                </c:pt>
                <c:pt idx="4791">
                  <c:v>12.084626200000001</c:v>
                </c:pt>
                <c:pt idx="4792">
                  <c:v>12.087148900000001</c:v>
                </c:pt>
                <c:pt idx="4793">
                  <c:v>12.08967101</c:v>
                </c:pt>
                <c:pt idx="4794">
                  <c:v>12.09219313</c:v>
                </c:pt>
                <c:pt idx="4795">
                  <c:v>12.0947154</c:v>
                </c:pt>
                <c:pt idx="4796">
                  <c:v>12.09723767</c:v>
                </c:pt>
                <c:pt idx="4797">
                  <c:v>12.09975974</c:v>
                </c:pt>
                <c:pt idx="4798">
                  <c:v>12.10228182</c:v>
                </c:pt>
                <c:pt idx="4799">
                  <c:v>12.104803929999999</c:v>
                </c:pt>
                <c:pt idx="4800">
                  <c:v>12.107326049999999</c:v>
                </c:pt>
                <c:pt idx="4801">
                  <c:v>12.10984805</c:v>
                </c:pt>
                <c:pt idx="4802">
                  <c:v>12.112370050000001</c:v>
                </c:pt>
                <c:pt idx="4803">
                  <c:v>12.114891549999999</c:v>
                </c:pt>
                <c:pt idx="4804">
                  <c:v>12.11741305</c:v>
                </c:pt>
                <c:pt idx="4805">
                  <c:v>12.11993582</c:v>
                </c:pt>
                <c:pt idx="4806">
                  <c:v>12.122458590000001</c:v>
                </c:pt>
                <c:pt idx="4807">
                  <c:v>12.12498059</c:v>
                </c:pt>
                <c:pt idx="4808">
                  <c:v>12.127502590000001</c:v>
                </c:pt>
                <c:pt idx="4809">
                  <c:v>12.13002447</c:v>
                </c:pt>
                <c:pt idx="4810">
                  <c:v>12.132546359999999</c:v>
                </c:pt>
                <c:pt idx="4811">
                  <c:v>12.135068929999999</c:v>
                </c:pt>
                <c:pt idx="4812">
                  <c:v>12.13759151</c:v>
                </c:pt>
                <c:pt idx="4813">
                  <c:v>12.14011359</c:v>
                </c:pt>
                <c:pt idx="4814">
                  <c:v>12.142635670000001</c:v>
                </c:pt>
                <c:pt idx="4815">
                  <c:v>12.145157899999999</c:v>
                </c:pt>
                <c:pt idx="4816">
                  <c:v>12.147680129999999</c:v>
                </c:pt>
                <c:pt idx="4817">
                  <c:v>12.15020228</c:v>
                </c:pt>
                <c:pt idx="4818">
                  <c:v>12.15272444</c:v>
                </c:pt>
                <c:pt idx="4819">
                  <c:v>12.15524628</c:v>
                </c:pt>
                <c:pt idx="4820">
                  <c:v>12.157768129999999</c:v>
                </c:pt>
                <c:pt idx="4821">
                  <c:v>12.160289779999999</c:v>
                </c:pt>
                <c:pt idx="4822">
                  <c:v>12.16281143</c:v>
                </c:pt>
                <c:pt idx="4823">
                  <c:v>12.16533405</c:v>
                </c:pt>
                <c:pt idx="4824">
                  <c:v>12.167856670000001</c:v>
                </c:pt>
                <c:pt idx="4825">
                  <c:v>12.17038043</c:v>
                </c:pt>
                <c:pt idx="4826">
                  <c:v>12.1729042</c:v>
                </c:pt>
                <c:pt idx="4827">
                  <c:v>12.175427969999999</c:v>
                </c:pt>
                <c:pt idx="4828">
                  <c:v>12.177951739999999</c:v>
                </c:pt>
                <c:pt idx="4829">
                  <c:v>12.180475080000001</c:v>
                </c:pt>
                <c:pt idx="4830">
                  <c:v>12.18299843</c:v>
                </c:pt>
                <c:pt idx="4831">
                  <c:v>12.18552247</c:v>
                </c:pt>
                <c:pt idx="4832">
                  <c:v>12.18804651</c:v>
                </c:pt>
                <c:pt idx="4833">
                  <c:v>12.1905702</c:v>
                </c:pt>
                <c:pt idx="4834">
                  <c:v>12.19309389</c:v>
                </c:pt>
                <c:pt idx="4835">
                  <c:v>12.195616660000001</c:v>
                </c:pt>
                <c:pt idx="4836">
                  <c:v>12.198139429999999</c:v>
                </c:pt>
                <c:pt idx="4837">
                  <c:v>12.200662899999999</c:v>
                </c:pt>
                <c:pt idx="4838">
                  <c:v>12.20318636</c:v>
                </c:pt>
                <c:pt idx="4839">
                  <c:v>12.20571028</c:v>
                </c:pt>
                <c:pt idx="4840">
                  <c:v>12.2082342</c:v>
                </c:pt>
                <c:pt idx="4841">
                  <c:v>12.21075767</c:v>
                </c:pt>
                <c:pt idx="4842">
                  <c:v>12.21328113</c:v>
                </c:pt>
                <c:pt idx="4843">
                  <c:v>12.21580479</c:v>
                </c:pt>
                <c:pt idx="4844">
                  <c:v>12.218328440000001</c:v>
                </c:pt>
                <c:pt idx="4845">
                  <c:v>12.22085139</c:v>
                </c:pt>
                <c:pt idx="4846">
                  <c:v>12.223374310000001</c:v>
                </c:pt>
                <c:pt idx="4847">
                  <c:v>12.225897010000001</c:v>
                </c:pt>
                <c:pt idx="4848">
                  <c:v>12.2284197</c:v>
                </c:pt>
                <c:pt idx="4849">
                  <c:v>12.23094251</c:v>
                </c:pt>
                <c:pt idx="4850">
                  <c:v>12.23346531</c:v>
                </c:pt>
                <c:pt idx="4851">
                  <c:v>12.235988430000001</c:v>
                </c:pt>
                <c:pt idx="4852">
                  <c:v>12.238511539999999</c:v>
                </c:pt>
                <c:pt idx="4853">
                  <c:v>12.24103378</c:v>
                </c:pt>
                <c:pt idx="4854">
                  <c:v>12.243556010000001</c:v>
                </c:pt>
                <c:pt idx="4855">
                  <c:v>12.24607709</c:v>
                </c:pt>
                <c:pt idx="4856">
                  <c:v>12.24859816</c:v>
                </c:pt>
                <c:pt idx="4857">
                  <c:v>12.25111974</c:v>
                </c:pt>
                <c:pt idx="4858">
                  <c:v>12.25364132</c:v>
                </c:pt>
              </c:numCache>
            </c:numRef>
          </c:xVal>
          <c:yVal>
            <c:numRef>
              <c:f>accel_to_disp!$C$2:$C$4860</c:f>
              <c:numCache>
                <c:formatCode>0.00E+00</c:formatCode>
                <c:ptCount val="4859"/>
                <c:pt idx="0" formatCode="General">
                  <c:v>0</c:v>
                </c:pt>
                <c:pt idx="1">
                  <c:v>-1.55E-7</c:v>
                </c:pt>
                <c:pt idx="2">
                  <c:v>-6.99E-7</c:v>
                </c:pt>
                <c:pt idx="3">
                  <c:v>-1.44E-6</c:v>
                </c:pt>
                <c:pt idx="4">
                  <c:v>-2.0899999999999999E-6</c:v>
                </c:pt>
                <c:pt idx="5">
                  <c:v>-2.83E-6</c:v>
                </c:pt>
                <c:pt idx="6">
                  <c:v>-3.7000000000000002E-6</c:v>
                </c:pt>
                <c:pt idx="7">
                  <c:v>-4.6299999999999997E-6</c:v>
                </c:pt>
                <c:pt idx="8">
                  <c:v>-5.4399999999999996E-6</c:v>
                </c:pt>
                <c:pt idx="9">
                  <c:v>-5.5799999999999999E-6</c:v>
                </c:pt>
                <c:pt idx="10">
                  <c:v>-4.6800000000000001E-6</c:v>
                </c:pt>
                <c:pt idx="11">
                  <c:v>-2.6599999999999999E-6</c:v>
                </c:pt>
                <c:pt idx="12">
                  <c:v>-6.1700000000000003E-8</c:v>
                </c:pt>
                <c:pt idx="13">
                  <c:v>2.5100000000000001E-6</c:v>
                </c:pt>
                <c:pt idx="14">
                  <c:v>4.8799999999999999E-6</c:v>
                </c:pt>
                <c:pt idx="15">
                  <c:v>7.1099999999999997E-6</c:v>
                </c:pt>
                <c:pt idx="16">
                  <c:v>9.3100000000000006E-6</c:v>
                </c:pt>
                <c:pt idx="17">
                  <c:v>1.1600000000000001E-5</c:v>
                </c:pt>
                <c:pt idx="18">
                  <c:v>1.4E-5</c:v>
                </c:pt>
                <c:pt idx="19">
                  <c:v>1.5800000000000001E-5</c:v>
                </c:pt>
                <c:pt idx="20">
                  <c:v>1.6799999999999998E-5</c:v>
                </c:pt>
                <c:pt idx="21">
                  <c:v>1.6500000000000001E-5</c:v>
                </c:pt>
                <c:pt idx="22">
                  <c:v>1.4600000000000001E-5</c:v>
                </c:pt>
                <c:pt idx="23">
                  <c:v>1.08E-5</c:v>
                </c:pt>
                <c:pt idx="24">
                  <c:v>4.7999999999999998E-6</c:v>
                </c:pt>
                <c:pt idx="25">
                  <c:v>-3.2899999999999998E-6</c:v>
                </c:pt>
                <c:pt idx="26">
                  <c:v>-1.3200000000000001E-5</c:v>
                </c:pt>
                <c:pt idx="27">
                  <c:v>-2.5000000000000001E-5</c:v>
                </c:pt>
                <c:pt idx="28">
                  <c:v>-3.8500000000000001E-5</c:v>
                </c:pt>
                <c:pt idx="29">
                  <c:v>-5.3499999999999999E-5</c:v>
                </c:pt>
                <c:pt idx="30">
                  <c:v>-6.9900000000000005E-5</c:v>
                </c:pt>
                <c:pt idx="31">
                  <c:v>-8.7499999999999999E-5</c:v>
                </c:pt>
                <c:pt idx="32" formatCode="General">
                  <c:v>-1.06241E-4</c:v>
                </c:pt>
                <c:pt idx="33" formatCode="General">
                  <c:v>-1.2584E-4</c:v>
                </c:pt>
                <c:pt idx="34" formatCode="General">
                  <c:v>-1.4611299999999999E-4</c:v>
                </c:pt>
                <c:pt idx="35" formatCode="General">
                  <c:v>-1.6675199999999999E-4</c:v>
                </c:pt>
                <c:pt idx="36" formatCode="General">
                  <c:v>-1.8729799999999999E-4</c:v>
                </c:pt>
                <c:pt idx="37" formatCode="General">
                  <c:v>-2.0738500000000001E-4</c:v>
                </c:pt>
                <c:pt idx="38" formatCode="General">
                  <c:v>-2.26818E-4</c:v>
                </c:pt>
                <c:pt idx="39" formatCode="General">
                  <c:v>-2.4560499999999998E-4</c:v>
                </c:pt>
                <c:pt idx="40" formatCode="General">
                  <c:v>-2.6382499999999998E-4</c:v>
                </c:pt>
                <c:pt idx="41" formatCode="General">
                  <c:v>-2.8146600000000002E-4</c:v>
                </c:pt>
                <c:pt idx="42" formatCode="General">
                  <c:v>-2.9854799999999999E-4</c:v>
                </c:pt>
                <c:pt idx="43" formatCode="General">
                  <c:v>-3.1501499999999998E-4</c:v>
                </c:pt>
                <c:pt idx="44" formatCode="General">
                  <c:v>-3.3082100000000002E-4</c:v>
                </c:pt>
                <c:pt idx="45" formatCode="General">
                  <c:v>-3.4596099999999999E-4</c:v>
                </c:pt>
                <c:pt idx="46" formatCode="General">
                  <c:v>-3.6044899999999999E-4</c:v>
                </c:pt>
                <c:pt idx="47" formatCode="General">
                  <c:v>-3.7438499999999997E-4</c:v>
                </c:pt>
                <c:pt idx="48" formatCode="General">
                  <c:v>-3.8797700000000002E-4</c:v>
                </c:pt>
                <c:pt idx="49" formatCode="General">
                  <c:v>-4.0127700000000001E-4</c:v>
                </c:pt>
                <c:pt idx="50" formatCode="General">
                  <c:v>-4.1419699999999999E-4</c:v>
                </c:pt>
                <c:pt idx="51" formatCode="General">
                  <c:v>-4.26699E-4</c:v>
                </c:pt>
                <c:pt idx="52" formatCode="General">
                  <c:v>-4.3846299999999999E-4</c:v>
                </c:pt>
                <c:pt idx="53" formatCode="General">
                  <c:v>-4.4929399999999998E-4</c:v>
                </c:pt>
                <c:pt idx="54" formatCode="General">
                  <c:v>-4.5929800000000002E-4</c:v>
                </c:pt>
                <c:pt idx="55" formatCode="General">
                  <c:v>-4.6862599999999998E-4</c:v>
                </c:pt>
                <c:pt idx="56" formatCode="General">
                  <c:v>-4.77345E-4</c:v>
                </c:pt>
                <c:pt idx="57" formatCode="General">
                  <c:v>-4.8556599999999999E-4</c:v>
                </c:pt>
                <c:pt idx="58" formatCode="General">
                  <c:v>-4.9331799999999997E-4</c:v>
                </c:pt>
                <c:pt idx="59" formatCode="General">
                  <c:v>-5.0038100000000005E-4</c:v>
                </c:pt>
                <c:pt idx="60" formatCode="General">
                  <c:v>-5.0658400000000003E-4</c:v>
                </c:pt>
                <c:pt idx="61" formatCode="General">
                  <c:v>-5.1166500000000001E-4</c:v>
                </c:pt>
                <c:pt idx="62" formatCode="General">
                  <c:v>-5.1532499999999996E-4</c:v>
                </c:pt>
                <c:pt idx="63" formatCode="General">
                  <c:v>-5.1735699999999997E-4</c:v>
                </c:pt>
                <c:pt idx="64" formatCode="General">
                  <c:v>-5.1789299999999996E-4</c:v>
                </c:pt>
                <c:pt idx="65" formatCode="General">
                  <c:v>-5.1716800000000003E-4</c:v>
                </c:pt>
                <c:pt idx="66" formatCode="General">
                  <c:v>-5.1539100000000003E-4</c:v>
                </c:pt>
                <c:pt idx="67" formatCode="General">
                  <c:v>-5.1263800000000005E-4</c:v>
                </c:pt>
                <c:pt idx="68" formatCode="General">
                  <c:v>-5.08779E-4</c:v>
                </c:pt>
                <c:pt idx="69" formatCode="General">
                  <c:v>-5.0375300000000001E-4</c:v>
                </c:pt>
                <c:pt idx="70" formatCode="General">
                  <c:v>-4.9779299999999996E-4</c:v>
                </c:pt>
                <c:pt idx="71" formatCode="General">
                  <c:v>-4.9071599999999998E-4</c:v>
                </c:pt>
                <c:pt idx="72" formatCode="General">
                  <c:v>-4.81927E-4</c:v>
                </c:pt>
                <c:pt idx="73" formatCode="General">
                  <c:v>-4.7102599999999999E-4</c:v>
                </c:pt>
                <c:pt idx="74" formatCode="General">
                  <c:v>-4.5799700000000003E-4</c:v>
                </c:pt>
                <c:pt idx="75" formatCode="General">
                  <c:v>-4.4328800000000002E-4</c:v>
                </c:pt>
                <c:pt idx="76" formatCode="General">
                  <c:v>-4.2750600000000002E-4</c:v>
                </c:pt>
                <c:pt idx="77" formatCode="General">
                  <c:v>-4.1105200000000002E-4</c:v>
                </c:pt>
                <c:pt idx="78" formatCode="General">
                  <c:v>-3.93901E-4</c:v>
                </c:pt>
                <c:pt idx="79" formatCode="General">
                  <c:v>-3.7588699999999999E-4</c:v>
                </c:pt>
                <c:pt idx="80" formatCode="General">
                  <c:v>-3.5688400000000002E-4</c:v>
                </c:pt>
                <c:pt idx="81" formatCode="General">
                  <c:v>-3.3688199999999999E-4</c:v>
                </c:pt>
                <c:pt idx="82" formatCode="General">
                  <c:v>-3.1600500000000001E-4</c:v>
                </c:pt>
                <c:pt idx="83" formatCode="General">
                  <c:v>-2.9455699999999998E-4</c:v>
                </c:pt>
                <c:pt idx="84" formatCode="General">
                  <c:v>-2.7293700000000001E-4</c:v>
                </c:pt>
                <c:pt idx="85" formatCode="General">
                  <c:v>-2.5144499999999999E-4</c:v>
                </c:pt>
                <c:pt idx="86" formatCode="General">
                  <c:v>-2.3027099999999999E-4</c:v>
                </c:pt>
                <c:pt idx="87" formatCode="General">
                  <c:v>-2.0944900000000001E-4</c:v>
                </c:pt>
                <c:pt idx="88" formatCode="General">
                  <c:v>-1.8876200000000001E-4</c:v>
                </c:pt>
                <c:pt idx="89" formatCode="General">
                  <c:v>-1.6815100000000001E-4</c:v>
                </c:pt>
                <c:pt idx="90" formatCode="General">
                  <c:v>-1.4765199999999999E-4</c:v>
                </c:pt>
                <c:pt idx="91" formatCode="General">
                  <c:v>-1.27181E-4</c:v>
                </c:pt>
                <c:pt idx="92" formatCode="General">
                  <c:v>-1.0692399999999999E-4</c:v>
                </c:pt>
                <c:pt idx="93">
                  <c:v>-8.7200000000000005E-5</c:v>
                </c:pt>
                <c:pt idx="94">
                  <c:v>-6.7899999999999997E-5</c:v>
                </c:pt>
                <c:pt idx="95">
                  <c:v>-4.9299999999999999E-5</c:v>
                </c:pt>
                <c:pt idx="96">
                  <c:v>-3.1099999999999997E-5</c:v>
                </c:pt>
                <c:pt idx="97">
                  <c:v>-1.3499999999999999E-5</c:v>
                </c:pt>
                <c:pt idx="98">
                  <c:v>3.8199999999999998E-6</c:v>
                </c:pt>
                <c:pt idx="99">
                  <c:v>2.09E-5</c:v>
                </c:pt>
                <c:pt idx="100">
                  <c:v>3.82E-5</c:v>
                </c:pt>
                <c:pt idx="101">
                  <c:v>5.5800000000000001E-5</c:v>
                </c:pt>
                <c:pt idx="102">
                  <c:v>7.3800000000000005E-5</c:v>
                </c:pt>
                <c:pt idx="103">
                  <c:v>9.2E-5</c:v>
                </c:pt>
                <c:pt idx="104" formatCode="General">
                  <c:v>1.10117E-4</c:v>
                </c:pt>
                <c:pt idx="105" formatCode="General">
                  <c:v>1.28095E-4</c:v>
                </c:pt>
                <c:pt idx="106" formatCode="General">
                  <c:v>1.4590999999999999E-4</c:v>
                </c:pt>
                <c:pt idx="107" formatCode="General">
                  <c:v>1.63499E-4</c:v>
                </c:pt>
                <c:pt idx="108" formatCode="General">
                  <c:v>1.8083899999999999E-4</c:v>
                </c:pt>
                <c:pt idx="109" formatCode="General">
                  <c:v>1.9802700000000001E-4</c:v>
                </c:pt>
                <c:pt idx="110" formatCode="General">
                  <c:v>2.1503599999999999E-4</c:v>
                </c:pt>
                <c:pt idx="111" formatCode="General">
                  <c:v>2.31599E-4</c:v>
                </c:pt>
                <c:pt idx="112" formatCode="General">
                  <c:v>2.4743299999999997E-4</c:v>
                </c:pt>
                <c:pt idx="113" formatCode="General">
                  <c:v>2.62136E-4</c:v>
                </c:pt>
                <c:pt idx="114" formatCode="General">
                  <c:v>2.7541799999999998E-4</c:v>
                </c:pt>
                <c:pt idx="115" formatCode="General">
                  <c:v>2.8723399999999998E-4</c:v>
                </c:pt>
                <c:pt idx="116" formatCode="General">
                  <c:v>2.9758999999999997E-4</c:v>
                </c:pt>
                <c:pt idx="117" formatCode="General">
                  <c:v>3.0653899999999999E-4</c:v>
                </c:pt>
                <c:pt idx="118" formatCode="General">
                  <c:v>3.1423699999999998E-4</c:v>
                </c:pt>
                <c:pt idx="119" formatCode="General">
                  <c:v>3.2088100000000002E-4</c:v>
                </c:pt>
                <c:pt idx="120" formatCode="General">
                  <c:v>3.2661099999999998E-4</c:v>
                </c:pt>
                <c:pt idx="121" formatCode="General">
                  <c:v>3.3154099999999998E-4</c:v>
                </c:pt>
                <c:pt idx="122" formatCode="General">
                  <c:v>3.3575199999999998E-4</c:v>
                </c:pt>
                <c:pt idx="123" formatCode="General">
                  <c:v>3.3936600000000002E-4</c:v>
                </c:pt>
                <c:pt idx="124" formatCode="General">
                  <c:v>3.4219600000000001E-4</c:v>
                </c:pt>
                <c:pt idx="125" formatCode="General">
                  <c:v>3.44154E-4</c:v>
                </c:pt>
                <c:pt idx="126" formatCode="General">
                  <c:v>3.45748E-4</c:v>
                </c:pt>
                <c:pt idx="127" formatCode="General">
                  <c:v>3.4743399999999998E-4</c:v>
                </c:pt>
                <c:pt idx="128" formatCode="General">
                  <c:v>3.4947100000000002E-4</c:v>
                </c:pt>
                <c:pt idx="129" formatCode="General">
                  <c:v>3.5200200000000002E-4</c:v>
                </c:pt>
                <c:pt idx="130" formatCode="General">
                  <c:v>3.5496600000000002E-4</c:v>
                </c:pt>
                <c:pt idx="131" formatCode="General">
                  <c:v>3.5828999999999999E-4</c:v>
                </c:pt>
                <c:pt idx="132" formatCode="General">
                  <c:v>3.61758E-4</c:v>
                </c:pt>
                <c:pt idx="133" formatCode="General">
                  <c:v>3.6498699999999999E-4</c:v>
                </c:pt>
                <c:pt idx="134" formatCode="General">
                  <c:v>3.68165E-4</c:v>
                </c:pt>
                <c:pt idx="135" formatCode="General">
                  <c:v>3.7179999999999998E-4</c:v>
                </c:pt>
                <c:pt idx="136" formatCode="General">
                  <c:v>3.76163E-4</c:v>
                </c:pt>
                <c:pt idx="137" formatCode="General">
                  <c:v>3.8144299999999997E-4</c:v>
                </c:pt>
                <c:pt idx="138" formatCode="General">
                  <c:v>3.87663E-4</c:v>
                </c:pt>
                <c:pt idx="139" formatCode="General">
                  <c:v>3.9483900000000002E-4</c:v>
                </c:pt>
                <c:pt idx="140" formatCode="General">
                  <c:v>4.0300500000000001E-4</c:v>
                </c:pt>
                <c:pt idx="141" formatCode="General">
                  <c:v>4.1204499999999999E-4</c:v>
                </c:pt>
                <c:pt idx="142" formatCode="General">
                  <c:v>4.2168300000000001E-4</c:v>
                </c:pt>
                <c:pt idx="143" formatCode="General">
                  <c:v>4.3165199999999998E-4</c:v>
                </c:pt>
                <c:pt idx="144" formatCode="General">
                  <c:v>4.4183200000000002E-4</c:v>
                </c:pt>
                <c:pt idx="145" formatCode="General">
                  <c:v>4.5227700000000001E-4</c:v>
                </c:pt>
                <c:pt idx="146" formatCode="General">
                  <c:v>4.62953E-4</c:v>
                </c:pt>
                <c:pt idx="147" formatCode="General">
                  <c:v>4.7386900000000003E-4</c:v>
                </c:pt>
                <c:pt idx="148" formatCode="General">
                  <c:v>4.8513099999999997E-4</c:v>
                </c:pt>
                <c:pt idx="149" formatCode="General">
                  <c:v>4.9660600000000002E-4</c:v>
                </c:pt>
                <c:pt idx="150" formatCode="General">
                  <c:v>5.0814600000000001E-4</c:v>
                </c:pt>
                <c:pt idx="151" formatCode="General">
                  <c:v>5.1961800000000001E-4</c:v>
                </c:pt>
                <c:pt idx="152" formatCode="General">
                  <c:v>5.3094100000000005E-4</c:v>
                </c:pt>
                <c:pt idx="153" formatCode="General">
                  <c:v>5.4213600000000003E-4</c:v>
                </c:pt>
                <c:pt idx="154" formatCode="General">
                  <c:v>5.5322599999999998E-4</c:v>
                </c:pt>
                <c:pt idx="155" formatCode="General">
                  <c:v>5.6426800000000004E-4</c:v>
                </c:pt>
                <c:pt idx="156" formatCode="General">
                  <c:v>5.7514100000000004E-4</c:v>
                </c:pt>
                <c:pt idx="157" formatCode="General">
                  <c:v>5.8575599999999999E-4</c:v>
                </c:pt>
                <c:pt idx="158" formatCode="General">
                  <c:v>5.9627900000000001E-4</c:v>
                </c:pt>
                <c:pt idx="159" formatCode="General">
                  <c:v>6.06965E-4</c:v>
                </c:pt>
                <c:pt idx="160" formatCode="General">
                  <c:v>6.1802600000000004E-4</c:v>
                </c:pt>
                <c:pt idx="161" formatCode="General">
                  <c:v>6.2914700000000004E-4</c:v>
                </c:pt>
                <c:pt idx="162" formatCode="General">
                  <c:v>6.39804E-4</c:v>
                </c:pt>
                <c:pt idx="163" formatCode="General">
                  <c:v>6.4988100000000005E-4</c:v>
                </c:pt>
                <c:pt idx="164" formatCode="General">
                  <c:v>6.6003899999999996E-4</c:v>
                </c:pt>
                <c:pt idx="165" formatCode="General">
                  <c:v>6.7099599999999998E-4</c:v>
                </c:pt>
                <c:pt idx="166" formatCode="General">
                  <c:v>6.8245399999999998E-4</c:v>
                </c:pt>
                <c:pt idx="167" formatCode="General">
                  <c:v>6.9383699999999999E-4</c:v>
                </c:pt>
                <c:pt idx="168" formatCode="General">
                  <c:v>7.0478700000000001E-4</c:v>
                </c:pt>
                <c:pt idx="169" formatCode="General">
                  <c:v>7.1509600000000003E-4</c:v>
                </c:pt>
                <c:pt idx="170" formatCode="General">
                  <c:v>7.2475199999999995E-4</c:v>
                </c:pt>
                <c:pt idx="171" formatCode="General">
                  <c:v>7.3369099999999997E-4</c:v>
                </c:pt>
                <c:pt idx="172" formatCode="General">
                  <c:v>7.42149E-4</c:v>
                </c:pt>
                <c:pt idx="173" formatCode="General">
                  <c:v>7.5040399999999998E-4</c:v>
                </c:pt>
                <c:pt idx="174" formatCode="General">
                  <c:v>7.5849800000000003E-4</c:v>
                </c:pt>
                <c:pt idx="175" formatCode="General">
                  <c:v>7.6666199999999999E-4</c:v>
                </c:pt>
                <c:pt idx="176" formatCode="General">
                  <c:v>7.75002E-4</c:v>
                </c:pt>
                <c:pt idx="177" formatCode="General">
                  <c:v>7.8341000000000001E-4</c:v>
                </c:pt>
                <c:pt idx="178" formatCode="General">
                  <c:v>7.9195399999999999E-4</c:v>
                </c:pt>
                <c:pt idx="179" formatCode="General">
                  <c:v>8.0045599999999995E-4</c:v>
                </c:pt>
                <c:pt idx="180" formatCode="General">
                  <c:v>8.0845699999999995E-4</c:v>
                </c:pt>
                <c:pt idx="181" formatCode="General">
                  <c:v>8.1576700000000001E-4</c:v>
                </c:pt>
                <c:pt idx="182" formatCode="General">
                  <c:v>8.2138999999999997E-4</c:v>
                </c:pt>
                <c:pt idx="183" formatCode="General">
                  <c:v>8.2399899999999996E-4</c:v>
                </c:pt>
                <c:pt idx="184" formatCode="General">
                  <c:v>8.2390299999999996E-4</c:v>
                </c:pt>
                <c:pt idx="185" formatCode="General">
                  <c:v>8.2276300000000001E-4</c:v>
                </c:pt>
                <c:pt idx="186" formatCode="General">
                  <c:v>8.2216699999999995E-4</c:v>
                </c:pt>
                <c:pt idx="187" formatCode="General">
                  <c:v>8.2338699999999997E-4</c:v>
                </c:pt>
                <c:pt idx="188" formatCode="General">
                  <c:v>8.27025E-4</c:v>
                </c:pt>
                <c:pt idx="189" formatCode="General">
                  <c:v>8.3292299999999995E-4</c:v>
                </c:pt>
                <c:pt idx="190" formatCode="General">
                  <c:v>8.4061300000000004E-4</c:v>
                </c:pt>
                <c:pt idx="191" formatCode="General">
                  <c:v>8.4927199999999998E-4</c:v>
                </c:pt>
                <c:pt idx="192" formatCode="General">
                  <c:v>8.5817100000000002E-4</c:v>
                </c:pt>
                <c:pt idx="193" formatCode="General">
                  <c:v>8.6710699999999999E-4</c:v>
                </c:pt>
                <c:pt idx="194" formatCode="General">
                  <c:v>8.7644700000000003E-4</c:v>
                </c:pt>
                <c:pt idx="195" formatCode="General">
                  <c:v>8.8650100000000004E-4</c:v>
                </c:pt>
                <c:pt idx="196" formatCode="General">
                  <c:v>8.9731100000000003E-4</c:v>
                </c:pt>
                <c:pt idx="197" formatCode="General">
                  <c:v>9.0879700000000003E-4</c:v>
                </c:pt>
                <c:pt idx="198" formatCode="General">
                  <c:v>9.2027999999999999E-4</c:v>
                </c:pt>
                <c:pt idx="199" formatCode="General">
                  <c:v>9.3092299999999995E-4</c:v>
                </c:pt>
                <c:pt idx="200" formatCode="General">
                  <c:v>9.4041100000000005E-4</c:v>
                </c:pt>
                <c:pt idx="201" formatCode="General">
                  <c:v>9.4863900000000004E-4</c:v>
                </c:pt>
                <c:pt idx="202" formatCode="General">
                  <c:v>9.5585400000000001E-4</c:v>
                </c:pt>
                <c:pt idx="203" formatCode="General">
                  <c:v>9.6255099999999997E-4</c:v>
                </c:pt>
                <c:pt idx="204" formatCode="General">
                  <c:v>9.6891900000000005E-4</c:v>
                </c:pt>
                <c:pt idx="205" formatCode="General">
                  <c:v>9.7505699999999999E-4</c:v>
                </c:pt>
                <c:pt idx="206" formatCode="General">
                  <c:v>9.807380000000001E-4</c:v>
                </c:pt>
                <c:pt idx="207" formatCode="General">
                  <c:v>9.8564000000000008E-4</c:v>
                </c:pt>
                <c:pt idx="208" formatCode="General">
                  <c:v>9.8984500000000005E-4</c:v>
                </c:pt>
                <c:pt idx="209" formatCode="General">
                  <c:v>9.9352399999999997E-4</c:v>
                </c:pt>
                <c:pt idx="210" formatCode="General">
                  <c:v>9.9669699999999995E-4</c:v>
                </c:pt>
                <c:pt idx="211" formatCode="General">
                  <c:v>9.9928600000000005E-4</c:v>
                </c:pt>
                <c:pt idx="212" formatCode="General">
                  <c:v>1.0013380000000001E-3</c:v>
                </c:pt>
                <c:pt idx="213" formatCode="General">
                  <c:v>1.0028579999999999E-3</c:v>
                </c:pt>
                <c:pt idx="214" formatCode="General">
                  <c:v>1.003957E-3</c:v>
                </c:pt>
                <c:pt idx="215" formatCode="General">
                  <c:v>1.004631E-3</c:v>
                </c:pt>
                <c:pt idx="216" formatCode="General">
                  <c:v>1.004794E-3</c:v>
                </c:pt>
                <c:pt idx="217" formatCode="General">
                  <c:v>1.0043140000000001E-3</c:v>
                </c:pt>
                <c:pt idx="218" formatCode="General">
                  <c:v>1.0031700000000001E-3</c:v>
                </c:pt>
                <c:pt idx="219" formatCode="General">
                  <c:v>1.001369E-3</c:v>
                </c:pt>
                <c:pt idx="220" formatCode="General">
                  <c:v>9.9857799999999997E-4</c:v>
                </c:pt>
                <c:pt idx="221" formatCode="General">
                  <c:v>9.9446800000000009E-4</c:v>
                </c:pt>
                <c:pt idx="222" formatCode="General">
                  <c:v>9.8852300000000005E-4</c:v>
                </c:pt>
                <c:pt idx="223" formatCode="General">
                  <c:v>9.8016300000000004E-4</c:v>
                </c:pt>
                <c:pt idx="224" formatCode="General">
                  <c:v>9.6967500000000003E-4</c:v>
                </c:pt>
                <c:pt idx="225" formatCode="General">
                  <c:v>9.5823700000000002E-4</c:v>
                </c:pt>
                <c:pt idx="226" formatCode="General">
                  <c:v>9.4732400000000004E-4</c:v>
                </c:pt>
                <c:pt idx="227" formatCode="General">
                  <c:v>9.3780999999999997E-4</c:v>
                </c:pt>
                <c:pt idx="228" formatCode="General">
                  <c:v>9.2989699999999995E-4</c:v>
                </c:pt>
                <c:pt idx="229" formatCode="General">
                  <c:v>9.2324599999999996E-4</c:v>
                </c:pt>
                <c:pt idx="230" formatCode="General">
                  <c:v>9.1712200000000003E-4</c:v>
                </c:pt>
                <c:pt idx="231" formatCode="General">
                  <c:v>9.1108200000000002E-4</c:v>
                </c:pt>
                <c:pt idx="232" formatCode="General">
                  <c:v>9.0499799999999996E-4</c:v>
                </c:pt>
                <c:pt idx="233" formatCode="General">
                  <c:v>8.9883599999999997E-4</c:v>
                </c:pt>
                <c:pt idx="234" formatCode="General">
                  <c:v>8.9235900000000001E-4</c:v>
                </c:pt>
                <c:pt idx="235" formatCode="General">
                  <c:v>8.8520099999999996E-4</c:v>
                </c:pt>
                <c:pt idx="236" formatCode="General">
                  <c:v>8.7690800000000003E-4</c:v>
                </c:pt>
                <c:pt idx="237" formatCode="General">
                  <c:v>8.6726100000000003E-4</c:v>
                </c:pt>
                <c:pt idx="238" formatCode="General">
                  <c:v>8.5618399999999996E-4</c:v>
                </c:pt>
                <c:pt idx="239" formatCode="General">
                  <c:v>8.4384399999999995E-4</c:v>
                </c:pt>
                <c:pt idx="240" formatCode="General">
                  <c:v>8.3028500000000005E-4</c:v>
                </c:pt>
                <c:pt idx="241" formatCode="General">
                  <c:v>8.1512100000000003E-4</c:v>
                </c:pt>
                <c:pt idx="242" formatCode="General">
                  <c:v>7.98331E-4</c:v>
                </c:pt>
                <c:pt idx="243" formatCode="General">
                  <c:v>7.8003700000000003E-4</c:v>
                </c:pt>
                <c:pt idx="244" formatCode="General">
                  <c:v>7.60273E-4</c:v>
                </c:pt>
                <c:pt idx="245" formatCode="General">
                  <c:v>7.3897100000000005E-4</c:v>
                </c:pt>
                <c:pt idx="246" formatCode="General">
                  <c:v>7.1654200000000003E-4</c:v>
                </c:pt>
                <c:pt idx="247" formatCode="General">
                  <c:v>6.9389099999999997E-4</c:v>
                </c:pt>
                <c:pt idx="248" formatCode="General">
                  <c:v>6.7167699999999997E-4</c:v>
                </c:pt>
                <c:pt idx="249" formatCode="General">
                  <c:v>6.5028899999999997E-4</c:v>
                </c:pt>
                <c:pt idx="250" formatCode="General">
                  <c:v>6.2972500000000003E-4</c:v>
                </c:pt>
                <c:pt idx="251" formatCode="General">
                  <c:v>6.0992700000000002E-4</c:v>
                </c:pt>
                <c:pt idx="252" formatCode="General">
                  <c:v>5.9102600000000003E-4</c:v>
                </c:pt>
                <c:pt idx="253" formatCode="General">
                  <c:v>5.7294400000000004E-4</c:v>
                </c:pt>
                <c:pt idx="254" formatCode="General">
                  <c:v>5.5563400000000005E-4</c:v>
                </c:pt>
                <c:pt idx="255" formatCode="General">
                  <c:v>5.3852399999999997E-4</c:v>
                </c:pt>
                <c:pt idx="256" formatCode="General">
                  <c:v>5.2048000000000003E-4</c:v>
                </c:pt>
                <c:pt idx="257" formatCode="General">
                  <c:v>5.0123799999999999E-4</c:v>
                </c:pt>
                <c:pt idx="258" formatCode="General">
                  <c:v>4.8194200000000001E-4</c:v>
                </c:pt>
                <c:pt idx="259" formatCode="General">
                  <c:v>4.6348E-4</c:v>
                </c:pt>
                <c:pt idx="260" formatCode="General">
                  <c:v>4.4575000000000002E-4</c:v>
                </c:pt>
                <c:pt idx="261" formatCode="General">
                  <c:v>4.2835900000000001E-4</c:v>
                </c:pt>
                <c:pt idx="262" formatCode="General">
                  <c:v>4.1096600000000002E-4</c:v>
                </c:pt>
                <c:pt idx="263" formatCode="General">
                  <c:v>3.9368900000000002E-4</c:v>
                </c:pt>
                <c:pt idx="264" formatCode="General">
                  <c:v>3.76969E-4</c:v>
                </c:pt>
                <c:pt idx="265" formatCode="General">
                  <c:v>3.6136499999999999E-4</c:v>
                </c:pt>
                <c:pt idx="266" formatCode="General">
                  <c:v>3.4736700000000001E-4</c:v>
                </c:pt>
                <c:pt idx="267" formatCode="General">
                  <c:v>3.3530000000000002E-4</c:v>
                </c:pt>
                <c:pt idx="268" formatCode="General">
                  <c:v>3.2503799999999999E-4</c:v>
                </c:pt>
                <c:pt idx="269" formatCode="General">
                  <c:v>3.1614499999999999E-4</c:v>
                </c:pt>
                <c:pt idx="270" formatCode="General">
                  <c:v>3.0805999999999997E-4</c:v>
                </c:pt>
                <c:pt idx="271" formatCode="General">
                  <c:v>3.0028200000000002E-4</c:v>
                </c:pt>
                <c:pt idx="272" formatCode="General">
                  <c:v>2.9271700000000001E-4</c:v>
                </c:pt>
                <c:pt idx="273" formatCode="General">
                  <c:v>2.8532399999999999E-4</c:v>
                </c:pt>
                <c:pt idx="274" formatCode="General">
                  <c:v>2.7765899999999998E-4</c:v>
                </c:pt>
                <c:pt idx="275" formatCode="General">
                  <c:v>2.6953799999999999E-4</c:v>
                </c:pt>
                <c:pt idx="276" formatCode="General">
                  <c:v>2.60986E-4</c:v>
                </c:pt>
                <c:pt idx="277" formatCode="General">
                  <c:v>2.5181100000000001E-4</c:v>
                </c:pt>
                <c:pt idx="278" formatCode="General">
                  <c:v>2.41895E-4</c:v>
                </c:pt>
                <c:pt idx="279" formatCode="General">
                  <c:v>2.31122E-4</c:v>
                </c:pt>
                <c:pt idx="280" formatCode="General">
                  <c:v>2.1936300000000001E-4</c:v>
                </c:pt>
                <c:pt idx="281" formatCode="General">
                  <c:v>2.06696E-4</c:v>
                </c:pt>
                <c:pt idx="282" formatCode="General">
                  <c:v>1.9335000000000001E-4</c:v>
                </c:pt>
                <c:pt idx="283" formatCode="General">
                  <c:v>1.7947699999999999E-4</c:v>
                </c:pt>
                <c:pt idx="284" formatCode="General">
                  <c:v>1.65002E-4</c:v>
                </c:pt>
                <c:pt idx="285" formatCode="General">
                  <c:v>1.49937E-4</c:v>
                </c:pt>
                <c:pt idx="286" formatCode="General">
                  <c:v>1.34549E-4</c:v>
                </c:pt>
                <c:pt idx="287" formatCode="General">
                  <c:v>1.1907E-4</c:v>
                </c:pt>
                <c:pt idx="288" formatCode="General">
                  <c:v>1.0335099999999999E-4</c:v>
                </c:pt>
                <c:pt idx="289">
                  <c:v>8.6899999999999998E-5</c:v>
                </c:pt>
                <c:pt idx="290">
                  <c:v>6.9499999999999995E-5</c:v>
                </c:pt>
                <c:pt idx="291">
                  <c:v>5.1400000000000003E-5</c:v>
                </c:pt>
                <c:pt idx="292">
                  <c:v>3.2700000000000002E-5</c:v>
                </c:pt>
                <c:pt idx="293">
                  <c:v>1.38E-5</c:v>
                </c:pt>
                <c:pt idx="294">
                  <c:v>-5.0699999999999997E-6</c:v>
                </c:pt>
                <c:pt idx="295">
                  <c:v>-2.3900000000000002E-5</c:v>
                </c:pt>
                <c:pt idx="296">
                  <c:v>-4.2500000000000003E-5</c:v>
                </c:pt>
                <c:pt idx="297">
                  <c:v>-6.0699999999999998E-5</c:v>
                </c:pt>
                <c:pt idx="298">
                  <c:v>-7.8399999999999995E-5</c:v>
                </c:pt>
                <c:pt idx="299">
                  <c:v>-9.59E-5</c:v>
                </c:pt>
                <c:pt idx="300" formatCode="General">
                  <c:v>-1.1323E-4</c:v>
                </c:pt>
                <c:pt idx="301" formatCode="General">
                  <c:v>-1.3063800000000001E-4</c:v>
                </c:pt>
                <c:pt idx="302" formatCode="General">
                  <c:v>-1.4817500000000001E-4</c:v>
                </c:pt>
                <c:pt idx="303" formatCode="General">
                  <c:v>-1.65537E-4</c:v>
                </c:pt>
                <c:pt idx="304" formatCode="General">
                  <c:v>-1.8226700000000001E-4</c:v>
                </c:pt>
                <c:pt idx="305" formatCode="General">
                  <c:v>-1.9825499999999999E-4</c:v>
                </c:pt>
                <c:pt idx="306" formatCode="General">
                  <c:v>-2.13389E-4</c:v>
                </c:pt>
                <c:pt idx="307" formatCode="General">
                  <c:v>-2.27543E-4</c:v>
                </c:pt>
                <c:pt idx="308" formatCode="General">
                  <c:v>-2.4098300000000001E-4</c:v>
                </c:pt>
                <c:pt idx="309" formatCode="General">
                  <c:v>-2.5439499999999998E-4</c:v>
                </c:pt>
                <c:pt idx="310" formatCode="General">
                  <c:v>-2.6888900000000002E-4</c:v>
                </c:pt>
                <c:pt idx="311" formatCode="General">
                  <c:v>-2.8507899999999999E-4</c:v>
                </c:pt>
                <c:pt idx="312" formatCode="General">
                  <c:v>-3.0241099999999999E-4</c:v>
                </c:pt>
                <c:pt idx="313" formatCode="General">
                  <c:v>-3.19895E-4</c:v>
                </c:pt>
                <c:pt idx="314" formatCode="General">
                  <c:v>-3.3656799999999998E-4</c:v>
                </c:pt>
                <c:pt idx="315" formatCode="General">
                  <c:v>-3.51777E-4</c:v>
                </c:pt>
                <c:pt idx="316" formatCode="General">
                  <c:v>-3.6545000000000002E-4</c:v>
                </c:pt>
                <c:pt idx="317" formatCode="General">
                  <c:v>-3.7777600000000002E-4</c:v>
                </c:pt>
                <c:pt idx="318" formatCode="General">
                  <c:v>-3.8880700000000002E-4</c:v>
                </c:pt>
                <c:pt idx="319" formatCode="General">
                  <c:v>-3.9863300000000002E-4</c:v>
                </c:pt>
                <c:pt idx="320" formatCode="General">
                  <c:v>-4.0734199999999999E-4</c:v>
                </c:pt>
                <c:pt idx="321" formatCode="General">
                  <c:v>-4.1493900000000002E-4</c:v>
                </c:pt>
                <c:pt idx="322" formatCode="General">
                  <c:v>-4.2145600000000001E-4</c:v>
                </c:pt>
                <c:pt idx="323" formatCode="General">
                  <c:v>-4.2705599999999999E-4</c:v>
                </c:pt>
                <c:pt idx="324" formatCode="General">
                  <c:v>-4.31784E-4</c:v>
                </c:pt>
                <c:pt idx="325" formatCode="General">
                  <c:v>-4.3569600000000001E-4</c:v>
                </c:pt>
                <c:pt idx="326" formatCode="General">
                  <c:v>-4.3922500000000001E-4</c:v>
                </c:pt>
                <c:pt idx="327" formatCode="General">
                  <c:v>-4.4256999999999999E-4</c:v>
                </c:pt>
                <c:pt idx="328" formatCode="General">
                  <c:v>-4.4571600000000003E-4</c:v>
                </c:pt>
                <c:pt idx="329" formatCode="General">
                  <c:v>-4.4863100000000001E-4</c:v>
                </c:pt>
                <c:pt idx="330" formatCode="General">
                  <c:v>-4.5123400000000001E-4</c:v>
                </c:pt>
                <c:pt idx="331" formatCode="General">
                  <c:v>-4.5357299999999998E-4</c:v>
                </c:pt>
                <c:pt idx="332" formatCode="General">
                  <c:v>-4.5590099999999998E-4</c:v>
                </c:pt>
                <c:pt idx="333" formatCode="General">
                  <c:v>-4.58529E-4</c:v>
                </c:pt>
                <c:pt idx="334" formatCode="General">
                  <c:v>-4.6141299999999998E-4</c:v>
                </c:pt>
                <c:pt idx="335" formatCode="General">
                  <c:v>-4.6428000000000002E-4</c:v>
                </c:pt>
                <c:pt idx="336" formatCode="General">
                  <c:v>-4.6716299999999999E-4</c:v>
                </c:pt>
                <c:pt idx="337" formatCode="General">
                  <c:v>-4.70125E-4</c:v>
                </c:pt>
                <c:pt idx="338" formatCode="General">
                  <c:v>-4.7292100000000001E-4</c:v>
                </c:pt>
                <c:pt idx="339" formatCode="General">
                  <c:v>-4.75365E-4</c:v>
                </c:pt>
                <c:pt idx="340" formatCode="General">
                  <c:v>-4.7727300000000001E-4</c:v>
                </c:pt>
                <c:pt idx="341" formatCode="General">
                  <c:v>-4.7839999999999997E-4</c:v>
                </c:pt>
                <c:pt idx="342" formatCode="General">
                  <c:v>-4.7858500000000001E-4</c:v>
                </c:pt>
                <c:pt idx="343" formatCode="General">
                  <c:v>-4.7794999999999999E-4</c:v>
                </c:pt>
                <c:pt idx="344" formatCode="General">
                  <c:v>-4.7669800000000001E-4</c:v>
                </c:pt>
                <c:pt idx="345" formatCode="General">
                  <c:v>-4.7471200000000002E-4</c:v>
                </c:pt>
                <c:pt idx="346" formatCode="General">
                  <c:v>-4.7189600000000002E-4</c:v>
                </c:pt>
                <c:pt idx="347" formatCode="General">
                  <c:v>-4.6835600000000001E-4</c:v>
                </c:pt>
                <c:pt idx="348" formatCode="General">
                  <c:v>-4.6417700000000002E-4</c:v>
                </c:pt>
                <c:pt idx="349" formatCode="General">
                  <c:v>-4.5949800000000002E-4</c:v>
                </c:pt>
                <c:pt idx="350" formatCode="General">
                  <c:v>-4.5456400000000002E-4</c:v>
                </c:pt>
                <c:pt idx="351" formatCode="General">
                  <c:v>-4.49233E-4</c:v>
                </c:pt>
                <c:pt idx="352" formatCode="General">
                  <c:v>-4.4342399999999999E-4</c:v>
                </c:pt>
                <c:pt idx="353" formatCode="General">
                  <c:v>-4.3777200000000001E-4</c:v>
                </c:pt>
                <c:pt idx="354" formatCode="General">
                  <c:v>-4.32638E-4</c:v>
                </c:pt>
                <c:pt idx="355" formatCode="General">
                  <c:v>-4.28031E-4</c:v>
                </c:pt>
                <c:pt idx="356" formatCode="General">
                  <c:v>-4.2395900000000001E-4</c:v>
                </c:pt>
                <c:pt idx="357" formatCode="General">
                  <c:v>-4.2036599999999998E-4</c:v>
                </c:pt>
                <c:pt idx="358" formatCode="General">
                  <c:v>-4.1716099999999999E-4</c:v>
                </c:pt>
                <c:pt idx="359" formatCode="General">
                  <c:v>-4.1428100000000001E-4</c:v>
                </c:pt>
                <c:pt idx="360" formatCode="General">
                  <c:v>-4.1183499999999999E-4</c:v>
                </c:pt>
                <c:pt idx="361" formatCode="General">
                  <c:v>-4.0988899999999998E-4</c:v>
                </c:pt>
                <c:pt idx="362" formatCode="General">
                  <c:v>-4.0859300000000001E-4</c:v>
                </c:pt>
                <c:pt idx="363" formatCode="General">
                  <c:v>-4.083E-4</c:v>
                </c:pt>
                <c:pt idx="364" formatCode="General">
                  <c:v>-4.0915800000000002E-4</c:v>
                </c:pt>
                <c:pt idx="365" formatCode="General">
                  <c:v>-4.1089700000000002E-4</c:v>
                </c:pt>
                <c:pt idx="366" formatCode="General">
                  <c:v>-4.1292E-4</c:v>
                </c:pt>
                <c:pt idx="367" formatCode="General">
                  <c:v>-4.1466499999999999E-4</c:v>
                </c:pt>
                <c:pt idx="368" formatCode="General">
                  <c:v>-4.1583700000000001E-4</c:v>
                </c:pt>
                <c:pt idx="369" formatCode="General">
                  <c:v>-4.1650600000000003E-4</c:v>
                </c:pt>
                <c:pt idx="370" formatCode="General">
                  <c:v>-4.1671999999999998E-4</c:v>
                </c:pt>
                <c:pt idx="371" formatCode="General">
                  <c:v>-4.1639200000000002E-4</c:v>
                </c:pt>
                <c:pt idx="372" formatCode="General">
                  <c:v>-4.1550199999999999E-4</c:v>
                </c:pt>
                <c:pt idx="373" formatCode="General">
                  <c:v>-4.14077E-4</c:v>
                </c:pt>
                <c:pt idx="374" formatCode="General">
                  <c:v>-4.1219899999999997E-4</c:v>
                </c:pt>
                <c:pt idx="375" formatCode="General">
                  <c:v>-4.0983399999999998E-4</c:v>
                </c:pt>
                <c:pt idx="376" formatCode="General">
                  <c:v>-4.0689099999999999E-4</c:v>
                </c:pt>
                <c:pt idx="377" formatCode="General">
                  <c:v>-4.0332999999999998E-4</c:v>
                </c:pt>
                <c:pt idx="378" formatCode="General">
                  <c:v>-3.9935300000000002E-4</c:v>
                </c:pt>
                <c:pt idx="379" formatCode="General">
                  <c:v>-3.95485E-4</c:v>
                </c:pt>
                <c:pt idx="380" formatCode="General">
                  <c:v>-3.9238000000000001E-4</c:v>
                </c:pt>
                <c:pt idx="381" formatCode="General">
                  <c:v>-3.9041899999999998E-4</c:v>
                </c:pt>
                <c:pt idx="382" formatCode="General">
                  <c:v>-3.8950600000000002E-4</c:v>
                </c:pt>
                <c:pt idx="383" formatCode="General">
                  <c:v>-3.89267E-4</c:v>
                </c:pt>
                <c:pt idx="384" formatCode="General">
                  <c:v>-3.8950299999999997E-4</c:v>
                </c:pt>
                <c:pt idx="385" formatCode="General">
                  <c:v>-3.9013999999999997E-4</c:v>
                </c:pt>
                <c:pt idx="386" formatCode="General">
                  <c:v>-3.9116599999999997E-4</c:v>
                </c:pt>
                <c:pt idx="387" formatCode="General">
                  <c:v>-3.92786E-4</c:v>
                </c:pt>
                <c:pt idx="388" formatCode="General">
                  <c:v>-3.9533500000000002E-4</c:v>
                </c:pt>
                <c:pt idx="389" formatCode="General">
                  <c:v>-3.9879299999999999E-4</c:v>
                </c:pt>
                <c:pt idx="390" formatCode="General">
                  <c:v>-4.0284799999999998E-4</c:v>
                </c:pt>
                <c:pt idx="391" formatCode="General">
                  <c:v>-4.0722499999999999E-4</c:v>
                </c:pt>
                <c:pt idx="392" formatCode="General">
                  <c:v>-4.1147999999999998E-4</c:v>
                </c:pt>
                <c:pt idx="393" formatCode="General">
                  <c:v>-4.1568600000000002E-4</c:v>
                </c:pt>
                <c:pt idx="394" formatCode="General">
                  <c:v>-4.19844E-4</c:v>
                </c:pt>
                <c:pt idx="395" formatCode="General">
                  <c:v>-4.2362999999999998E-4</c:v>
                </c:pt>
                <c:pt idx="396" formatCode="General">
                  <c:v>-4.2695E-4</c:v>
                </c:pt>
                <c:pt idx="397" formatCode="General">
                  <c:v>-4.2961099999999999E-4</c:v>
                </c:pt>
                <c:pt idx="398" formatCode="General">
                  <c:v>-4.3144199999999998E-4</c:v>
                </c:pt>
                <c:pt idx="399" formatCode="General">
                  <c:v>-4.3239100000000001E-4</c:v>
                </c:pt>
                <c:pt idx="400" formatCode="General">
                  <c:v>-4.3235300000000001E-4</c:v>
                </c:pt>
                <c:pt idx="401" formatCode="General">
                  <c:v>-4.3130600000000001E-4</c:v>
                </c:pt>
                <c:pt idx="402" formatCode="General">
                  <c:v>-4.2937200000000002E-4</c:v>
                </c:pt>
                <c:pt idx="403" formatCode="General">
                  <c:v>-4.2633299999999999E-4</c:v>
                </c:pt>
                <c:pt idx="404" formatCode="General">
                  <c:v>-4.2178199999999999E-4</c:v>
                </c:pt>
                <c:pt idx="405" formatCode="General">
                  <c:v>-4.1545599999999997E-4</c:v>
                </c:pt>
                <c:pt idx="406" formatCode="General">
                  <c:v>-4.0767599999999999E-4</c:v>
                </c:pt>
                <c:pt idx="407" formatCode="General">
                  <c:v>-3.9919800000000002E-4</c:v>
                </c:pt>
                <c:pt idx="408" formatCode="General">
                  <c:v>-3.9059799999999998E-4</c:v>
                </c:pt>
                <c:pt idx="409" formatCode="General">
                  <c:v>-3.8260399999999998E-4</c:v>
                </c:pt>
                <c:pt idx="410" formatCode="General">
                  <c:v>-3.75502E-4</c:v>
                </c:pt>
                <c:pt idx="411" formatCode="General">
                  <c:v>-3.6895800000000001E-4</c:v>
                </c:pt>
                <c:pt idx="412" formatCode="General">
                  <c:v>-3.6263300000000001E-4</c:v>
                </c:pt>
                <c:pt idx="413" formatCode="General">
                  <c:v>-3.5653399999999999E-4</c:v>
                </c:pt>
                <c:pt idx="414" formatCode="General">
                  <c:v>-3.5077799999999999E-4</c:v>
                </c:pt>
                <c:pt idx="415" formatCode="General">
                  <c:v>-3.4550999999999999E-4</c:v>
                </c:pt>
                <c:pt idx="416" formatCode="General">
                  <c:v>-3.41155E-4</c:v>
                </c:pt>
                <c:pt idx="417" formatCode="General">
                  <c:v>-3.38229E-4</c:v>
                </c:pt>
                <c:pt idx="418" formatCode="General">
                  <c:v>-3.37327E-4</c:v>
                </c:pt>
                <c:pt idx="419" formatCode="General">
                  <c:v>-3.38893E-4</c:v>
                </c:pt>
                <c:pt idx="420" formatCode="General">
                  <c:v>-3.4305700000000002E-4</c:v>
                </c:pt>
                <c:pt idx="421" formatCode="General">
                  <c:v>-3.4957E-4</c:v>
                </c:pt>
                <c:pt idx="422" formatCode="General">
                  <c:v>-3.58291E-4</c:v>
                </c:pt>
                <c:pt idx="423" formatCode="General">
                  <c:v>-3.6921700000000003E-4</c:v>
                </c:pt>
                <c:pt idx="424" formatCode="General">
                  <c:v>-3.82278E-4</c:v>
                </c:pt>
                <c:pt idx="425" formatCode="General">
                  <c:v>-3.9715900000000001E-4</c:v>
                </c:pt>
                <c:pt idx="426" formatCode="General">
                  <c:v>-4.1361700000000002E-4</c:v>
                </c:pt>
                <c:pt idx="427" formatCode="General">
                  <c:v>-4.32077E-4</c:v>
                </c:pt>
                <c:pt idx="428" formatCode="General">
                  <c:v>-4.52979E-4</c:v>
                </c:pt>
                <c:pt idx="429" formatCode="General">
                  <c:v>-4.7628200000000002E-4</c:v>
                </c:pt>
                <c:pt idx="430" formatCode="General">
                  <c:v>-5.01404E-4</c:v>
                </c:pt>
                <c:pt idx="431" formatCode="General">
                  <c:v>-5.2719599999999996E-4</c:v>
                </c:pt>
                <c:pt idx="432" formatCode="General">
                  <c:v>-5.52532E-4</c:v>
                </c:pt>
                <c:pt idx="433" formatCode="General">
                  <c:v>-5.7676899999999998E-4</c:v>
                </c:pt>
                <c:pt idx="434" formatCode="General">
                  <c:v>-5.9962399999999999E-4</c:v>
                </c:pt>
                <c:pt idx="435" formatCode="General">
                  <c:v>-6.2114400000000001E-4</c:v>
                </c:pt>
                <c:pt idx="436" formatCode="General">
                  <c:v>-6.4153699999999997E-4</c:v>
                </c:pt>
                <c:pt idx="437" formatCode="General">
                  <c:v>-6.6126300000000004E-4</c:v>
                </c:pt>
                <c:pt idx="438" formatCode="General">
                  <c:v>-6.8062400000000001E-4</c:v>
                </c:pt>
                <c:pt idx="439" formatCode="General">
                  <c:v>-6.9971200000000001E-4</c:v>
                </c:pt>
                <c:pt idx="440" formatCode="General">
                  <c:v>-7.1886400000000005E-4</c:v>
                </c:pt>
                <c:pt idx="441" formatCode="General">
                  <c:v>-7.3833700000000004E-4</c:v>
                </c:pt>
                <c:pt idx="442" formatCode="General">
                  <c:v>-7.5805100000000004E-4</c:v>
                </c:pt>
                <c:pt idx="443" formatCode="General">
                  <c:v>-7.7783599999999996E-4</c:v>
                </c:pt>
                <c:pt idx="444" formatCode="General">
                  <c:v>-7.9786600000000005E-4</c:v>
                </c:pt>
                <c:pt idx="445" formatCode="General">
                  <c:v>-8.18486E-4</c:v>
                </c:pt>
                <c:pt idx="446" formatCode="General">
                  <c:v>-8.3988800000000001E-4</c:v>
                </c:pt>
                <c:pt idx="447" formatCode="General">
                  <c:v>-8.6231800000000005E-4</c:v>
                </c:pt>
                <c:pt idx="448" formatCode="General">
                  <c:v>-8.8589799999999998E-4</c:v>
                </c:pt>
                <c:pt idx="449" formatCode="General">
                  <c:v>-9.1027399999999998E-4</c:v>
                </c:pt>
                <c:pt idx="450" formatCode="General">
                  <c:v>-9.3514100000000001E-4</c:v>
                </c:pt>
                <c:pt idx="451" formatCode="General">
                  <c:v>-9.6017800000000001E-4</c:v>
                </c:pt>
                <c:pt idx="452" formatCode="General">
                  <c:v>-9.8499099999999995E-4</c:v>
                </c:pt>
                <c:pt idx="453" formatCode="General">
                  <c:v>-1.0094489999999999E-3</c:v>
                </c:pt>
                <c:pt idx="454" formatCode="General">
                  <c:v>-1.033581E-3</c:v>
                </c:pt>
                <c:pt idx="455" formatCode="General">
                  <c:v>-1.057578E-3</c:v>
                </c:pt>
                <c:pt idx="456" formatCode="General">
                  <c:v>-1.081689E-3</c:v>
                </c:pt>
                <c:pt idx="457" formatCode="General">
                  <c:v>-1.1055609999999999E-3</c:v>
                </c:pt>
                <c:pt idx="458" formatCode="General">
                  <c:v>-1.1284299999999999E-3</c:v>
                </c:pt>
                <c:pt idx="459" formatCode="General">
                  <c:v>-1.149803E-3</c:v>
                </c:pt>
                <c:pt idx="460" formatCode="General">
                  <c:v>-1.1695290000000001E-3</c:v>
                </c:pt>
                <c:pt idx="461" formatCode="General">
                  <c:v>-1.187703E-3</c:v>
                </c:pt>
                <c:pt idx="462" formatCode="General">
                  <c:v>-1.204423E-3</c:v>
                </c:pt>
                <c:pt idx="463" formatCode="General">
                  <c:v>-1.2198090000000001E-3</c:v>
                </c:pt>
                <c:pt idx="464" formatCode="General">
                  <c:v>-1.233631E-3</c:v>
                </c:pt>
                <c:pt idx="465" formatCode="General">
                  <c:v>-1.245101E-3</c:v>
                </c:pt>
                <c:pt idx="466" formatCode="General">
                  <c:v>-1.253786E-3</c:v>
                </c:pt>
                <c:pt idx="467" formatCode="General">
                  <c:v>-1.259537E-3</c:v>
                </c:pt>
                <c:pt idx="468" formatCode="General">
                  <c:v>-1.262237E-3</c:v>
                </c:pt>
                <c:pt idx="469" formatCode="General">
                  <c:v>-1.2622519999999999E-3</c:v>
                </c:pt>
                <c:pt idx="470" formatCode="General">
                  <c:v>-1.260146E-3</c:v>
                </c:pt>
                <c:pt idx="471" formatCode="General">
                  <c:v>-1.2562649999999999E-3</c:v>
                </c:pt>
                <c:pt idx="472" formatCode="General">
                  <c:v>-1.2507670000000001E-3</c:v>
                </c:pt>
                <c:pt idx="473" formatCode="General">
                  <c:v>-1.243915E-3</c:v>
                </c:pt>
                <c:pt idx="474" formatCode="General">
                  <c:v>-1.236006E-3</c:v>
                </c:pt>
                <c:pt idx="475" formatCode="General">
                  <c:v>-1.227009E-3</c:v>
                </c:pt>
                <c:pt idx="476" formatCode="General">
                  <c:v>-1.2169959999999999E-3</c:v>
                </c:pt>
                <c:pt idx="477" formatCode="General">
                  <c:v>-1.2062049999999999E-3</c:v>
                </c:pt>
                <c:pt idx="478" formatCode="General">
                  <c:v>-1.1948589999999999E-3</c:v>
                </c:pt>
                <c:pt idx="479" formatCode="General">
                  <c:v>-1.1832839999999999E-3</c:v>
                </c:pt>
                <c:pt idx="480" formatCode="General">
                  <c:v>-1.1717660000000001E-3</c:v>
                </c:pt>
                <c:pt idx="481" formatCode="General">
                  <c:v>-1.160456E-3</c:v>
                </c:pt>
                <c:pt idx="482" formatCode="General">
                  <c:v>-1.149419E-3</c:v>
                </c:pt>
                <c:pt idx="483" formatCode="General">
                  <c:v>-1.138547E-3</c:v>
                </c:pt>
                <c:pt idx="484" formatCode="General">
                  <c:v>-1.1275320000000001E-3</c:v>
                </c:pt>
                <c:pt idx="485" formatCode="General">
                  <c:v>-1.116115E-3</c:v>
                </c:pt>
                <c:pt idx="486" formatCode="General">
                  <c:v>-1.1040900000000001E-3</c:v>
                </c:pt>
                <c:pt idx="487" formatCode="General">
                  <c:v>-1.091266E-3</c:v>
                </c:pt>
                <c:pt idx="488" formatCode="General">
                  <c:v>-1.0776150000000001E-3</c:v>
                </c:pt>
                <c:pt idx="489" formatCode="General">
                  <c:v>-1.063224E-3</c:v>
                </c:pt>
                <c:pt idx="490" formatCode="General">
                  <c:v>-1.048259E-3</c:v>
                </c:pt>
                <c:pt idx="491" formatCode="General">
                  <c:v>-1.033017E-3</c:v>
                </c:pt>
                <c:pt idx="492" formatCode="General">
                  <c:v>-1.0177059999999999E-3</c:v>
                </c:pt>
                <c:pt idx="493" formatCode="General">
                  <c:v>-1.002422E-3</c:v>
                </c:pt>
                <c:pt idx="494" formatCode="General">
                  <c:v>-9.8732799999999999E-4</c:v>
                </c:pt>
                <c:pt idx="495" formatCode="General">
                  <c:v>-9.7251800000000002E-4</c:v>
                </c:pt>
                <c:pt idx="496" formatCode="General">
                  <c:v>-9.5849499999999996E-4</c:v>
                </c:pt>
                <c:pt idx="497" formatCode="General">
                  <c:v>-9.4556900000000005E-4</c:v>
                </c:pt>
                <c:pt idx="498" formatCode="General">
                  <c:v>-9.3392499999999995E-4</c:v>
                </c:pt>
                <c:pt idx="499" formatCode="General">
                  <c:v>-9.2352099999999996E-4</c:v>
                </c:pt>
                <c:pt idx="500" formatCode="General">
                  <c:v>-9.1451399999999995E-4</c:v>
                </c:pt>
                <c:pt idx="501" formatCode="General">
                  <c:v>-9.07287E-4</c:v>
                </c:pt>
                <c:pt idx="502" formatCode="General">
                  <c:v>-9.0191900000000005E-4</c:v>
                </c:pt>
                <c:pt idx="503" formatCode="General">
                  <c:v>-8.9829600000000003E-4</c:v>
                </c:pt>
                <c:pt idx="504" formatCode="General">
                  <c:v>-8.9633699999999998E-4</c:v>
                </c:pt>
                <c:pt idx="505" formatCode="General">
                  <c:v>-8.9596900000000004E-4</c:v>
                </c:pt>
                <c:pt idx="506" formatCode="General">
                  <c:v>-8.9674199999999996E-4</c:v>
                </c:pt>
                <c:pt idx="507" formatCode="General">
                  <c:v>-8.9859E-4</c:v>
                </c:pt>
                <c:pt idx="508" formatCode="General">
                  <c:v>-9.0188099999999999E-4</c:v>
                </c:pt>
                <c:pt idx="509" formatCode="General">
                  <c:v>-9.0675700000000001E-4</c:v>
                </c:pt>
                <c:pt idx="510" formatCode="General">
                  <c:v>-9.1303300000000005E-4</c:v>
                </c:pt>
                <c:pt idx="511" formatCode="General">
                  <c:v>-9.2091999999999999E-4</c:v>
                </c:pt>
                <c:pt idx="512" formatCode="General">
                  <c:v>-9.29487E-4</c:v>
                </c:pt>
                <c:pt idx="513" formatCode="General">
                  <c:v>-9.3771999999999996E-4</c:v>
                </c:pt>
                <c:pt idx="514" formatCode="General">
                  <c:v>-9.4613300000000004E-4</c:v>
                </c:pt>
                <c:pt idx="515" formatCode="General">
                  <c:v>-9.54827E-4</c:v>
                </c:pt>
                <c:pt idx="516" formatCode="General">
                  <c:v>-9.6354000000000003E-4</c:v>
                </c:pt>
                <c:pt idx="517" formatCode="General">
                  <c:v>-9.7170999999999998E-4</c:v>
                </c:pt>
                <c:pt idx="518" formatCode="General">
                  <c:v>-9.7862399999999999E-4</c:v>
                </c:pt>
                <c:pt idx="519" formatCode="General">
                  <c:v>-9.8379700000000001E-4</c:v>
                </c:pt>
                <c:pt idx="520" formatCode="General">
                  <c:v>-9.8715200000000004E-4</c:v>
                </c:pt>
                <c:pt idx="521" formatCode="General">
                  <c:v>-9.887330000000001E-4</c:v>
                </c:pt>
                <c:pt idx="522" formatCode="General">
                  <c:v>-9.8856399999999994E-4</c:v>
                </c:pt>
                <c:pt idx="523" formatCode="General">
                  <c:v>-9.8648799999999999E-4</c:v>
                </c:pt>
                <c:pt idx="524" formatCode="General">
                  <c:v>-9.8212100000000008E-4</c:v>
                </c:pt>
                <c:pt idx="525" formatCode="General">
                  <c:v>-9.7520099999999998E-4</c:v>
                </c:pt>
                <c:pt idx="526" formatCode="General">
                  <c:v>-9.6579399999999996E-4</c:v>
                </c:pt>
                <c:pt idx="527" formatCode="General">
                  <c:v>-9.5418800000000002E-4</c:v>
                </c:pt>
                <c:pt idx="528" formatCode="General">
                  <c:v>-9.4072100000000005E-4</c:v>
                </c:pt>
                <c:pt idx="529" formatCode="General">
                  <c:v>-9.2566299999999996E-4</c:v>
                </c:pt>
                <c:pt idx="530" formatCode="General">
                  <c:v>-9.0924300000000001E-4</c:v>
                </c:pt>
                <c:pt idx="531" formatCode="General">
                  <c:v>-8.91711E-4</c:v>
                </c:pt>
                <c:pt idx="532" formatCode="General">
                  <c:v>-8.7316200000000003E-4</c:v>
                </c:pt>
                <c:pt idx="533" formatCode="General">
                  <c:v>-8.5336199999999998E-4</c:v>
                </c:pt>
                <c:pt idx="534" formatCode="General">
                  <c:v>-8.3224999999999998E-4</c:v>
                </c:pt>
                <c:pt idx="535" formatCode="General">
                  <c:v>-8.1039299999999996E-4</c:v>
                </c:pt>
                <c:pt idx="536" formatCode="General">
                  <c:v>-7.8846099999999996E-4</c:v>
                </c:pt>
                <c:pt idx="537" formatCode="General">
                  <c:v>-7.6705499999999999E-4</c:v>
                </c:pt>
                <c:pt idx="538" formatCode="General">
                  <c:v>-7.4658400000000001E-4</c:v>
                </c:pt>
                <c:pt idx="539" formatCode="General">
                  <c:v>-7.2710799999999996E-4</c:v>
                </c:pt>
                <c:pt idx="540" formatCode="General">
                  <c:v>-7.0851099999999999E-4</c:v>
                </c:pt>
                <c:pt idx="541" formatCode="General">
                  <c:v>-6.9053199999999999E-4</c:v>
                </c:pt>
                <c:pt idx="542" formatCode="General">
                  <c:v>-6.7281999999999997E-4</c:v>
                </c:pt>
                <c:pt idx="543" formatCode="General">
                  <c:v>-6.5510999999999998E-4</c:v>
                </c:pt>
                <c:pt idx="544" formatCode="General">
                  <c:v>-6.3719999999999998E-4</c:v>
                </c:pt>
                <c:pt idx="545" formatCode="General">
                  <c:v>-6.1902599999999995E-4</c:v>
                </c:pt>
                <c:pt idx="546" formatCode="General">
                  <c:v>-6.0067300000000003E-4</c:v>
                </c:pt>
                <c:pt idx="547" formatCode="General">
                  <c:v>-5.8225499999999995E-4</c:v>
                </c:pt>
                <c:pt idx="548" formatCode="General">
                  <c:v>-5.6414300000000002E-4</c:v>
                </c:pt>
                <c:pt idx="549" formatCode="General">
                  <c:v>-5.4656699999999997E-4</c:v>
                </c:pt>
                <c:pt idx="550" formatCode="General">
                  <c:v>-5.2948399999999999E-4</c:v>
                </c:pt>
                <c:pt idx="551" formatCode="General">
                  <c:v>-5.1293200000000001E-4</c:v>
                </c:pt>
                <c:pt idx="552" formatCode="General">
                  <c:v>-4.9685199999999999E-4</c:v>
                </c:pt>
                <c:pt idx="553" formatCode="General">
                  <c:v>-4.8125700000000002E-4</c:v>
                </c:pt>
                <c:pt idx="554" formatCode="General">
                  <c:v>-4.66434E-4</c:v>
                </c:pt>
                <c:pt idx="555" formatCode="General">
                  <c:v>-4.5242299999999997E-4</c:v>
                </c:pt>
                <c:pt idx="556" formatCode="General">
                  <c:v>-4.3935600000000001E-4</c:v>
                </c:pt>
                <c:pt idx="557" formatCode="General">
                  <c:v>-4.2772300000000002E-4</c:v>
                </c:pt>
                <c:pt idx="558" formatCode="General">
                  <c:v>-4.1784899999999998E-4</c:v>
                </c:pt>
                <c:pt idx="559" formatCode="General">
                  <c:v>-4.0958800000000001E-4</c:v>
                </c:pt>
                <c:pt idx="560" formatCode="General">
                  <c:v>-4.0266199999999997E-4</c:v>
                </c:pt>
                <c:pt idx="561" formatCode="General">
                  <c:v>-3.9694099999999999E-4</c:v>
                </c:pt>
                <c:pt idx="562" formatCode="General">
                  <c:v>-3.9195799999999998E-4</c:v>
                </c:pt>
                <c:pt idx="563" formatCode="General">
                  <c:v>-3.8717800000000001E-4</c:v>
                </c:pt>
                <c:pt idx="564" formatCode="General">
                  <c:v>-3.8229399999999998E-4</c:v>
                </c:pt>
                <c:pt idx="565" formatCode="General">
                  <c:v>-3.7726399999999998E-4</c:v>
                </c:pt>
                <c:pt idx="566" formatCode="General">
                  <c:v>-3.7239800000000002E-4</c:v>
                </c:pt>
                <c:pt idx="567" formatCode="General">
                  <c:v>-3.6806099999999998E-4</c:v>
                </c:pt>
                <c:pt idx="568" formatCode="General">
                  <c:v>-3.64578E-4</c:v>
                </c:pt>
                <c:pt idx="569" formatCode="General">
                  <c:v>-3.6226100000000001E-4</c:v>
                </c:pt>
                <c:pt idx="570" formatCode="General">
                  <c:v>-3.6142900000000003E-4</c:v>
                </c:pt>
                <c:pt idx="571" formatCode="General">
                  <c:v>-3.6226299999999998E-4</c:v>
                </c:pt>
                <c:pt idx="572" formatCode="General">
                  <c:v>-3.6456800000000001E-4</c:v>
                </c:pt>
                <c:pt idx="573" formatCode="General">
                  <c:v>-3.6811100000000001E-4</c:v>
                </c:pt>
                <c:pt idx="574" formatCode="General">
                  <c:v>-3.7274699999999999E-4</c:v>
                </c:pt>
                <c:pt idx="575" formatCode="General">
                  <c:v>-3.7826299999999999E-4</c:v>
                </c:pt>
                <c:pt idx="576" formatCode="General">
                  <c:v>-3.8448300000000003E-4</c:v>
                </c:pt>
                <c:pt idx="577" formatCode="General">
                  <c:v>-3.9114899999999998E-4</c:v>
                </c:pt>
                <c:pt idx="578" formatCode="General">
                  <c:v>-3.9814199999999998E-4</c:v>
                </c:pt>
                <c:pt idx="579" formatCode="General">
                  <c:v>-4.0546199999999999E-4</c:v>
                </c:pt>
                <c:pt idx="580" formatCode="General">
                  <c:v>-4.13003E-4</c:v>
                </c:pt>
                <c:pt idx="581" formatCode="General">
                  <c:v>-4.20753E-4</c:v>
                </c:pt>
                <c:pt idx="582" formatCode="General">
                  <c:v>-4.2901700000000002E-4</c:v>
                </c:pt>
                <c:pt idx="583" formatCode="General">
                  <c:v>-4.3823700000000001E-4</c:v>
                </c:pt>
                <c:pt idx="584" formatCode="General">
                  <c:v>-4.48455E-4</c:v>
                </c:pt>
                <c:pt idx="585" formatCode="General">
                  <c:v>-4.5948700000000001E-4</c:v>
                </c:pt>
                <c:pt idx="586" formatCode="General">
                  <c:v>-4.7128799999999999E-4</c:v>
                </c:pt>
                <c:pt idx="587" formatCode="General">
                  <c:v>-4.8371999999999998E-4</c:v>
                </c:pt>
                <c:pt idx="588" formatCode="General">
                  <c:v>-4.9682299999999997E-4</c:v>
                </c:pt>
                <c:pt idx="589" formatCode="General">
                  <c:v>-5.1071099999999996E-4</c:v>
                </c:pt>
                <c:pt idx="590" formatCode="General">
                  <c:v>-5.2539700000000004E-4</c:v>
                </c:pt>
                <c:pt idx="591" formatCode="General">
                  <c:v>-5.4090500000000005E-4</c:v>
                </c:pt>
                <c:pt idx="592" formatCode="General">
                  <c:v>-5.5712899999999996E-4</c:v>
                </c:pt>
                <c:pt idx="593" formatCode="General">
                  <c:v>-5.7411199999999999E-4</c:v>
                </c:pt>
                <c:pt idx="594" formatCode="General">
                  <c:v>-5.9186799999999995E-4</c:v>
                </c:pt>
                <c:pt idx="595" formatCode="General">
                  <c:v>-6.1030299999999997E-4</c:v>
                </c:pt>
                <c:pt idx="596" formatCode="General">
                  <c:v>-6.29489E-4</c:v>
                </c:pt>
                <c:pt idx="597" formatCode="General">
                  <c:v>-6.4936799999999999E-4</c:v>
                </c:pt>
                <c:pt idx="598" formatCode="General">
                  <c:v>-6.6949100000000003E-4</c:v>
                </c:pt>
                <c:pt idx="599" formatCode="General">
                  <c:v>-6.8934400000000005E-4</c:v>
                </c:pt>
                <c:pt idx="600" formatCode="General">
                  <c:v>-7.0851599999999996E-4</c:v>
                </c:pt>
                <c:pt idx="601" formatCode="General">
                  <c:v>-7.2653599999999996E-4</c:v>
                </c:pt>
                <c:pt idx="602" formatCode="General">
                  <c:v>-7.4293899999999997E-4</c:v>
                </c:pt>
                <c:pt idx="603" formatCode="General">
                  <c:v>-7.5748799999999995E-4</c:v>
                </c:pt>
                <c:pt idx="604" formatCode="General">
                  <c:v>-7.7018200000000001E-4</c:v>
                </c:pt>
                <c:pt idx="605" formatCode="General">
                  <c:v>-7.8123899999999998E-4</c:v>
                </c:pt>
                <c:pt idx="606" formatCode="General">
                  <c:v>-7.9085699999999995E-4</c:v>
                </c:pt>
                <c:pt idx="607" formatCode="General">
                  <c:v>-7.9913900000000003E-4</c:v>
                </c:pt>
                <c:pt idx="608" formatCode="General">
                  <c:v>-8.0629499999999995E-4</c:v>
                </c:pt>
                <c:pt idx="609" formatCode="General">
                  <c:v>-8.12227E-4</c:v>
                </c:pt>
                <c:pt idx="610" formatCode="General">
                  <c:v>-8.1678600000000001E-4</c:v>
                </c:pt>
                <c:pt idx="611" formatCode="General">
                  <c:v>-8.20118E-4</c:v>
                </c:pt>
                <c:pt idx="612" formatCode="General">
                  <c:v>-8.2224200000000005E-4</c:v>
                </c:pt>
                <c:pt idx="613" formatCode="General">
                  <c:v>-8.2334400000000005E-4</c:v>
                </c:pt>
                <c:pt idx="614" formatCode="General">
                  <c:v>-8.2390899999999995E-4</c:v>
                </c:pt>
                <c:pt idx="615" formatCode="General">
                  <c:v>-8.2452299999999997E-4</c:v>
                </c:pt>
                <c:pt idx="616" formatCode="General">
                  <c:v>-8.2566699999999998E-4</c:v>
                </c:pt>
                <c:pt idx="617" formatCode="General">
                  <c:v>-8.2745699999999998E-4</c:v>
                </c:pt>
                <c:pt idx="618" formatCode="General">
                  <c:v>-8.2962699999999999E-4</c:v>
                </c:pt>
                <c:pt idx="619" formatCode="General">
                  <c:v>-8.3177399999999997E-4</c:v>
                </c:pt>
                <c:pt idx="620" formatCode="General">
                  <c:v>-8.3359500000000002E-4</c:v>
                </c:pt>
                <c:pt idx="621" formatCode="General">
                  <c:v>-8.3504200000000003E-4</c:v>
                </c:pt>
                <c:pt idx="622" formatCode="General">
                  <c:v>-8.3642000000000005E-4</c:v>
                </c:pt>
                <c:pt idx="623" formatCode="General">
                  <c:v>-8.3815300000000001E-4</c:v>
                </c:pt>
                <c:pt idx="624" formatCode="General">
                  <c:v>-8.4072900000000002E-4</c:v>
                </c:pt>
                <c:pt idx="625" formatCode="General">
                  <c:v>-8.4447299999999999E-4</c:v>
                </c:pt>
                <c:pt idx="626" formatCode="General">
                  <c:v>-8.4946000000000002E-4</c:v>
                </c:pt>
                <c:pt idx="627" formatCode="General">
                  <c:v>-8.5562699999999997E-4</c:v>
                </c:pt>
                <c:pt idx="628" formatCode="General">
                  <c:v>-8.6310599999999999E-4</c:v>
                </c:pt>
                <c:pt idx="629" formatCode="General">
                  <c:v>-8.7213299999999998E-4</c:v>
                </c:pt>
                <c:pt idx="630" formatCode="General">
                  <c:v>-8.8275199999999999E-4</c:v>
                </c:pt>
                <c:pt idx="631" formatCode="General">
                  <c:v>-8.9502699999999995E-4</c:v>
                </c:pt>
                <c:pt idx="632" formatCode="General">
                  <c:v>-9.0885599999999999E-4</c:v>
                </c:pt>
                <c:pt idx="633" formatCode="General">
                  <c:v>-9.2389200000000005E-4</c:v>
                </c:pt>
                <c:pt idx="634" formatCode="General">
                  <c:v>-9.4005900000000003E-4</c:v>
                </c:pt>
                <c:pt idx="635" formatCode="General">
                  <c:v>-9.5746299999999998E-4</c:v>
                </c:pt>
                <c:pt idx="636" formatCode="General">
                  <c:v>-9.7621600000000002E-4</c:v>
                </c:pt>
                <c:pt idx="637" formatCode="General">
                  <c:v>-9.9641300000000003E-4</c:v>
                </c:pt>
                <c:pt idx="638" formatCode="General">
                  <c:v>-1.018063E-3</c:v>
                </c:pt>
                <c:pt idx="639" formatCode="General">
                  <c:v>-1.0411590000000001E-3</c:v>
                </c:pt>
                <c:pt idx="640" formatCode="General">
                  <c:v>-1.065398E-3</c:v>
                </c:pt>
                <c:pt idx="641" formatCode="General">
                  <c:v>-1.090277E-3</c:v>
                </c:pt>
                <c:pt idx="642" formatCode="General">
                  <c:v>-1.1151939999999999E-3</c:v>
                </c:pt>
                <c:pt idx="643" formatCode="General">
                  <c:v>-1.1396049999999999E-3</c:v>
                </c:pt>
                <c:pt idx="644" formatCode="General">
                  <c:v>-1.163337E-3</c:v>
                </c:pt>
                <c:pt idx="645" formatCode="General">
                  <c:v>-1.186435E-3</c:v>
                </c:pt>
                <c:pt idx="646" formatCode="General">
                  <c:v>-1.2092299999999999E-3</c:v>
                </c:pt>
                <c:pt idx="647" formatCode="General">
                  <c:v>-1.2322189999999999E-3</c:v>
                </c:pt>
                <c:pt idx="648" formatCode="General">
                  <c:v>-1.255347E-3</c:v>
                </c:pt>
                <c:pt idx="649" formatCode="General">
                  <c:v>-1.27845E-3</c:v>
                </c:pt>
                <c:pt idx="650" formatCode="General">
                  <c:v>-1.301532E-3</c:v>
                </c:pt>
                <c:pt idx="651" formatCode="General">
                  <c:v>-1.324485E-3</c:v>
                </c:pt>
                <c:pt idx="652" formatCode="General">
                  <c:v>-1.3473580000000001E-3</c:v>
                </c:pt>
                <c:pt idx="653" formatCode="General">
                  <c:v>-1.370156E-3</c:v>
                </c:pt>
                <c:pt idx="654" formatCode="General">
                  <c:v>-1.3929330000000001E-3</c:v>
                </c:pt>
                <c:pt idx="655" formatCode="General">
                  <c:v>-1.41581E-3</c:v>
                </c:pt>
                <c:pt idx="656" formatCode="General">
                  <c:v>-1.4390270000000001E-3</c:v>
                </c:pt>
                <c:pt idx="657" formatCode="General">
                  <c:v>-1.462952E-3</c:v>
                </c:pt>
                <c:pt idx="658" formatCode="General">
                  <c:v>-1.487756E-3</c:v>
                </c:pt>
                <c:pt idx="659" formatCode="General">
                  <c:v>-1.5134180000000001E-3</c:v>
                </c:pt>
                <c:pt idx="660" formatCode="General">
                  <c:v>-1.539852E-3</c:v>
                </c:pt>
                <c:pt idx="661" formatCode="General">
                  <c:v>-1.566867E-3</c:v>
                </c:pt>
                <c:pt idx="662" formatCode="General">
                  <c:v>-1.594002E-3</c:v>
                </c:pt>
                <c:pt idx="663" formatCode="General">
                  <c:v>-1.620853E-3</c:v>
                </c:pt>
                <c:pt idx="664" formatCode="General">
                  <c:v>-1.6467680000000001E-3</c:v>
                </c:pt>
                <c:pt idx="665" formatCode="General">
                  <c:v>-1.6713069999999999E-3</c:v>
                </c:pt>
                <c:pt idx="666" formatCode="General">
                  <c:v>-1.694402E-3</c:v>
                </c:pt>
                <c:pt idx="667" formatCode="General">
                  <c:v>-1.7159269999999999E-3</c:v>
                </c:pt>
                <c:pt idx="668" formatCode="General">
                  <c:v>-1.7359470000000001E-3</c:v>
                </c:pt>
                <c:pt idx="669" formatCode="General">
                  <c:v>-1.7546759999999999E-3</c:v>
                </c:pt>
                <c:pt idx="670" formatCode="General">
                  <c:v>-1.7725289999999999E-3</c:v>
                </c:pt>
                <c:pt idx="671" formatCode="General">
                  <c:v>-1.7897329999999999E-3</c:v>
                </c:pt>
                <c:pt idx="672" formatCode="General">
                  <c:v>-1.806534E-3</c:v>
                </c:pt>
                <c:pt idx="673" formatCode="General">
                  <c:v>-1.823295E-3</c:v>
                </c:pt>
                <c:pt idx="674" formatCode="General">
                  <c:v>-1.8400140000000001E-3</c:v>
                </c:pt>
                <c:pt idx="675" formatCode="General">
                  <c:v>-1.8566570000000001E-3</c:v>
                </c:pt>
                <c:pt idx="676" formatCode="General">
                  <c:v>-1.8733199999999999E-3</c:v>
                </c:pt>
                <c:pt idx="677" formatCode="General">
                  <c:v>-1.8902350000000001E-3</c:v>
                </c:pt>
                <c:pt idx="678" formatCode="General">
                  <c:v>-1.9074179999999999E-3</c:v>
                </c:pt>
                <c:pt idx="679" formatCode="General">
                  <c:v>-1.9249899999999999E-3</c:v>
                </c:pt>
                <c:pt idx="680" formatCode="General">
                  <c:v>-1.9428399999999999E-3</c:v>
                </c:pt>
                <c:pt idx="681" formatCode="General">
                  <c:v>-1.9606480000000002E-3</c:v>
                </c:pt>
                <c:pt idx="682" formatCode="General">
                  <c:v>-1.9784300000000002E-3</c:v>
                </c:pt>
                <c:pt idx="683" formatCode="General">
                  <c:v>-1.9960049999999999E-3</c:v>
                </c:pt>
                <c:pt idx="684" formatCode="General">
                  <c:v>-2.0133939999999999E-3</c:v>
                </c:pt>
                <c:pt idx="685" formatCode="General">
                  <c:v>-2.0307849999999998E-3</c:v>
                </c:pt>
                <c:pt idx="686" formatCode="General">
                  <c:v>-2.0485059999999999E-3</c:v>
                </c:pt>
                <c:pt idx="687" formatCode="General">
                  <c:v>-2.066774E-3</c:v>
                </c:pt>
                <c:pt idx="688" formatCode="General">
                  <c:v>-2.08566E-3</c:v>
                </c:pt>
                <c:pt idx="689" formatCode="General">
                  <c:v>-2.1050819999999999E-3</c:v>
                </c:pt>
                <c:pt idx="690" formatCode="General">
                  <c:v>-2.1246770000000002E-3</c:v>
                </c:pt>
                <c:pt idx="691" formatCode="General">
                  <c:v>-2.1440890000000001E-3</c:v>
                </c:pt>
                <c:pt idx="692" formatCode="General">
                  <c:v>-2.1630600000000001E-3</c:v>
                </c:pt>
                <c:pt idx="693" formatCode="General">
                  <c:v>-2.1814009999999999E-3</c:v>
                </c:pt>
                <c:pt idx="694" formatCode="General">
                  <c:v>-2.1989879999999998E-3</c:v>
                </c:pt>
                <c:pt idx="695" formatCode="General">
                  <c:v>-2.2158780000000001E-3</c:v>
                </c:pt>
                <c:pt idx="696" formatCode="General">
                  <c:v>-2.2322710000000001E-3</c:v>
                </c:pt>
                <c:pt idx="697" formatCode="General">
                  <c:v>-2.2486720000000002E-3</c:v>
                </c:pt>
                <c:pt idx="698" formatCode="General">
                  <c:v>-2.2656130000000001E-3</c:v>
                </c:pt>
                <c:pt idx="699" formatCode="General">
                  <c:v>-2.2831259999999999E-3</c:v>
                </c:pt>
                <c:pt idx="700" formatCode="General">
                  <c:v>-2.3007700000000002E-3</c:v>
                </c:pt>
                <c:pt idx="701" formatCode="General">
                  <c:v>-2.3177760000000001E-3</c:v>
                </c:pt>
                <c:pt idx="702" formatCode="General">
                  <c:v>-2.3335560000000001E-3</c:v>
                </c:pt>
                <c:pt idx="703" formatCode="General">
                  <c:v>-2.347951E-3</c:v>
                </c:pt>
                <c:pt idx="704" formatCode="General">
                  <c:v>-2.360844E-3</c:v>
                </c:pt>
                <c:pt idx="705" formatCode="General">
                  <c:v>-2.3722700000000001E-3</c:v>
                </c:pt>
                <c:pt idx="706" formatCode="General">
                  <c:v>-2.3824279999999998E-3</c:v>
                </c:pt>
                <c:pt idx="707" formatCode="General">
                  <c:v>-2.3915609999999999E-3</c:v>
                </c:pt>
                <c:pt idx="708" formatCode="General">
                  <c:v>-2.3999820000000002E-3</c:v>
                </c:pt>
                <c:pt idx="709" formatCode="General">
                  <c:v>-2.4079610000000001E-3</c:v>
                </c:pt>
                <c:pt idx="710" formatCode="General">
                  <c:v>-2.4158980000000001E-3</c:v>
                </c:pt>
                <c:pt idx="711" formatCode="General">
                  <c:v>-2.4241419999999998E-3</c:v>
                </c:pt>
                <c:pt idx="712" formatCode="General">
                  <c:v>-2.4329070000000002E-3</c:v>
                </c:pt>
                <c:pt idx="713" formatCode="General">
                  <c:v>-2.4422179999999999E-3</c:v>
                </c:pt>
                <c:pt idx="714" formatCode="General">
                  <c:v>-2.4517340000000001E-3</c:v>
                </c:pt>
                <c:pt idx="715" formatCode="General">
                  <c:v>-2.4610159999999999E-3</c:v>
                </c:pt>
                <c:pt idx="716" formatCode="General">
                  <c:v>-2.4696509999999998E-3</c:v>
                </c:pt>
                <c:pt idx="717" formatCode="General">
                  <c:v>-2.477454E-3</c:v>
                </c:pt>
                <c:pt idx="718" formatCode="General">
                  <c:v>-2.4843259999999998E-3</c:v>
                </c:pt>
                <c:pt idx="719" formatCode="General">
                  <c:v>-2.4902639999999998E-3</c:v>
                </c:pt>
                <c:pt idx="720" formatCode="General">
                  <c:v>-2.495382E-3</c:v>
                </c:pt>
                <c:pt idx="721" formatCode="General">
                  <c:v>-2.499893E-3</c:v>
                </c:pt>
                <c:pt idx="722" formatCode="General">
                  <c:v>-2.50403E-3</c:v>
                </c:pt>
                <c:pt idx="723" formatCode="General">
                  <c:v>-2.5079149999999999E-3</c:v>
                </c:pt>
                <c:pt idx="724" formatCode="General">
                  <c:v>-2.511592E-3</c:v>
                </c:pt>
                <c:pt idx="725" formatCode="General">
                  <c:v>-2.5146740000000002E-3</c:v>
                </c:pt>
                <c:pt idx="726" formatCode="General">
                  <c:v>-2.5166569999999998E-3</c:v>
                </c:pt>
                <c:pt idx="727" formatCode="General">
                  <c:v>-2.5173410000000002E-3</c:v>
                </c:pt>
                <c:pt idx="728" formatCode="General">
                  <c:v>-2.5167689999999999E-3</c:v>
                </c:pt>
                <c:pt idx="729" formatCode="General">
                  <c:v>-2.5150120000000001E-3</c:v>
                </c:pt>
                <c:pt idx="730" formatCode="General">
                  <c:v>-2.5120849999999998E-3</c:v>
                </c:pt>
                <c:pt idx="731" formatCode="General">
                  <c:v>-2.5082910000000002E-3</c:v>
                </c:pt>
                <c:pt idx="732" formatCode="General">
                  <c:v>-2.503843E-3</c:v>
                </c:pt>
                <c:pt idx="733" formatCode="General">
                  <c:v>-2.4987999999999998E-3</c:v>
                </c:pt>
                <c:pt idx="734" formatCode="General">
                  <c:v>-2.4932579999999999E-3</c:v>
                </c:pt>
                <c:pt idx="735" formatCode="General">
                  <c:v>-2.4872280000000002E-3</c:v>
                </c:pt>
                <c:pt idx="736" formatCode="General">
                  <c:v>-2.4808289999999999E-3</c:v>
                </c:pt>
                <c:pt idx="737" formatCode="General">
                  <c:v>-2.474165E-3</c:v>
                </c:pt>
                <c:pt idx="738" formatCode="General">
                  <c:v>-2.4674359999999999E-3</c:v>
                </c:pt>
                <c:pt idx="739" formatCode="General">
                  <c:v>-2.460818E-3</c:v>
                </c:pt>
                <c:pt idx="740" formatCode="General">
                  <c:v>-2.4544839999999998E-3</c:v>
                </c:pt>
                <c:pt idx="741" formatCode="General">
                  <c:v>-2.44875E-3</c:v>
                </c:pt>
                <c:pt idx="742" formatCode="General">
                  <c:v>-2.443799E-3</c:v>
                </c:pt>
                <c:pt idx="743" formatCode="General">
                  <c:v>-2.4396320000000002E-3</c:v>
                </c:pt>
                <c:pt idx="744" formatCode="General">
                  <c:v>-2.4362799999999999E-3</c:v>
                </c:pt>
                <c:pt idx="745" formatCode="General">
                  <c:v>-2.4338599999999999E-3</c:v>
                </c:pt>
                <c:pt idx="746" formatCode="General">
                  <c:v>-2.4322179999999999E-3</c:v>
                </c:pt>
                <c:pt idx="747" formatCode="General">
                  <c:v>-2.4310949999999999E-3</c:v>
                </c:pt>
                <c:pt idx="748" formatCode="General">
                  <c:v>-2.4304750000000001E-3</c:v>
                </c:pt>
                <c:pt idx="749" formatCode="General">
                  <c:v>-2.430406E-3</c:v>
                </c:pt>
                <c:pt idx="750" formatCode="General">
                  <c:v>-2.4308559999999999E-3</c:v>
                </c:pt>
                <c:pt idx="751" formatCode="General">
                  <c:v>-2.4317620000000001E-3</c:v>
                </c:pt>
                <c:pt idx="752" formatCode="General">
                  <c:v>-2.4329590000000002E-3</c:v>
                </c:pt>
                <c:pt idx="753" formatCode="General">
                  <c:v>-2.4343860000000002E-3</c:v>
                </c:pt>
                <c:pt idx="754" formatCode="General">
                  <c:v>-2.4360279999999998E-3</c:v>
                </c:pt>
                <c:pt idx="755" formatCode="General">
                  <c:v>-2.437795E-3</c:v>
                </c:pt>
                <c:pt idx="756" formatCode="General">
                  <c:v>-2.4396740000000002E-3</c:v>
                </c:pt>
                <c:pt idx="757" formatCode="General">
                  <c:v>-2.4417810000000001E-3</c:v>
                </c:pt>
                <c:pt idx="758" formatCode="General">
                  <c:v>-2.4442309999999998E-3</c:v>
                </c:pt>
                <c:pt idx="759" formatCode="General">
                  <c:v>-2.4473680000000001E-3</c:v>
                </c:pt>
                <c:pt idx="760" formatCode="General">
                  <c:v>-2.4513389999999999E-3</c:v>
                </c:pt>
                <c:pt idx="761" formatCode="General">
                  <c:v>-2.455732E-3</c:v>
                </c:pt>
                <c:pt idx="762" formatCode="General">
                  <c:v>-2.4605949999999999E-3</c:v>
                </c:pt>
                <c:pt idx="763" formatCode="General">
                  <c:v>-2.4661259999999999E-3</c:v>
                </c:pt>
                <c:pt idx="764" formatCode="General">
                  <c:v>-2.472283E-3</c:v>
                </c:pt>
                <c:pt idx="765" formatCode="General">
                  <c:v>-2.47905E-3</c:v>
                </c:pt>
                <c:pt idx="766" formatCode="General">
                  <c:v>-2.4864090000000002E-3</c:v>
                </c:pt>
                <c:pt idx="767" formatCode="General">
                  <c:v>-2.4939519999999998E-3</c:v>
                </c:pt>
                <c:pt idx="768" formatCode="General">
                  <c:v>-2.501348E-3</c:v>
                </c:pt>
                <c:pt idx="769" formatCode="General">
                  <c:v>-2.508583E-3</c:v>
                </c:pt>
                <c:pt idx="770" formatCode="General">
                  <c:v>-2.5155199999999998E-3</c:v>
                </c:pt>
                <c:pt idx="771" formatCode="General">
                  <c:v>-2.5220809999999998E-3</c:v>
                </c:pt>
                <c:pt idx="772" formatCode="General">
                  <c:v>-2.528186E-3</c:v>
                </c:pt>
                <c:pt idx="773" formatCode="General">
                  <c:v>-2.5338740000000002E-3</c:v>
                </c:pt>
                <c:pt idx="774" formatCode="General">
                  <c:v>-2.539169E-3</c:v>
                </c:pt>
                <c:pt idx="775" formatCode="General">
                  <c:v>-2.543806E-3</c:v>
                </c:pt>
                <c:pt idx="776" formatCode="General">
                  <c:v>-2.547695E-3</c:v>
                </c:pt>
                <c:pt idx="777" formatCode="General">
                  <c:v>-2.5509130000000001E-3</c:v>
                </c:pt>
                <c:pt idx="778" formatCode="General">
                  <c:v>-2.553647E-3</c:v>
                </c:pt>
                <c:pt idx="779" formatCode="General">
                  <c:v>-2.5560000000000001E-3</c:v>
                </c:pt>
                <c:pt idx="780" formatCode="General">
                  <c:v>-2.5578889999999998E-3</c:v>
                </c:pt>
                <c:pt idx="781" formatCode="General">
                  <c:v>-2.559127E-3</c:v>
                </c:pt>
                <c:pt idx="782" formatCode="General">
                  <c:v>-2.5594979999999999E-3</c:v>
                </c:pt>
                <c:pt idx="783" formatCode="General">
                  <c:v>-2.558767E-3</c:v>
                </c:pt>
                <c:pt idx="784" formatCode="General">
                  <c:v>-2.5566819999999998E-3</c:v>
                </c:pt>
                <c:pt idx="785" formatCode="General">
                  <c:v>-2.5531379999999999E-3</c:v>
                </c:pt>
                <c:pt idx="786" formatCode="General">
                  <c:v>-2.5481800000000001E-3</c:v>
                </c:pt>
                <c:pt idx="787" formatCode="General">
                  <c:v>-2.5419940000000001E-3</c:v>
                </c:pt>
                <c:pt idx="788" formatCode="General">
                  <c:v>-2.5345879999999999E-3</c:v>
                </c:pt>
                <c:pt idx="789" formatCode="General">
                  <c:v>-2.5260769999999998E-3</c:v>
                </c:pt>
                <c:pt idx="790" formatCode="General">
                  <c:v>-2.516791E-3</c:v>
                </c:pt>
                <c:pt idx="791" formatCode="General">
                  <c:v>-2.5068550000000001E-3</c:v>
                </c:pt>
                <c:pt idx="792" formatCode="General">
                  <c:v>-2.4962750000000001E-3</c:v>
                </c:pt>
                <c:pt idx="793" formatCode="General">
                  <c:v>-2.4851439999999999E-3</c:v>
                </c:pt>
                <c:pt idx="794" formatCode="General">
                  <c:v>-2.4733670000000002E-3</c:v>
                </c:pt>
                <c:pt idx="795" formatCode="General">
                  <c:v>-2.4607460000000002E-3</c:v>
                </c:pt>
                <c:pt idx="796" formatCode="General">
                  <c:v>-2.4472579999999999E-3</c:v>
                </c:pt>
                <c:pt idx="797" formatCode="General">
                  <c:v>-2.4330010000000002E-3</c:v>
                </c:pt>
                <c:pt idx="798" formatCode="General">
                  <c:v>-2.418117E-3</c:v>
                </c:pt>
                <c:pt idx="799" formatCode="General">
                  <c:v>-2.4027530000000001E-3</c:v>
                </c:pt>
                <c:pt idx="800" formatCode="General">
                  <c:v>-2.3871420000000001E-3</c:v>
                </c:pt>
                <c:pt idx="801" formatCode="General">
                  <c:v>-2.3714249999999999E-3</c:v>
                </c:pt>
                <c:pt idx="802" formatCode="General">
                  <c:v>-2.3556639999999999E-3</c:v>
                </c:pt>
                <c:pt idx="803" formatCode="General">
                  <c:v>-2.339935E-3</c:v>
                </c:pt>
                <c:pt idx="804" formatCode="General">
                  <c:v>-2.3242150000000001E-3</c:v>
                </c:pt>
                <c:pt idx="805" formatCode="General">
                  <c:v>-2.308531E-3</c:v>
                </c:pt>
                <c:pt idx="806" formatCode="General">
                  <c:v>-2.293135E-3</c:v>
                </c:pt>
                <c:pt idx="807" formatCode="General">
                  <c:v>-2.2782179999999998E-3</c:v>
                </c:pt>
                <c:pt idx="808" formatCode="General">
                  <c:v>-2.2639470000000001E-3</c:v>
                </c:pt>
                <c:pt idx="809" formatCode="General">
                  <c:v>-2.2505519999999998E-3</c:v>
                </c:pt>
                <c:pt idx="810" formatCode="General">
                  <c:v>-2.238089E-3</c:v>
                </c:pt>
                <c:pt idx="811" formatCode="General">
                  <c:v>-2.2264339999999998E-3</c:v>
                </c:pt>
                <c:pt idx="812" formatCode="General">
                  <c:v>-2.215346E-3</c:v>
                </c:pt>
                <c:pt idx="813" formatCode="General">
                  <c:v>-2.2044740000000001E-3</c:v>
                </c:pt>
                <c:pt idx="814" formatCode="General">
                  <c:v>-2.1934569999999998E-3</c:v>
                </c:pt>
                <c:pt idx="815" formatCode="General">
                  <c:v>-2.1823709999999998E-3</c:v>
                </c:pt>
                <c:pt idx="816" formatCode="General">
                  <c:v>-2.1713510000000002E-3</c:v>
                </c:pt>
                <c:pt idx="817" formatCode="General">
                  <c:v>-2.1604689999999999E-3</c:v>
                </c:pt>
                <c:pt idx="818" formatCode="General">
                  <c:v>-2.1500870000000002E-3</c:v>
                </c:pt>
                <c:pt idx="819" formatCode="General">
                  <c:v>-2.1403490000000002E-3</c:v>
                </c:pt>
                <c:pt idx="820" formatCode="General">
                  <c:v>-2.131361E-3</c:v>
                </c:pt>
                <c:pt idx="821" formatCode="General">
                  <c:v>-2.123163E-3</c:v>
                </c:pt>
                <c:pt idx="822" formatCode="General">
                  <c:v>-2.115451E-3</c:v>
                </c:pt>
                <c:pt idx="823" formatCode="General">
                  <c:v>-2.1080159999999999E-3</c:v>
                </c:pt>
                <c:pt idx="824" formatCode="General">
                  <c:v>-2.1008730000000001E-3</c:v>
                </c:pt>
                <c:pt idx="825" formatCode="General">
                  <c:v>-2.0940730000000001E-3</c:v>
                </c:pt>
                <c:pt idx="826" formatCode="General">
                  <c:v>-2.0876100000000002E-3</c:v>
                </c:pt>
                <c:pt idx="827" formatCode="General">
                  <c:v>-2.0814599999999998E-3</c:v>
                </c:pt>
                <c:pt idx="828" formatCode="General">
                  <c:v>-2.075487E-3</c:v>
                </c:pt>
                <c:pt idx="829" formatCode="General">
                  <c:v>-2.0697210000000001E-3</c:v>
                </c:pt>
                <c:pt idx="830" formatCode="General">
                  <c:v>-2.0647259999999998E-3</c:v>
                </c:pt>
                <c:pt idx="831" formatCode="General">
                  <c:v>-2.0608169999999999E-3</c:v>
                </c:pt>
                <c:pt idx="832" formatCode="General">
                  <c:v>-2.0574690000000001E-3</c:v>
                </c:pt>
                <c:pt idx="833" formatCode="General">
                  <c:v>-2.0538330000000001E-3</c:v>
                </c:pt>
                <c:pt idx="834" formatCode="General">
                  <c:v>-2.0493989999999999E-3</c:v>
                </c:pt>
                <c:pt idx="835" formatCode="General">
                  <c:v>-2.0441489999999999E-3</c:v>
                </c:pt>
                <c:pt idx="836" formatCode="General">
                  <c:v>-2.038359E-3</c:v>
                </c:pt>
                <c:pt idx="837" formatCode="General">
                  <c:v>-2.0324280000000002E-3</c:v>
                </c:pt>
                <c:pt idx="838" formatCode="General">
                  <c:v>-2.0269210000000001E-3</c:v>
                </c:pt>
                <c:pt idx="839" formatCode="General">
                  <c:v>-2.022158E-3</c:v>
                </c:pt>
                <c:pt idx="840" formatCode="General">
                  <c:v>-2.0179949999999999E-3</c:v>
                </c:pt>
                <c:pt idx="841" formatCode="General">
                  <c:v>-2.0142749999999998E-3</c:v>
                </c:pt>
                <c:pt idx="842" formatCode="General">
                  <c:v>-2.0106859999999998E-3</c:v>
                </c:pt>
                <c:pt idx="843" formatCode="General">
                  <c:v>-2.0070259999999999E-3</c:v>
                </c:pt>
                <c:pt idx="844" formatCode="General">
                  <c:v>-2.003225E-3</c:v>
                </c:pt>
                <c:pt idx="845" formatCode="General">
                  <c:v>-1.999158E-3</c:v>
                </c:pt>
                <c:pt idx="846" formatCode="General">
                  <c:v>-1.9947879999999999E-3</c:v>
                </c:pt>
                <c:pt idx="847" formatCode="General">
                  <c:v>-1.9900619999999999E-3</c:v>
                </c:pt>
                <c:pt idx="848" formatCode="General">
                  <c:v>-1.985007E-3</c:v>
                </c:pt>
                <c:pt idx="849" formatCode="General">
                  <c:v>-1.9797069999999998E-3</c:v>
                </c:pt>
                <c:pt idx="850" formatCode="General">
                  <c:v>-1.9741799999999999E-3</c:v>
                </c:pt>
                <c:pt idx="851" formatCode="General">
                  <c:v>-1.9684960000000001E-3</c:v>
                </c:pt>
                <c:pt idx="852" formatCode="General">
                  <c:v>-1.962742E-3</c:v>
                </c:pt>
                <c:pt idx="853" formatCode="General">
                  <c:v>-1.957004E-3</c:v>
                </c:pt>
                <c:pt idx="854" formatCode="General">
                  <c:v>-1.951541E-3</c:v>
                </c:pt>
                <c:pt idx="855" formatCode="General">
                  <c:v>-1.9465439999999999E-3</c:v>
                </c:pt>
                <c:pt idx="856" formatCode="General">
                  <c:v>-1.9418250000000001E-3</c:v>
                </c:pt>
                <c:pt idx="857" formatCode="General">
                  <c:v>-1.937252E-3</c:v>
                </c:pt>
                <c:pt idx="858" formatCode="General">
                  <c:v>-1.932905E-3</c:v>
                </c:pt>
                <c:pt idx="859" formatCode="General">
                  <c:v>-1.928492E-3</c:v>
                </c:pt>
                <c:pt idx="860" formatCode="General">
                  <c:v>-1.923627E-3</c:v>
                </c:pt>
                <c:pt idx="861" formatCode="General">
                  <c:v>-1.9183239999999999E-3</c:v>
                </c:pt>
                <c:pt idx="862" formatCode="General">
                  <c:v>-1.9126410000000001E-3</c:v>
                </c:pt>
                <c:pt idx="863" formatCode="General">
                  <c:v>-1.906722E-3</c:v>
                </c:pt>
                <c:pt idx="864" formatCode="General">
                  <c:v>-1.901006E-3</c:v>
                </c:pt>
                <c:pt idx="865" formatCode="General">
                  <c:v>-1.8957360000000001E-3</c:v>
                </c:pt>
                <c:pt idx="866" formatCode="General">
                  <c:v>-1.8907469999999999E-3</c:v>
                </c:pt>
                <c:pt idx="867" formatCode="General">
                  <c:v>-1.8861520000000001E-3</c:v>
                </c:pt>
                <c:pt idx="868" formatCode="General">
                  <c:v>-1.88196E-3</c:v>
                </c:pt>
                <c:pt idx="869" formatCode="General">
                  <c:v>-1.8777830000000001E-3</c:v>
                </c:pt>
                <c:pt idx="870" formatCode="General">
                  <c:v>-1.8731710000000001E-3</c:v>
                </c:pt>
                <c:pt idx="871" formatCode="General">
                  <c:v>-1.8680739999999999E-3</c:v>
                </c:pt>
                <c:pt idx="872" formatCode="General">
                  <c:v>-1.8627629999999999E-3</c:v>
                </c:pt>
                <c:pt idx="873" formatCode="General">
                  <c:v>-1.857495E-3</c:v>
                </c:pt>
                <c:pt idx="874" formatCode="General">
                  <c:v>-1.8530549999999999E-3</c:v>
                </c:pt>
                <c:pt idx="875" formatCode="General">
                  <c:v>-1.850176E-3</c:v>
                </c:pt>
                <c:pt idx="876" formatCode="General">
                  <c:v>-1.848808E-3</c:v>
                </c:pt>
                <c:pt idx="877" formatCode="General">
                  <c:v>-1.8486640000000001E-3</c:v>
                </c:pt>
                <c:pt idx="878" formatCode="General">
                  <c:v>-1.8497679999999999E-3</c:v>
                </c:pt>
                <c:pt idx="879" formatCode="General">
                  <c:v>-1.85199E-3</c:v>
                </c:pt>
                <c:pt idx="880" formatCode="General">
                  <c:v>-1.855183E-3</c:v>
                </c:pt>
                <c:pt idx="881" formatCode="General">
                  <c:v>-1.8592039999999999E-3</c:v>
                </c:pt>
                <c:pt idx="882" formatCode="General">
                  <c:v>-1.8638070000000001E-3</c:v>
                </c:pt>
                <c:pt idx="883" formatCode="General">
                  <c:v>-1.8688750000000001E-3</c:v>
                </c:pt>
                <c:pt idx="884" formatCode="General">
                  <c:v>-1.8744199999999999E-3</c:v>
                </c:pt>
                <c:pt idx="885" formatCode="General">
                  <c:v>-1.8804500000000001E-3</c:v>
                </c:pt>
                <c:pt idx="886" formatCode="General">
                  <c:v>-1.886874E-3</c:v>
                </c:pt>
                <c:pt idx="887" formatCode="General">
                  <c:v>-1.893713E-3</c:v>
                </c:pt>
                <c:pt idx="888" formatCode="General">
                  <c:v>-1.9011729999999999E-3</c:v>
                </c:pt>
                <c:pt idx="889" formatCode="General">
                  <c:v>-1.9094590000000001E-3</c:v>
                </c:pt>
                <c:pt idx="890" formatCode="General">
                  <c:v>-1.918559E-3</c:v>
                </c:pt>
                <c:pt idx="891" formatCode="General">
                  <c:v>-1.928613E-3</c:v>
                </c:pt>
                <c:pt idx="892" formatCode="General">
                  <c:v>-1.939606E-3</c:v>
                </c:pt>
                <c:pt idx="893" formatCode="General">
                  <c:v>-1.9514039999999999E-3</c:v>
                </c:pt>
                <c:pt idx="894" formatCode="General">
                  <c:v>-1.9639689999999999E-3</c:v>
                </c:pt>
                <c:pt idx="895" formatCode="General">
                  <c:v>-1.9773410000000001E-3</c:v>
                </c:pt>
                <c:pt idx="896" formatCode="General">
                  <c:v>-1.9916949999999999E-3</c:v>
                </c:pt>
                <c:pt idx="897" formatCode="General">
                  <c:v>-2.0070320000000002E-3</c:v>
                </c:pt>
                <c:pt idx="898" formatCode="General">
                  <c:v>-2.0232890000000002E-3</c:v>
                </c:pt>
                <c:pt idx="899" formatCode="General">
                  <c:v>-2.0404609999999999E-3</c:v>
                </c:pt>
                <c:pt idx="900" formatCode="General">
                  <c:v>-2.058458E-3</c:v>
                </c:pt>
                <c:pt idx="901" formatCode="General">
                  <c:v>-2.0770369999999999E-3</c:v>
                </c:pt>
                <c:pt idx="902" formatCode="General">
                  <c:v>-2.0958550000000002E-3</c:v>
                </c:pt>
                <c:pt idx="903" formatCode="General">
                  <c:v>-2.1145000000000001E-3</c:v>
                </c:pt>
                <c:pt idx="904" formatCode="General">
                  <c:v>-2.132737E-3</c:v>
                </c:pt>
                <c:pt idx="905" formatCode="General">
                  <c:v>-2.1504969999999999E-3</c:v>
                </c:pt>
                <c:pt idx="906" formatCode="General">
                  <c:v>-2.1676949999999999E-3</c:v>
                </c:pt>
                <c:pt idx="907" formatCode="General">
                  <c:v>-2.1841500000000002E-3</c:v>
                </c:pt>
                <c:pt idx="908" formatCode="General">
                  <c:v>-2.1997620000000001E-3</c:v>
                </c:pt>
                <c:pt idx="909" formatCode="General">
                  <c:v>-2.2143100000000001E-3</c:v>
                </c:pt>
                <c:pt idx="910" formatCode="General">
                  <c:v>-2.2276190000000001E-3</c:v>
                </c:pt>
                <c:pt idx="911" formatCode="General">
                  <c:v>-2.239792E-3</c:v>
                </c:pt>
                <c:pt idx="912" formatCode="General">
                  <c:v>-2.2508129999999999E-3</c:v>
                </c:pt>
                <c:pt idx="913" formatCode="General">
                  <c:v>-2.2606879999999998E-3</c:v>
                </c:pt>
                <c:pt idx="914" formatCode="General">
                  <c:v>-2.269461E-3</c:v>
                </c:pt>
                <c:pt idx="915" formatCode="General">
                  <c:v>-2.2773160000000001E-3</c:v>
                </c:pt>
                <c:pt idx="916" formatCode="General">
                  <c:v>-2.2845220000000002E-3</c:v>
                </c:pt>
                <c:pt idx="917" formatCode="General">
                  <c:v>-2.2911920000000001E-3</c:v>
                </c:pt>
                <c:pt idx="918" formatCode="General">
                  <c:v>-2.2973780000000001E-3</c:v>
                </c:pt>
                <c:pt idx="919" formatCode="General">
                  <c:v>-2.3030630000000002E-3</c:v>
                </c:pt>
                <c:pt idx="920" formatCode="General">
                  <c:v>-2.308128E-3</c:v>
                </c:pt>
                <c:pt idx="921" formatCode="General">
                  <c:v>-2.3125839999999999E-3</c:v>
                </c:pt>
                <c:pt idx="922" formatCode="General">
                  <c:v>-2.316533E-3</c:v>
                </c:pt>
                <c:pt idx="923" formatCode="General">
                  <c:v>-2.3199480000000001E-3</c:v>
                </c:pt>
                <c:pt idx="924" formatCode="General">
                  <c:v>-2.32271E-3</c:v>
                </c:pt>
                <c:pt idx="925" formatCode="General">
                  <c:v>-2.3249149999999999E-3</c:v>
                </c:pt>
                <c:pt idx="926" formatCode="General">
                  <c:v>-2.3267040000000002E-3</c:v>
                </c:pt>
                <c:pt idx="927" formatCode="General">
                  <c:v>-2.328147E-3</c:v>
                </c:pt>
                <c:pt idx="928" formatCode="General">
                  <c:v>-2.3296390000000001E-3</c:v>
                </c:pt>
                <c:pt idx="929" formatCode="General">
                  <c:v>-2.3316019999999999E-3</c:v>
                </c:pt>
                <c:pt idx="930" formatCode="General">
                  <c:v>-2.334137E-3</c:v>
                </c:pt>
                <c:pt idx="931" formatCode="General">
                  <c:v>-2.337305E-3</c:v>
                </c:pt>
                <c:pt idx="932" formatCode="General">
                  <c:v>-2.3412279999999999E-3</c:v>
                </c:pt>
                <c:pt idx="933" formatCode="General">
                  <c:v>-2.3460080000000001E-3</c:v>
                </c:pt>
                <c:pt idx="934" formatCode="General">
                  <c:v>-2.3517220000000001E-3</c:v>
                </c:pt>
                <c:pt idx="935" formatCode="General">
                  <c:v>-2.3580929999999999E-3</c:v>
                </c:pt>
                <c:pt idx="936" formatCode="General">
                  <c:v>-2.3648089999999998E-3</c:v>
                </c:pt>
                <c:pt idx="937" formatCode="General">
                  <c:v>-2.371944E-3</c:v>
                </c:pt>
                <c:pt idx="938" formatCode="General">
                  <c:v>-2.3796199999999998E-3</c:v>
                </c:pt>
                <c:pt idx="939" formatCode="General">
                  <c:v>-2.3877830000000001E-3</c:v>
                </c:pt>
                <c:pt idx="940" formatCode="General">
                  <c:v>-2.3963550000000002E-3</c:v>
                </c:pt>
                <c:pt idx="941" formatCode="General">
                  <c:v>-2.405482E-3</c:v>
                </c:pt>
                <c:pt idx="942" formatCode="General">
                  <c:v>-2.4152779999999999E-3</c:v>
                </c:pt>
                <c:pt idx="943" formatCode="General">
                  <c:v>-2.4257129999999999E-3</c:v>
                </c:pt>
                <c:pt idx="944" formatCode="General">
                  <c:v>-2.4367049999999999E-3</c:v>
                </c:pt>
                <c:pt idx="945" formatCode="General">
                  <c:v>-2.4481490000000002E-3</c:v>
                </c:pt>
                <c:pt idx="946" formatCode="General">
                  <c:v>-2.4599050000000001E-3</c:v>
                </c:pt>
                <c:pt idx="947" formatCode="General">
                  <c:v>-2.4716009999999999E-3</c:v>
                </c:pt>
                <c:pt idx="948" formatCode="General">
                  <c:v>-2.482948E-3</c:v>
                </c:pt>
                <c:pt idx="949" formatCode="General">
                  <c:v>-2.493894E-3</c:v>
                </c:pt>
                <c:pt idx="950" formatCode="General">
                  <c:v>-2.5044860000000002E-3</c:v>
                </c:pt>
                <c:pt idx="951" formatCode="General">
                  <c:v>-2.5149030000000002E-3</c:v>
                </c:pt>
                <c:pt idx="952" formatCode="General">
                  <c:v>-2.525345E-3</c:v>
                </c:pt>
                <c:pt idx="953" formatCode="General">
                  <c:v>-2.5360309999999998E-3</c:v>
                </c:pt>
                <c:pt idx="954" formatCode="General">
                  <c:v>-2.5470029999999999E-3</c:v>
                </c:pt>
                <c:pt idx="955" formatCode="General">
                  <c:v>-2.5581240000000002E-3</c:v>
                </c:pt>
                <c:pt idx="956" formatCode="General">
                  <c:v>-2.5693579999999999E-3</c:v>
                </c:pt>
                <c:pt idx="957" formatCode="General">
                  <c:v>-2.5804679999999998E-3</c:v>
                </c:pt>
                <c:pt idx="958" formatCode="General">
                  <c:v>-2.5912660000000001E-3</c:v>
                </c:pt>
                <c:pt idx="959" formatCode="General">
                  <c:v>-2.6016659999999999E-3</c:v>
                </c:pt>
                <c:pt idx="960" formatCode="General">
                  <c:v>-2.6115779999999998E-3</c:v>
                </c:pt>
                <c:pt idx="961" formatCode="General">
                  <c:v>-2.6210449999999998E-3</c:v>
                </c:pt>
                <c:pt idx="962" formatCode="General">
                  <c:v>-2.630276E-3</c:v>
                </c:pt>
                <c:pt idx="963" formatCode="General">
                  <c:v>-2.6396010000000001E-3</c:v>
                </c:pt>
                <c:pt idx="964" formatCode="General">
                  <c:v>-2.6491610000000001E-3</c:v>
                </c:pt>
                <c:pt idx="965" formatCode="General">
                  <c:v>-2.6589040000000001E-3</c:v>
                </c:pt>
                <c:pt idx="966" formatCode="General">
                  <c:v>-2.6685889999999999E-3</c:v>
                </c:pt>
                <c:pt idx="967" formatCode="General">
                  <c:v>-2.6779550000000001E-3</c:v>
                </c:pt>
                <c:pt idx="968" formatCode="General">
                  <c:v>-2.6868780000000002E-3</c:v>
                </c:pt>
                <c:pt idx="969" formatCode="General">
                  <c:v>-2.6952E-3</c:v>
                </c:pt>
                <c:pt idx="970" formatCode="General">
                  <c:v>-2.702762E-3</c:v>
                </c:pt>
                <c:pt idx="971" formatCode="General">
                  <c:v>-2.709674E-3</c:v>
                </c:pt>
                <c:pt idx="972" formatCode="General">
                  <c:v>-2.7159939999999998E-3</c:v>
                </c:pt>
                <c:pt idx="973" formatCode="General">
                  <c:v>-2.721617E-3</c:v>
                </c:pt>
                <c:pt idx="974" formatCode="General">
                  <c:v>-2.7266090000000001E-3</c:v>
                </c:pt>
                <c:pt idx="975" formatCode="General">
                  <c:v>-2.7310360000000001E-3</c:v>
                </c:pt>
                <c:pt idx="976" formatCode="General">
                  <c:v>-2.7347690000000002E-3</c:v>
                </c:pt>
                <c:pt idx="977" formatCode="General">
                  <c:v>-2.73756E-3</c:v>
                </c:pt>
                <c:pt idx="978" formatCode="General">
                  <c:v>-2.7389440000000001E-3</c:v>
                </c:pt>
                <c:pt idx="979" formatCode="General">
                  <c:v>-2.7385019999999999E-3</c:v>
                </c:pt>
                <c:pt idx="980" formatCode="General">
                  <c:v>-2.7360140000000002E-3</c:v>
                </c:pt>
                <c:pt idx="981" formatCode="General">
                  <c:v>-2.731364E-3</c:v>
                </c:pt>
                <c:pt idx="982" formatCode="General">
                  <c:v>-2.7247009999999999E-3</c:v>
                </c:pt>
                <c:pt idx="983" formatCode="General">
                  <c:v>-2.716375E-3</c:v>
                </c:pt>
                <c:pt idx="984" formatCode="General">
                  <c:v>-2.7066820000000002E-3</c:v>
                </c:pt>
                <c:pt idx="985" formatCode="General">
                  <c:v>-2.6956020000000001E-3</c:v>
                </c:pt>
                <c:pt idx="986" formatCode="General">
                  <c:v>-2.683136E-3</c:v>
                </c:pt>
                <c:pt idx="987" formatCode="General">
                  <c:v>-2.669636E-3</c:v>
                </c:pt>
                <c:pt idx="988" formatCode="General">
                  <c:v>-2.65504E-3</c:v>
                </c:pt>
                <c:pt idx="989" formatCode="General">
                  <c:v>-2.639354E-3</c:v>
                </c:pt>
                <c:pt idx="990" formatCode="General">
                  <c:v>-2.6227590000000001E-3</c:v>
                </c:pt>
                <c:pt idx="991" formatCode="General">
                  <c:v>-2.60538E-3</c:v>
                </c:pt>
                <c:pt idx="992" formatCode="General">
                  <c:v>-2.5872859999999998E-3</c:v>
                </c:pt>
                <c:pt idx="993" formatCode="General">
                  <c:v>-2.568458E-3</c:v>
                </c:pt>
                <c:pt idx="994" formatCode="General">
                  <c:v>-2.5490809999999999E-3</c:v>
                </c:pt>
                <c:pt idx="995" formatCode="General">
                  <c:v>-2.5294789999999998E-3</c:v>
                </c:pt>
                <c:pt idx="996" formatCode="General">
                  <c:v>-2.5096469999999998E-3</c:v>
                </c:pt>
                <c:pt idx="997" formatCode="General">
                  <c:v>-2.4895379999999999E-3</c:v>
                </c:pt>
                <c:pt idx="998" formatCode="General">
                  <c:v>-2.4691880000000002E-3</c:v>
                </c:pt>
                <c:pt idx="999" formatCode="General">
                  <c:v>-2.4488320000000002E-3</c:v>
                </c:pt>
                <c:pt idx="1000" formatCode="General">
                  <c:v>-2.428787E-3</c:v>
                </c:pt>
                <c:pt idx="1001" formatCode="General">
                  <c:v>-2.4091020000000002E-3</c:v>
                </c:pt>
                <c:pt idx="1002" formatCode="General">
                  <c:v>-2.3897089999999998E-3</c:v>
                </c:pt>
                <c:pt idx="1003" formatCode="General">
                  <c:v>-2.3706170000000002E-3</c:v>
                </c:pt>
                <c:pt idx="1004" formatCode="General">
                  <c:v>-2.3506069999999998E-3</c:v>
                </c:pt>
                <c:pt idx="1005" formatCode="General">
                  <c:v>-2.331283E-3</c:v>
                </c:pt>
                <c:pt idx="1006" formatCode="General">
                  <c:v>-2.3138170000000001E-3</c:v>
                </c:pt>
                <c:pt idx="1007" formatCode="General">
                  <c:v>-2.2969710000000001E-3</c:v>
                </c:pt>
                <c:pt idx="1008" formatCode="General">
                  <c:v>-2.2808500000000001E-3</c:v>
                </c:pt>
                <c:pt idx="1009" formatCode="General">
                  <c:v>-2.2657150000000002E-3</c:v>
                </c:pt>
                <c:pt idx="1010" formatCode="General">
                  <c:v>-2.2517990000000001E-3</c:v>
                </c:pt>
                <c:pt idx="1011" formatCode="General">
                  <c:v>-2.239254E-3</c:v>
                </c:pt>
                <c:pt idx="1012" formatCode="General">
                  <c:v>-2.2282959999999998E-3</c:v>
                </c:pt>
                <c:pt idx="1013" formatCode="General">
                  <c:v>-2.2189380000000002E-3</c:v>
                </c:pt>
                <c:pt idx="1014" formatCode="General">
                  <c:v>-2.2112310000000001E-3</c:v>
                </c:pt>
                <c:pt idx="1015" formatCode="General">
                  <c:v>-2.205215E-3</c:v>
                </c:pt>
                <c:pt idx="1016" formatCode="General">
                  <c:v>-2.200825E-3</c:v>
                </c:pt>
                <c:pt idx="1017" formatCode="General">
                  <c:v>-2.19812E-3</c:v>
                </c:pt>
                <c:pt idx="1018" formatCode="General">
                  <c:v>-2.196955E-3</c:v>
                </c:pt>
                <c:pt idx="1019" formatCode="General">
                  <c:v>-2.1971920000000002E-3</c:v>
                </c:pt>
                <c:pt idx="1020" formatCode="General">
                  <c:v>-2.1988110000000002E-3</c:v>
                </c:pt>
                <c:pt idx="1021" formatCode="General">
                  <c:v>-2.2018570000000002E-3</c:v>
                </c:pt>
                <c:pt idx="1022" formatCode="General">
                  <c:v>-2.2064929999999999E-3</c:v>
                </c:pt>
                <c:pt idx="1023" formatCode="General">
                  <c:v>-2.212758E-3</c:v>
                </c:pt>
                <c:pt idx="1024" formatCode="General">
                  <c:v>-2.2205940000000002E-3</c:v>
                </c:pt>
                <c:pt idx="1025" formatCode="General">
                  <c:v>-2.2299400000000001E-3</c:v>
                </c:pt>
                <c:pt idx="1026" formatCode="General">
                  <c:v>-2.2406790000000002E-3</c:v>
                </c:pt>
                <c:pt idx="1027" formatCode="General">
                  <c:v>-2.2526849999999999E-3</c:v>
                </c:pt>
                <c:pt idx="1028" formatCode="General">
                  <c:v>-2.265736E-3</c:v>
                </c:pt>
                <c:pt idx="1029" formatCode="General">
                  <c:v>-2.279554E-3</c:v>
                </c:pt>
                <c:pt idx="1030" formatCode="General">
                  <c:v>-2.2941089999999999E-3</c:v>
                </c:pt>
                <c:pt idx="1031" formatCode="General">
                  <c:v>-2.309462E-3</c:v>
                </c:pt>
                <c:pt idx="1032" formatCode="General">
                  <c:v>-2.3255860000000001E-3</c:v>
                </c:pt>
                <c:pt idx="1033" formatCode="General">
                  <c:v>-2.3425249999999998E-3</c:v>
                </c:pt>
                <c:pt idx="1034" formatCode="General">
                  <c:v>-2.360109E-3</c:v>
                </c:pt>
                <c:pt idx="1035" formatCode="General">
                  <c:v>-2.3778800000000002E-3</c:v>
                </c:pt>
                <c:pt idx="1036" formatCode="General">
                  <c:v>-2.3957060000000001E-3</c:v>
                </c:pt>
                <c:pt idx="1037" formatCode="General">
                  <c:v>-2.413517E-3</c:v>
                </c:pt>
                <c:pt idx="1038" formatCode="General">
                  <c:v>-2.4310069999999998E-3</c:v>
                </c:pt>
                <c:pt idx="1039" formatCode="General">
                  <c:v>-2.4480230000000001E-3</c:v>
                </c:pt>
                <c:pt idx="1040" formatCode="General">
                  <c:v>-2.4645510000000002E-3</c:v>
                </c:pt>
                <c:pt idx="1041" formatCode="General">
                  <c:v>-2.480608E-3</c:v>
                </c:pt>
                <c:pt idx="1042" formatCode="General">
                  <c:v>-2.4961839999999998E-3</c:v>
                </c:pt>
                <c:pt idx="1043" formatCode="General">
                  <c:v>-2.5111999999999999E-3</c:v>
                </c:pt>
                <c:pt idx="1044" formatCode="General">
                  <c:v>-2.525528E-3</c:v>
                </c:pt>
                <c:pt idx="1045" formatCode="General">
                  <c:v>-2.539085E-3</c:v>
                </c:pt>
                <c:pt idx="1046" formatCode="General">
                  <c:v>-2.5517930000000001E-3</c:v>
                </c:pt>
                <c:pt idx="1047" formatCode="General">
                  <c:v>-2.5635829999999999E-3</c:v>
                </c:pt>
                <c:pt idx="1048" formatCode="General">
                  <c:v>-2.5744729999999999E-3</c:v>
                </c:pt>
                <c:pt idx="1049" formatCode="General">
                  <c:v>-2.5845360000000001E-3</c:v>
                </c:pt>
                <c:pt idx="1050" formatCode="General">
                  <c:v>-2.593508E-3</c:v>
                </c:pt>
                <c:pt idx="1051" formatCode="General">
                  <c:v>-2.601225E-3</c:v>
                </c:pt>
                <c:pt idx="1052" formatCode="General">
                  <c:v>-2.6078080000000001E-3</c:v>
                </c:pt>
                <c:pt idx="1053" formatCode="General">
                  <c:v>-2.6133670000000001E-3</c:v>
                </c:pt>
                <c:pt idx="1054" formatCode="General">
                  <c:v>-2.6181830000000001E-3</c:v>
                </c:pt>
                <c:pt idx="1055" formatCode="General">
                  <c:v>-2.6223790000000002E-3</c:v>
                </c:pt>
                <c:pt idx="1056" formatCode="General">
                  <c:v>-2.6260200000000002E-3</c:v>
                </c:pt>
                <c:pt idx="1057" formatCode="General">
                  <c:v>-2.629092E-3</c:v>
                </c:pt>
                <c:pt idx="1058" formatCode="General">
                  <c:v>-2.6316830000000001E-3</c:v>
                </c:pt>
                <c:pt idx="1059" formatCode="General">
                  <c:v>-2.6338400000000001E-3</c:v>
                </c:pt>
                <c:pt idx="1060" formatCode="General">
                  <c:v>-2.6353589999999999E-3</c:v>
                </c:pt>
                <c:pt idx="1061" formatCode="General">
                  <c:v>-2.6362600000000001E-3</c:v>
                </c:pt>
                <c:pt idx="1062" formatCode="General">
                  <c:v>-2.6365160000000002E-3</c:v>
                </c:pt>
                <c:pt idx="1063" formatCode="General">
                  <c:v>-2.636022E-3</c:v>
                </c:pt>
                <c:pt idx="1064" formatCode="General">
                  <c:v>-2.6348299999999999E-3</c:v>
                </c:pt>
                <c:pt idx="1065" formatCode="General">
                  <c:v>-2.6331509999999998E-3</c:v>
                </c:pt>
                <c:pt idx="1066" formatCode="General">
                  <c:v>-2.6311730000000001E-3</c:v>
                </c:pt>
                <c:pt idx="1067" formatCode="General">
                  <c:v>-2.628956E-3</c:v>
                </c:pt>
                <c:pt idx="1068" formatCode="General">
                  <c:v>-2.6263950000000001E-3</c:v>
                </c:pt>
                <c:pt idx="1069" formatCode="General">
                  <c:v>-2.6235049999999999E-3</c:v>
                </c:pt>
                <c:pt idx="1070" formatCode="General">
                  <c:v>-2.6204620000000001E-3</c:v>
                </c:pt>
                <c:pt idx="1071" formatCode="General">
                  <c:v>-2.6172600000000002E-3</c:v>
                </c:pt>
                <c:pt idx="1072" formatCode="General">
                  <c:v>-2.6138770000000001E-3</c:v>
                </c:pt>
                <c:pt idx="1073" formatCode="General">
                  <c:v>-2.610322E-3</c:v>
                </c:pt>
                <c:pt idx="1074" formatCode="General">
                  <c:v>-2.606878E-3</c:v>
                </c:pt>
                <c:pt idx="1075" formatCode="General">
                  <c:v>-2.604051E-3</c:v>
                </c:pt>
                <c:pt idx="1076" formatCode="General">
                  <c:v>-2.6021500000000001E-3</c:v>
                </c:pt>
                <c:pt idx="1077" formatCode="General">
                  <c:v>-2.6013630000000002E-3</c:v>
                </c:pt>
                <c:pt idx="1078" formatCode="General">
                  <c:v>-2.601931E-3</c:v>
                </c:pt>
                <c:pt idx="1079" formatCode="General">
                  <c:v>-2.60428E-3</c:v>
                </c:pt>
                <c:pt idx="1080" formatCode="General">
                  <c:v>-2.6085069999999999E-3</c:v>
                </c:pt>
                <c:pt idx="1081" formatCode="General">
                  <c:v>-2.6142230000000002E-3</c:v>
                </c:pt>
                <c:pt idx="1082" formatCode="General">
                  <c:v>-2.621281E-3</c:v>
                </c:pt>
                <c:pt idx="1083" formatCode="General">
                  <c:v>-2.6298670000000001E-3</c:v>
                </c:pt>
                <c:pt idx="1084" formatCode="General">
                  <c:v>-2.6400249999999998E-3</c:v>
                </c:pt>
                <c:pt idx="1085" formatCode="General">
                  <c:v>-2.6519030000000002E-3</c:v>
                </c:pt>
                <c:pt idx="1086" formatCode="General">
                  <c:v>-2.6656560000000002E-3</c:v>
                </c:pt>
                <c:pt idx="1087" formatCode="General">
                  <c:v>-2.6812670000000002E-3</c:v>
                </c:pt>
                <c:pt idx="1088" formatCode="General">
                  <c:v>-2.6987650000000001E-3</c:v>
                </c:pt>
                <c:pt idx="1089" formatCode="General">
                  <c:v>-2.7180479999999998E-3</c:v>
                </c:pt>
                <c:pt idx="1090" formatCode="General">
                  <c:v>-2.7389139999999998E-3</c:v>
                </c:pt>
                <c:pt idx="1091" formatCode="General">
                  <c:v>-2.7611549999999999E-3</c:v>
                </c:pt>
                <c:pt idx="1092" formatCode="General">
                  <c:v>-2.7844010000000002E-3</c:v>
                </c:pt>
                <c:pt idx="1093" formatCode="General">
                  <c:v>-2.8082519999999998E-3</c:v>
                </c:pt>
                <c:pt idx="1094" formatCode="General">
                  <c:v>-2.8325780000000001E-3</c:v>
                </c:pt>
                <c:pt idx="1095" formatCode="General">
                  <c:v>-2.8576119999999998E-3</c:v>
                </c:pt>
                <c:pt idx="1096" formatCode="General">
                  <c:v>-2.8835129999999999E-3</c:v>
                </c:pt>
                <c:pt idx="1097" formatCode="General">
                  <c:v>-2.9103430000000001E-3</c:v>
                </c:pt>
                <c:pt idx="1098" formatCode="General">
                  <c:v>-2.9382570000000001E-3</c:v>
                </c:pt>
                <c:pt idx="1099" formatCode="General">
                  <c:v>-2.9670260000000002E-3</c:v>
                </c:pt>
                <c:pt idx="1100" formatCode="General">
                  <c:v>-2.996369E-3</c:v>
                </c:pt>
                <c:pt idx="1101" formatCode="General">
                  <c:v>-3.0260600000000001E-3</c:v>
                </c:pt>
                <c:pt idx="1102" formatCode="General">
                  <c:v>-3.0558310000000002E-3</c:v>
                </c:pt>
                <c:pt idx="1103" formatCode="General">
                  <c:v>-3.0856920000000001E-3</c:v>
                </c:pt>
                <c:pt idx="1104" formatCode="General">
                  <c:v>-3.1158959999999999E-3</c:v>
                </c:pt>
                <c:pt idx="1105" formatCode="General">
                  <c:v>-3.1464280000000002E-3</c:v>
                </c:pt>
                <c:pt idx="1106" formatCode="General">
                  <c:v>-3.177203E-3</c:v>
                </c:pt>
                <c:pt idx="1107" formatCode="General">
                  <c:v>-3.2081869999999999E-3</c:v>
                </c:pt>
                <c:pt idx="1108" formatCode="General">
                  <c:v>-3.2393650000000001E-3</c:v>
                </c:pt>
                <c:pt idx="1109" formatCode="General">
                  <c:v>-3.270729E-3</c:v>
                </c:pt>
                <c:pt idx="1110" formatCode="General">
                  <c:v>-3.302106E-3</c:v>
                </c:pt>
                <c:pt idx="1111" formatCode="General">
                  <c:v>-3.333403E-3</c:v>
                </c:pt>
                <c:pt idx="1112" formatCode="General">
                  <c:v>-3.3645530000000002E-3</c:v>
                </c:pt>
                <c:pt idx="1113" formatCode="General">
                  <c:v>-3.3954620000000001E-3</c:v>
                </c:pt>
                <c:pt idx="1114" formatCode="General">
                  <c:v>-3.4260430000000001E-3</c:v>
                </c:pt>
                <c:pt idx="1115" formatCode="General">
                  <c:v>-3.4561069999999999E-3</c:v>
                </c:pt>
                <c:pt idx="1116" formatCode="General">
                  <c:v>-3.4855089999999999E-3</c:v>
                </c:pt>
                <c:pt idx="1117" formatCode="General">
                  <c:v>-3.514288E-3</c:v>
                </c:pt>
                <c:pt idx="1118" formatCode="General">
                  <c:v>-3.5424570000000002E-3</c:v>
                </c:pt>
                <c:pt idx="1119" formatCode="General">
                  <c:v>-3.5699999999999998E-3</c:v>
                </c:pt>
                <c:pt idx="1120" formatCode="General">
                  <c:v>-3.596924E-3</c:v>
                </c:pt>
                <c:pt idx="1121" formatCode="General">
                  <c:v>-3.6232600000000001E-3</c:v>
                </c:pt>
                <c:pt idx="1122" formatCode="General">
                  <c:v>-3.6488110000000001E-3</c:v>
                </c:pt>
                <c:pt idx="1123" formatCode="General">
                  <c:v>-3.673398E-3</c:v>
                </c:pt>
                <c:pt idx="1124" formatCode="General">
                  <c:v>-3.6971539999999998E-3</c:v>
                </c:pt>
                <c:pt idx="1125" formatCode="General">
                  <c:v>-3.7200000000000002E-3</c:v>
                </c:pt>
                <c:pt idx="1126" formatCode="General">
                  <c:v>-3.7419630000000001E-3</c:v>
                </c:pt>
                <c:pt idx="1127" formatCode="General">
                  <c:v>-3.7630989999999998E-3</c:v>
                </c:pt>
                <c:pt idx="1128" formatCode="General">
                  <c:v>-3.7831900000000001E-3</c:v>
                </c:pt>
                <c:pt idx="1129" formatCode="General">
                  <c:v>-3.8021750000000001E-3</c:v>
                </c:pt>
                <c:pt idx="1130" formatCode="General">
                  <c:v>-3.8201200000000002E-3</c:v>
                </c:pt>
                <c:pt idx="1131" formatCode="General">
                  <c:v>-3.8373090000000001E-3</c:v>
                </c:pt>
                <c:pt idx="1132" formatCode="General">
                  <c:v>-3.8540699999999998E-3</c:v>
                </c:pt>
                <c:pt idx="1133" formatCode="General">
                  <c:v>-3.8705459999999999E-3</c:v>
                </c:pt>
                <c:pt idx="1134" formatCode="General">
                  <c:v>-3.8868919999999999E-3</c:v>
                </c:pt>
                <c:pt idx="1135" formatCode="General">
                  <c:v>-3.9028930000000002E-3</c:v>
                </c:pt>
                <c:pt idx="1136" formatCode="General">
                  <c:v>-3.9180930000000001E-3</c:v>
                </c:pt>
                <c:pt idx="1137" formatCode="General">
                  <c:v>-3.9322250000000001E-3</c:v>
                </c:pt>
                <c:pt idx="1138" formatCode="General">
                  <c:v>-3.9452940000000002E-3</c:v>
                </c:pt>
                <c:pt idx="1139" formatCode="General">
                  <c:v>-3.957421E-3</c:v>
                </c:pt>
                <c:pt idx="1140" formatCode="General">
                  <c:v>-3.9686490000000003E-3</c:v>
                </c:pt>
                <c:pt idx="1141" formatCode="General">
                  <c:v>-3.9792170000000002E-3</c:v>
                </c:pt>
                <c:pt idx="1142" formatCode="General">
                  <c:v>-3.9893439999999997E-3</c:v>
                </c:pt>
                <c:pt idx="1143" formatCode="General">
                  <c:v>-3.9990879999999996E-3</c:v>
                </c:pt>
                <c:pt idx="1144" formatCode="General">
                  <c:v>-4.0084200000000004E-3</c:v>
                </c:pt>
                <c:pt idx="1145" formatCode="General">
                  <c:v>-4.0173609999999997E-3</c:v>
                </c:pt>
                <c:pt idx="1146" formatCode="General">
                  <c:v>-4.0260189999999996E-3</c:v>
                </c:pt>
                <c:pt idx="1147" formatCode="General">
                  <c:v>-4.0343879999999999E-3</c:v>
                </c:pt>
                <c:pt idx="1148" formatCode="General">
                  <c:v>-4.0423189999999999E-3</c:v>
                </c:pt>
                <c:pt idx="1149" formatCode="General">
                  <c:v>-4.0497069999999996E-3</c:v>
                </c:pt>
                <c:pt idx="1150" formatCode="General">
                  <c:v>-4.056507E-3</c:v>
                </c:pt>
                <c:pt idx="1151" formatCode="General">
                  <c:v>-4.0626869999999997E-3</c:v>
                </c:pt>
                <c:pt idx="1152" formatCode="General">
                  <c:v>-4.0683500000000001E-3</c:v>
                </c:pt>
                <c:pt idx="1153" formatCode="General">
                  <c:v>-4.0736030000000003E-3</c:v>
                </c:pt>
                <c:pt idx="1154" formatCode="General">
                  <c:v>-4.0785819999999999E-3</c:v>
                </c:pt>
                <c:pt idx="1155" formatCode="General">
                  <c:v>-4.0834060000000004E-3</c:v>
                </c:pt>
                <c:pt idx="1156" formatCode="General">
                  <c:v>-4.0880400000000003E-3</c:v>
                </c:pt>
                <c:pt idx="1157" formatCode="General">
                  <c:v>-4.0924129999999996E-3</c:v>
                </c:pt>
                <c:pt idx="1158" formatCode="General">
                  <c:v>-4.0963750000000002E-3</c:v>
                </c:pt>
                <c:pt idx="1159" formatCode="General">
                  <c:v>-4.0997760000000003E-3</c:v>
                </c:pt>
                <c:pt idx="1160" formatCode="General">
                  <c:v>-4.1029359999999997E-3</c:v>
                </c:pt>
                <c:pt idx="1161" formatCode="General">
                  <c:v>-4.1062750000000004E-3</c:v>
                </c:pt>
                <c:pt idx="1162" formatCode="General">
                  <c:v>-4.1099969999999998E-3</c:v>
                </c:pt>
                <c:pt idx="1163" formatCode="General">
                  <c:v>-4.1141340000000002E-3</c:v>
                </c:pt>
                <c:pt idx="1164" formatCode="General">
                  <c:v>-4.1187510000000004E-3</c:v>
                </c:pt>
                <c:pt idx="1165" formatCode="General">
                  <c:v>-4.1239969999999999E-3</c:v>
                </c:pt>
                <c:pt idx="1166" formatCode="General">
                  <c:v>-4.1298979999999999E-3</c:v>
                </c:pt>
                <c:pt idx="1167" formatCode="General">
                  <c:v>-4.1364970000000003E-3</c:v>
                </c:pt>
                <c:pt idx="1168" formatCode="General">
                  <c:v>-4.1438050000000004E-3</c:v>
                </c:pt>
                <c:pt idx="1169" formatCode="General">
                  <c:v>-4.1518190000000002E-3</c:v>
                </c:pt>
                <c:pt idx="1170" formatCode="General">
                  <c:v>-4.1604420000000003E-3</c:v>
                </c:pt>
                <c:pt idx="1171" formatCode="General">
                  <c:v>-4.1694590000000004E-3</c:v>
                </c:pt>
                <c:pt idx="1172" formatCode="General">
                  <c:v>-4.1787070000000003E-3</c:v>
                </c:pt>
                <c:pt idx="1173" formatCode="General">
                  <c:v>-4.1883420000000003E-3</c:v>
                </c:pt>
                <c:pt idx="1174" formatCode="General">
                  <c:v>-4.1984989999999996E-3</c:v>
                </c:pt>
                <c:pt idx="1175" formatCode="General">
                  <c:v>-4.2090579999999999E-3</c:v>
                </c:pt>
                <c:pt idx="1176" formatCode="General">
                  <c:v>-4.2197459999999999E-3</c:v>
                </c:pt>
                <c:pt idx="1177" formatCode="General">
                  <c:v>-4.2303530000000001E-3</c:v>
                </c:pt>
                <c:pt idx="1178" formatCode="General">
                  <c:v>-4.2410219999999997E-3</c:v>
                </c:pt>
                <c:pt idx="1179" formatCode="General">
                  <c:v>-4.2518260000000002E-3</c:v>
                </c:pt>
                <c:pt idx="1180" formatCode="General">
                  <c:v>-4.262605E-3</c:v>
                </c:pt>
                <c:pt idx="1181" formatCode="General">
                  <c:v>-4.2733019999999997E-3</c:v>
                </c:pt>
                <c:pt idx="1182" formatCode="General">
                  <c:v>-4.2836870000000004E-3</c:v>
                </c:pt>
                <c:pt idx="1183" formatCode="General">
                  <c:v>-4.293641E-3</c:v>
                </c:pt>
                <c:pt idx="1184" formatCode="General">
                  <c:v>-4.3032529999999999E-3</c:v>
                </c:pt>
                <c:pt idx="1185" formatCode="General">
                  <c:v>-4.3123010000000002E-3</c:v>
                </c:pt>
                <c:pt idx="1186" formatCode="General">
                  <c:v>-4.3206490000000002E-3</c:v>
                </c:pt>
                <c:pt idx="1187" formatCode="General">
                  <c:v>-4.3283059999999996E-3</c:v>
                </c:pt>
                <c:pt idx="1188" formatCode="General">
                  <c:v>-4.3353410000000004E-3</c:v>
                </c:pt>
                <c:pt idx="1189" formatCode="General">
                  <c:v>-4.3419139999999997E-3</c:v>
                </c:pt>
                <c:pt idx="1190" formatCode="General">
                  <c:v>-4.3481589999999999E-3</c:v>
                </c:pt>
                <c:pt idx="1191" formatCode="General">
                  <c:v>-4.3542349999999997E-3</c:v>
                </c:pt>
                <c:pt idx="1192" formatCode="General">
                  <c:v>-4.360376E-3</c:v>
                </c:pt>
                <c:pt idx="1193" formatCode="General">
                  <c:v>-4.3663640000000002E-3</c:v>
                </c:pt>
                <c:pt idx="1194" formatCode="General">
                  <c:v>-4.372819E-3</c:v>
                </c:pt>
                <c:pt idx="1195" formatCode="General">
                  <c:v>-4.3810189999999999E-3</c:v>
                </c:pt>
                <c:pt idx="1196" formatCode="General">
                  <c:v>-4.3906689999999998E-3</c:v>
                </c:pt>
                <c:pt idx="1197" formatCode="General">
                  <c:v>-4.4001200000000004E-3</c:v>
                </c:pt>
                <c:pt idx="1198" formatCode="General">
                  <c:v>-4.4077420000000001E-3</c:v>
                </c:pt>
                <c:pt idx="1199" formatCode="General">
                  <c:v>-4.4127840000000003E-3</c:v>
                </c:pt>
                <c:pt idx="1200" formatCode="General">
                  <c:v>-4.4153220000000002E-3</c:v>
                </c:pt>
                <c:pt idx="1201" formatCode="General">
                  <c:v>-4.4158299999999999E-3</c:v>
                </c:pt>
                <c:pt idx="1202" formatCode="General">
                  <c:v>-4.4148590000000001E-3</c:v>
                </c:pt>
                <c:pt idx="1203" formatCode="General">
                  <c:v>-4.4130760000000002E-3</c:v>
                </c:pt>
                <c:pt idx="1204" formatCode="General">
                  <c:v>-4.4108790000000004E-3</c:v>
                </c:pt>
                <c:pt idx="1205" formatCode="General">
                  <c:v>-4.4085050000000001E-3</c:v>
                </c:pt>
                <c:pt idx="1206" formatCode="General">
                  <c:v>-4.406114E-3</c:v>
                </c:pt>
                <c:pt idx="1207" formatCode="General">
                  <c:v>-4.4035869999999996E-3</c:v>
                </c:pt>
                <c:pt idx="1208" formatCode="General">
                  <c:v>-4.4006749999999997E-3</c:v>
                </c:pt>
                <c:pt idx="1209" formatCode="General">
                  <c:v>-4.3971310000000003E-3</c:v>
                </c:pt>
                <c:pt idx="1210" formatCode="General">
                  <c:v>-4.3927460000000003E-3</c:v>
                </c:pt>
                <c:pt idx="1211" formatCode="General">
                  <c:v>-4.3874270000000002E-3</c:v>
                </c:pt>
                <c:pt idx="1212" formatCode="General">
                  <c:v>-4.3812449999999998E-3</c:v>
                </c:pt>
                <c:pt idx="1213" formatCode="General">
                  <c:v>-4.3741539999999999E-3</c:v>
                </c:pt>
                <c:pt idx="1214" formatCode="General">
                  <c:v>-4.366315E-3</c:v>
                </c:pt>
                <c:pt idx="1215" formatCode="General">
                  <c:v>-4.3580210000000001E-3</c:v>
                </c:pt>
                <c:pt idx="1216" formatCode="General">
                  <c:v>-4.3493109999999998E-3</c:v>
                </c:pt>
                <c:pt idx="1217" formatCode="General">
                  <c:v>-4.3403419999999996E-3</c:v>
                </c:pt>
                <c:pt idx="1218" formatCode="General">
                  <c:v>-4.331082E-3</c:v>
                </c:pt>
                <c:pt idx="1219" formatCode="General">
                  <c:v>-4.3213909999999999E-3</c:v>
                </c:pt>
                <c:pt idx="1220" formatCode="General">
                  <c:v>-4.3113170000000003E-3</c:v>
                </c:pt>
                <c:pt idx="1221" formatCode="General">
                  <c:v>-4.3010119999999999E-3</c:v>
                </c:pt>
                <c:pt idx="1222" formatCode="General">
                  <c:v>-4.290515E-3</c:v>
                </c:pt>
                <c:pt idx="1223" formatCode="General">
                  <c:v>-4.2798280000000003E-3</c:v>
                </c:pt>
                <c:pt idx="1224" formatCode="General">
                  <c:v>-4.2689779999999997E-3</c:v>
                </c:pt>
                <c:pt idx="1225" formatCode="General">
                  <c:v>-4.257851E-3</c:v>
                </c:pt>
                <c:pt idx="1226" formatCode="General">
                  <c:v>-4.2465940000000002E-3</c:v>
                </c:pt>
                <c:pt idx="1227" formatCode="General">
                  <c:v>-4.235305E-3</c:v>
                </c:pt>
                <c:pt idx="1228" formatCode="General">
                  <c:v>-4.2237139999999999E-3</c:v>
                </c:pt>
                <c:pt idx="1229" formatCode="General">
                  <c:v>-4.2117170000000002E-3</c:v>
                </c:pt>
                <c:pt idx="1230" formatCode="General">
                  <c:v>-4.1991540000000001E-3</c:v>
                </c:pt>
                <c:pt idx="1231" formatCode="General">
                  <c:v>-4.185874E-3</c:v>
                </c:pt>
                <c:pt idx="1232" formatCode="General">
                  <c:v>-4.1720389999999998E-3</c:v>
                </c:pt>
                <c:pt idx="1233" formatCode="General">
                  <c:v>-4.157811E-3</c:v>
                </c:pt>
                <c:pt idx="1234" formatCode="General">
                  <c:v>-4.1433190000000003E-3</c:v>
                </c:pt>
                <c:pt idx="1235" formatCode="General">
                  <c:v>-4.1285669999999997E-3</c:v>
                </c:pt>
                <c:pt idx="1236" formatCode="General">
                  <c:v>-4.1134869999999999E-3</c:v>
                </c:pt>
                <c:pt idx="1237" formatCode="General">
                  <c:v>-4.0981100000000003E-3</c:v>
                </c:pt>
                <c:pt idx="1238" formatCode="General">
                  <c:v>-4.0823509999999997E-3</c:v>
                </c:pt>
                <c:pt idx="1239" formatCode="General">
                  <c:v>-4.0661830000000001E-3</c:v>
                </c:pt>
                <c:pt idx="1240" formatCode="General">
                  <c:v>-4.0498019999999999E-3</c:v>
                </c:pt>
                <c:pt idx="1241" formatCode="General">
                  <c:v>-4.0334489999999997E-3</c:v>
                </c:pt>
                <c:pt idx="1242" formatCode="General">
                  <c:v>-4.0172480000000002E-3</c:v>
                </c:pt>
                <c:pt idx="1243" formatCode="General">
                  <c:v>-4.0013619999999996E-3</c:v>
                </c:pt>
                <c:pt idx="1244" formatCode="General">
                  <c:v>-3.9859129999999998E-3</c:v>
                </c:pt>
                <c:pt idx="1245" formatCode="General">
                  <c:v>-3.9709610000000003E-3</c:v>
                </c:pt>
                <c:pt idx="1246" formatCode="General">
                  <c:v>-3.9565720000000002E-3</c:v>
                </c:pt>
                <c:pt idx="1247" formatCode="General">
                  <c:v>-3.9428090000000002E-3</c:v>
                </c:pt>
                <c:pt idx="1248" formatCode="General">
                  <c:v>-3.9297680000000001E-3</c:v>
                </c:pt>
                <c:pt idx="1249" formatCode="General">
                  <c:v>-3.9174459999999998E-3</c:v>
                </c:pt>
                <c:pt idx="1250" formatCode="General">
                  <c:v>-3.9056080000000001E-3</c:v>
                </c:pt>
                <c:pt idx="1251" formatCode="General">
                  <c:v>-3.8942619999999999E-3</c:v>
                </c:pt>
                <c:pt idx="1252" formatCode="General">
                  <c:v>-3.8836019999999999E-3</c:v>
                </c:pt>
                <c:pt idx="1253" formatCode="General">
                  <c:v>-3.87368E-3</c:v>
                </c:pt>
                <c:pt idx="1254" formatCode="General">
                  <c:v>-3.8644809999999999E-3</c:v>
                </c:pt>
                <c:pt idx="1255" formatCode="General">
                  <c:v>-3.8560339999999999E-3</c:v>
                </c:pt>
                <c:pt idx="1256" formatCode="General">
                  <c:v>-3.848532E-3</c:v>
                </c:pt>
                <c:pt idx="1257" formatCode="General">
                  <c:v>-3.8419090000000001E-3</c:v>
                </c:pt>
                <c:pt idx="1258" formatCode="General">
                  <c:v>-3.836154E-3</c:v>
                </c:pt>
                <c:pt idx="1259" formatCode="General">
                  <c:v>-3.8312799999999998E-3</c:v>
                </c:pt>
                <c:pt idx="1260" formatCode="General">
                  <c:v>-3.8270800000000001E-3</c:v>
                </c:pt>
                <c:pt idx="1261" formatCode="General">
                  <c:v>-3.8233899999999999E-3</c:v>
                </c:pt>
                <c:pt idx="1262" formatCode="General">
                  <c:v>-3.8201089999999999E-3</c:v>
                </c:pt>
                <c:pt idx="1263" formatCode="General">
                  <c:v>-3.8172850000000001E-3</c:v>
                </c:pt>
                <c:pt idx="1264" formatCode="General">
                  <c:v>-3.8148700000000002E-3</c:v>
                </c:pt>
                <c:pt idx="1265" formatCode="General">
                  <c:v>-3.8126750000000002E-3</c:v>
                </c:pt>
                <c:pt idx="1266" formatCode="General">
                  <c:v>-3.8106400000000001E-3</c:v>
                </c:pt>
                <c:pt idx="1267" formatCode="General">
                  <c:v>-3.8088219999999999E-3</c:v>
                </c:pt>
                <c:pt idx="1268" formatCode="General">
                  <c:v>-3.8073299999999998E-3</c:v>
                </c:pt>
                <c:pt idx="1269" formatCode="General">
                  <c:v>-3.806102E-3</c:v>
                </c:pt>
                <c:pt idx="1270" formatCode="General">
                  <c:v>-3.8049099999999999E-3</c:v>
                </c:pt>
                <c:pt idx="1271" formatCode="General">
                  <c:v>-3.8036239999999998E-3</c:v>
                </c:pt>
                <c:pt idx="1272" formatCode="General">
                  <c:v>-3.802307E-3</c:v>
                </c:pt>
                <c:pt idx="1273" formatCode="General">
                  <c:v>-3.801072E-3</c:v>
                </c:pt>
                <c:pt idx="1274" formatCode="General">
                  <c:v>-3.8001480000000002E-3</c:v>
                </c:pt>
                <c:pt idx="1275" formatCode="General">
                  <c:v>-3.7996420000000002E-3</c:v>
                </c:pt>
                <c:pt idx="1276" formatCode="General">
                  <c:v>-3.799611E-3</c:v>
                </c:pt>
                <c:pt idx="1277" formatCode="General">
                  <c:v>-3.8001329999999998E-3</c:v>
                </c:pt>
                <c:pt idx="1278" formatCode="General">
                  <c:v>-3.8011579999999998E-3</c:v>
                </c:pt>
                <c:pt idx="1279" formatCode="General">
                  <c:v>-3.802625E-3</c:v>
                </c:pt>
                <c:pt idx="1280" formatCode="General">
                  <c:v>-3.804567E-3</c:v>
                </c:pt>
                <c:pt idx="1281" formatCode="General">
                  <c:v>-3.807052E-3</c:v>
                </c:pt>
                <c:pt idx="1282" formatCode="General">
                  <c:v>-3.8100769999999998E-3</c:v>
                </c:pt>
                <c:pt idx="1283" formatCode="General">
                  <c:v>-3.8137010000000001E-3</c:v>
                </c:pt>
                <c:pt idx="1284" formatCode="General">
                  <c:v>-3.8178969999999998E-3</c:v>
                </c:pt>
                <c:pt idx="1285" formatCode="General">
                  <c:v>-3.8226499999999999E-3</c:v>
                </c:pt>
                <c:pt idx="1286" formatCode="General">
                  <c:v>-3.8280689999999999E-3</c:v>
                </c:pt>
                <c:pt idx="1287" formatCode="General">
                  <c:v>-3.8340660000000001E-3</c:v>
                </c:pt>
                <c:pt idx="1288" formatCode="General">
                  <c:v>-3.8404429999999998E-3</c:v>
                </c:pt>
                <c:pt idx="1289" formatCode="General">
                  <c:v>-3.8473919999999998E-3</c:v>
                </c:pt>
                <c:pt idx="1290" formatCode="General">
                  <c:v>-3.8550949999999998E-3</c:v>
                </c:pt>
                <c:pt idx="1291" formatCode="General">
                  <c:v>-3.8633750000000001E-3</c:v>
                </c:pt>
                <c:pt idx="1292" formatCode="General">
                  <c:v>-3.8720859999999998E-3</c:v>
                </c:pt>
                <c:pt idx="1293" formatCode="General">
                  <c:v>-3.881196E-3</c:v>
                </c:pt>
                <c:pt idx="1294" formatCode="General">
                  <c:v>-3.8906890000000001E-3</c:v>
                </c:pt>
                <c:pt idx="1295" formatCode="General">
                  <c:v>-3.90056E-3</c:v>
                </c:pt>
                <c:pt idx="1296" formatCode="General">
                  <c:v>-3.9105889999999999E-3</c:v>
                </c:pt>
                <c:pt idx="1297" formatCode="General">
                  <c:v>-3.9204080000000002E-3</c:v>
                </c:pt>
                <c:pt idx="1298" formatCode="General">
                  <c:v>-3.9294660000000004E-3</c:v>
                </c:pt>
                <c:pt idx="1299" formatCode="General">
                  <c:v>-3.9375060000000003E-3</c:v>
                </c:pt>
                <c:pt idx="1300" formatCode="General">
                  <c:v>-3.9448299999999999E-3</c:v>
                </c:pt>
                <c:pt idx="1301" formatCode="General">
                  <c:v>-3.9513960000000002E-3</c:v>
                </c:pt>
                <c:pt idx="1302" formatCode="General">
                  <c:v>-3.9571789999999999E-3</c:v>
                </c:pt>
                <c:pt idx="1303" formatCode="General">
                  <c:v>-3.9624009999999999E-3</c:v>
                </c:pt>
                <c:pt idx="1304" formatCode="General">
                  <c:v>-3.9670870000000002E-3</c:v>
                </c:pt>
                <c:pt idx="1305" formatCode="General">
                  <c:v>-3.9709970000000004E-3</c:v>
                </c:pt>
                <c:pt idx="1306" formatCode="General">
                  <c:v>-3.9738739999999996E-3</c:v>
                </c:pt>
                <c:pt idx="1307" formatCode="General">
                  <c:v>-3.9756949999999996E-3</c:v>
                </c:pt>
                <c:pt idx="1308" formatCode="General">
                  <c:v>-3.9762060000000004E-3</c:v>
                </c:pt>
                <c:pt idx="1309" formatCode="General">
                  <c:v>-3.9753419999999998E-3</c:v>
                </c:pt>
                <c:pt idx="1310" formatCode="General">
                  <c:v>-3.9733090000000004E-3</c:v>
                </c:pt>
                <c:pt idx="1311" formatCode="General">
                  <c:v>-3.9703209999999997E-3</c:v>
                </c:pt>
                <c:pt idx="1312" formatCode="General">
                  <c:v>-3.9667970000000002E-3</c:v>
                </c:pt>
                <c:pt idx="1313" formatCode="General">
                  <c:v>-3.9630230000000004E-3</c:v>
                </c:pt>
                <c:pt idx="1314" formatCode="General">
                  <c:v>-3.9592810000000003E-3</c:v>
                </c:pt>
                <c:pt idx="1315" formatCode="General">
                  <c:v>-3.9558589999999999E-3</c:v>
                </c:pt>
                <c:pt idx="1316" formatCode="General">
                  <c:v>-3.9528999999999996E-3</c:v>
                </c:pt>
                <c:pt idx="1317" formatCode="General">
                  <c:v>-3.9503949999999998E-3</c:v>
                </c:pt>
                <c:pt idx="1318" formatCode="General">
                  <c:v>-3.9481580000000002E-3</c:v>
                </c:pt>
                <c:pt idx="1319" formatCode="General">
                  <c:v>-3.9460729999999996E-3</c:v>
                </c:pt>
                <c:pt idx="1320" formatCode="General">
                  <c:v>-3.9440200000000003E-3</c:v>
                </c:pt>
                <c:pt idx="1321" formatCode="General">
                  <c:v>-3.9420030000000003E-3</c:v>
                </c:pt>
                <c:pt idx="1322" formatCode="General">
                  <c:v>-3.9400889999999999E-3</c:v>
                </c:pt>
                <c:pt idx="1323" formatCode="General">
                  <c:v>-3.9377220000000003E-3</c:v>
                </c:pt>
                <c:pt idx="1324" formatCode="General">
                  <c:v>-3.9342939999999996E-3</c:v>
                </c:pt>
                <c:pt idx="1325" formatCode="General">
                  <c:v>-3.9298609999999998E-3</c:v>
                </c:pt>
                <c:pt idx="1326" formatCode="General">
                  <c:v>-3.9246439999999997E-3</c:v>
                </c:pt>
                <c:pt idx="1327" formatCode="General">
                  <c:v>-3.9187520000000002E-3</c:v>
                </c:pt>
                <c:pt idx="1328" formatCode="General">
                  <c:v>-3.9123329999999996E-3</c:v>
                </c:pt>
                <c:pt idx="1329" formatCode="General">
                  <c:v>-3.9053400000000002E-3</c:v>
                </c:pt>
                <c:pt idx="1330" formatCode="General">
                  <c:v>-3.897626E-3</c:v>
                </c:pt>
                <c:pt idx="1331" formatCode="General">
                  <c:v>-3.8894160000000001E-3</c:v>
                </c:pt>
                <c:pt idx="1332" formatCode="General">
                  <c:v>-3.881163E-3</c:v>
                </c:pt>
                <c:pt idx="1333" formatCode="General">
                  <c:v>-3.8728780000000002E-3</c:v>
                </c:pt>
                <c:pt idx="1334" formatCode="General">
                  <c:v>-3.864429E-3</c:v>
                </c:pt>
                <c:pt idx="1335" formatCode="General">
                  <c:v>-3.8558059999999998E-3</c:v>
                </c:pt>
                <c:pt idx="1336" formatCode="General">
                  <c:v>-3.8471989999999999E-3</c:v>
                </c:pt>
                <c:pt idx="1337" formatCode="General">
                  <c:v>-3.838892E-3</c:v>
                </c:pt>
                <c:pt idx="1338" formatCode="General">
                  <c:v>-3.8309870000000001E-3</c:v>
                </c:pt>
                <c:pt idx="1339" formatCode="General">
                  <c:v>-3.8237800000000001E-3</c:v>
                </c:pt>
                <c:pt idx="1340" formatCode="General">
                  <c:v>-3.8175069999999999E-3</c:v>
                </c:pt>
                <c:pt idx="1341" formatCode="General">
                  <c:v>-3.8122999999999998E-3</c:v>
                </c:pt>
                <c:pt idx="1342" formatCode="General">
                  <c:v>-3.8083349999999999E-3</c:v>
                </c:pt>
                <c:pt idx="1343" formatCode="General">
                  <c:v>-3.8055849999999998E-3</c:v>
                </c:pt>
                <c:pt idx="1344" formatCode="General">
                  <c:v>-3.8040359999999998E-3</c:v>
                </c:pt>
                <c:pt idx="1345" formatCode="General">
                  <c:v>-3.803819E-3</c:v>
                </c:pt>
                <c:pt idx="1346" formatCode="General">
                  <c:v>-3.8050269999999999E-3</c:v>
                </c:pt>
                <c:pt idx="1347" formatCode="General">
                  <c:v>-3.8078980000000001E-3</c:v>
                </c:pt>
                <c:pt idx="1348" formatCode="General">
                  <c:v>-3.8129050000000001E-3</c:v>
                </c:pt>
                <c:pt idx="1349" formatCode="General">
                  <c:v>-3.8205790000000002E-3</c:v>
                </c:pt>
                <c:pt idx="1350" formatCode="General">
                  <c:v>-3.8312279999999999E-3</c:v>
                </c:pt>
                <c:pt idx="1351" formatCode="General">
                  <c:v>-3.8448169999999999E-3</c:v>
                </c:pt>
                <c:pt idx="1352" formatCode="General">
                  <c:v>-3.8612469999999999E-3</c:v>
                </c:pt>
                <c:pt idx="1353" formatCode="General">
                  <c:v>-3.8801930000000001E-3</c:v>
                </c:pt>
                <c:pt idx="1354" formatCode="General">
                  <c:v>-3.9011369999999998E-3</c:v>
                </c:pt>
                <c:pt idx="1355" formatCode="General">
                  <c:v>-3.9236829999999999E-3</c:v>
                </c:pt>
                <c:pt idx="1356" formatCode="General">
                  <c:v>-3.9476210000000001E-3</c:v>
                </c:pt>
                <c:pt idx="1357" formatCode="General">
                  <c:v>-3.9730039999999996E-3</c:v>
                </c:pt>
                <c:pt idx="1358" formatCode="General">
                  <c:v>-3.9998359999999997E-3</c:v>
                </c:pt>
                <c:pt idx="1359" formatCode="General">
                  <c:v>-4.027872E-3</c:v>
                </c:pt>
                <c:pt idx="1360" formatCode="General">
                  <c:v>-4.0569320000000001E-3</c:v>
                </c:pt>
                <c:pt idx="1361" formatCode="General">
                  <c:v>-4.0866909999999999E-3</c:v>
                </c:pt>
                <c:pt idx="1362" formatCode="General">
                  <c:v>-4.1166700000000002E-3</c:v>
                </c:pt>
                <c:pt idx="1363" formatCode="General">
                  <c:v>-4.1464910000000004E-3</c:v>
                </c:pt>
                <c:pt idx="1364" formatCode="General">
                  <c:v>-4.1758209999999997E-3</c:v>
                </c:pt>
                <c:pt idx="1365" formatCode="General">
                  <c:v>-4.2044780000000002E-3</c:v>
                </c:pt>
                <c:pt idx="1366" formatCode="General">
                  <c:v>-4.2322430000000001E-3</c:v>
                </c:pt>
                <c:pt idx="1367" formatCode="General">
                  <c:v>-4.2590329999999997E-3</c:v>
                </c:pt>
                <c:pt idx="1368" formatCode="General">
                  <c:v>-4.284955E-3</c:v>
                </c:pt>
                <c:pt idx="1369" formatCode="General">
                  <c:v>-4.3101270000000004E-3</c:v>
                </c:pt>
                <c:pt idx="1370" formatCode="General">
                  <c:v>-4.3347280000000004E-3</c:v>
                </c:pt>
                <c:pt idx="1371" formatCode="General">
                  <c:v>-4.3586129999999999E-3</c:v>
                </c:pt>
                <c:pt idx="1372" formatCode="General">
                  <c:v>-4.3815929999999996E-3</c:v>
                </c:pt>
                <c:pt idx="1373" formatCode="General">
                  <c:v>-4.4035669999999997E-3</c:v>
                </c:pt>
                <c:pt idx="1374" formatCode="General">
                  <c:v>-4.4241849999999997E-3</c:v>
                </c:pt>
                <c:pt idx="1375" formatCode="General">
                  <c:v>-4.4432100000000004E-3</c:v>
                </c:pt>
                <c:pt idx="1376" formatCode="General">
                  <c:v>-4.460838E-3</c:v>
                </c:pt>
                <c:pt idx="1377" formatCode="General">
                  <c:v>-4.4774519999999998E-3</c:v>
                </c:pt>
                <c:pt idx="1378" formatCode="General">
                  <c:v>-4.4932540000000003E-3</c:v>
                </c:pt>
                <c:pt idx="1379" formatCode="General">
                  <c:v>-4.5084729999999998E-3</c:v>
                </c:pt>
                <c:pt idx="1380" formatCode="General">
                  <c:v>-4.5235290000000001E-3</c:v>
                </c:pt>
                <c:pt idx="1381" formatCode="General">
                  <c:v>-4.5385269999999997E-3</c:v>
                </c:pt>
                <c:pt idx="1382" formatCode="General">
                  <c:v>-4.5534520000000004E-3</c:v>
                </c:pt>
                <c:pt idx="1383" formatCode="General">
                  <c:v>-4.5685880000000002E-3</c:v>
                </c:pt>
                <c:pt idx="1384" formatCode="General">
                  <c:v>-4.5840810000000003E-3</c:v>
                </c:pt>
                <c:pt idx="1385" formatCode="General">
                  <c:v>-4.5999509999999997E-3</c:v>
                </c:pt>
                <c:pt idx="1386" formatCode="General">
                  <c:v>-4.6162740000000001E-3</c:v>
                </c:pt>
                <c:pt idx="1387" formatCode="General">
                  <c:v>-4.6331760000000001E-3</c:v>
                </c:pt>
                <c:pt idx="1388" formatCode="General">
                  <c:v>-4.6507659999999998E-3</c:v>
                </c:pt>
                <c:pt idx="1389" formatCode="General">
                  <c:v>-4.669065E-3</c:v>
                </c:pt>
                <c:pt idx="1390" formatCode="General">
                  <c:v>-4.6880710000000003E-3</c:v>
                </c:pt>
                <c:pt idx="1391" formatCode="General">
                  <c:v>-4.7078559999999998E-3</c:v>
                </c:pt>
                <c:pt idx="1392" formatCode="General">
                  <c:v>-4.72865E-3</c:v>
                </c:pt>
                <c:pt idx="1393" formatCode="General">
                  <c:v>-4.7502910000000002E-3</c:v>
                </c:pt>
                <c:pt idx="1394" formatCode="General">
                  <c:v>-4.7724029999999997E-3</c:v>
                </c:pt>
                <c:pt idx="1395" formatCode="General">
                  <c:v>-4.7948269999999998E-3</c:v>
                </c:pt>
                <c:pt idx="1396" formatCode="General">
                  <c:v>-4.8173829999999997E-3</c:v>
                </c:pt>
                <c:pt idx="1397" formatCode="General">
                  <c:v>-4.8401399999999997E-3</c:v>
                </c:pt>
                <c:pt idx="1398" formatCode="General">
                  <c:v>-4.8629550000000004E-3</c:v>
                </c:pt>
                <c:pt idx="1399" formatCode="General">
                  <c:v>-4.8855679999999999E-3</c:v>
                </c:pt>
                <c:pt idx="1400" formatCode="General">
                  <c:v>-4.9081530000000002E-3</c:v>
                </c:pt>
                <c:pt idx="1401" formatCode="General">
                  <c:v>-4.930617E-3</c:v>
                </c:pt>
                <c:pt idx="1402" formatCode="General">
                  <c:v>-4.9527740000000001E-3</c:v>
                </c:pt>
                <c:pt idx="1403" formatCode="General">
                  <c:v>-4.9746900000000004E-3</c:v>
                </c:pt>
                <c:pt idx="1404" formatCode="General">
                  <c:v>-4.9962490000000003E-3</c:v>
                </c:pt>
                <c:pt idx="1405" formatCode="General">
                  <c:v>-5.0172869999999996E-3</c:v>
                </c:pt>
                <c:pt idx="1406" formatCode="General">
                  <c:v>-5.0379120000000003E-3</c:v>
                </c:pt>
                <c:pt idx="1407" formatCode="General">
                  <c:v>-5.0581139999999998E-3</c:v>
                </c:pt>
                <c:pt idx="1408" formatCode="General">
                  <c:v>-5.0777360000000002E-3</c:v>
                </c:pt>
                <c:pt idx="1409" formatCode="General">
                  <c:v>-5.0969140000000001E-3</c:v>
                </c:pt>
                <c:pt idx="1410" formatCode="General">
                  <c:v>-5.1159559999999996E-3</c:v>
                </c:pt>
                <c:pt idx="1411" formatCode="General">
                  <c:v>-5.1350789999999999E-3</c:v>
                </c:pt>
                <c:pt idx="1412" formatCode="General">
                  <c:v>-5.1541549999999997E-3</c:v>
                </c:pt>
                <c:pt idx="1413" formatCode="General">
                  <c:v>-5.1729890000000002E-3</c:v>
                </c:pt>
                <c:pt idx="1414" formatCode="General">
                  <c:v>-5.191452E-3</c:v>
                </c:pt>
                <c:pt idx="1415" formatCode="General">
                  <c:v>-5.2093900000000004E-3</c:v>
                </c:pt>
                <c:pt idx="1416" formatCode="General">
                  <c:v>-5.2267779999999996E-3</c:v>
                </c:pt>
                <c:pt idx="1417" formatCode="General">
                  <c:v>-5.2435579999999997E-3</c:v>
                </c:pt>
                <c:pt idx="1418" formatCode="General">
                  <c:v>-5.2595439999999997E-3</c:v>
                </c:pt>
                <c:pt idx="1419" formatCode="General">
                  <c:v>-5.2744280000000003E-3</c:v>
                </c:pt>
                <c:pt idx="1420" formatCode="General">
                  <c:v>-5.2880360000000003E-3</c:v>
                </c:pt>
                <c:pt idx="1421" formatCode="General">
                  <c:v>-5.3003820000000002E-3</c:v>
                </c:pt>
                <c:pt idx="1422" formatCode="General">
                  <c:v>-5.3116889999999996E-3</c:v>
                </c:pt>
                <c:pt idx="1423" formatCode="General">
                  <c:v>-5.3222679999999998E-3</c:v>
                </c:pt>
                <c:pt idx="1424" formatCode="General">
                  <c:v>-5.3322150000000004E-3</c:v>
                </c:pt>
                <c:pt idx="1425" formatCode="General">
                  <c:v>-5.3415529999999998E-3</c:v>
                </c:pt>
                <c:pt idx="1426" formatCode="General">
                  <c:v>-5.3502020000000001E-3</c:v>
                </c:pt>
                <c:pt idx="1427" formatCode="General">
                  <c:v>-5.3581890000000002E-3</c:v>
                </c:pt>
                <c:pt idx="1428" formatCode="General">
                  <c:v>-5.3657699999999997E-3</c:v>
                </c:pt>
                <c:pt idx="1429" formatCode="General">
                  <c:v>-5.3732540000000001E-3</c:v>
                </c:pt>
                <c:pt idx="1430" formatCode="General">
                  <c:v>-5.3809269999999998E-3</c:v>
                </c:pt>
                <c:pt idx="1431" formatCode="General">
                  <c:v>-5.3887819999999999E-3</c:v>
                </c:pt>
                <c:pt idx="1432" formatCode="General">
                  <c:v>-5.3966420000000001E-3</c:v>
                </c:pt>
                <c:pt idx="1433" formatCode="General">
                  <c:v>-5.4045120000000002E-3</c:v>
                </c:pt>
                <c:pt idx="1434" formatCode="General">
                  <c:v>-5.4122969999999999E-3</c:v>
                </c:pt>
                <c:pt idx="1435" formatCode="General">
                  <c:v>-5.4199260000000003E-3</c:v>
                </c:pt>
                <c:pt idx="1436" formatCode="General">
                  <c:v>-5.4275180000000001E-3</c:v>
                </c:pt>
                <c:pt idx="1437" formatCode="General">
                  <c:v>-5.4351579999999998E-3</c:v>
                </c:pt>
                <c:pt idx="1438" formatCode="General">
                  <c:v>-5.4427800000000004E-3</c:v>
                </c:pt>
                <c:pt idx="1439" formatCode="General">
                  <c:v>-5.450369E-3</c:v>
                </c:pt>
                <c:pt idx="1440" formatCode="General">
                  <c:v>-5.457936E-3</c:v>
                </c:pt>
                <c:pt idx="1441" formatCode="General">
                  <c:v>-5.4652390000000002E-3</c:v>
                </c:pt>
                <c:pt idx="1442" formatCode="General">
                  <c:v>-5.4722759999999999E-3</c:v>
                </c:pt>
                <c:pt idx="1443" formatCode="General">
                  <c:v>-5.4792360000000002E-3</c:v>
                </c:pt>
                <c:pt idx="1444" formatCode="General">
                  <c:v>-5.4860839999999996E-3</c:v>
                </c:pt>
                <c:pt idx="1445" formatCode="General">
                  <c:v>-5.4927800000000001E-3</c:v>
                </c:pt>
                <c:pt idx="1446" formatCode="General">
                  <c:v>-5.4993230000000004E-3</c:v>
                </c:pt>
                <c:pt idx="1447" formatCode="General">
                  <c:v>-5.505612E-3</c:v>
                </c:pt>
                <c:pt idx="1448" formatCode="General">
                  <c:v>-5.5116760000000001E-3</c:v>
                </c:pt>
                <c:pt idx="1449" formatCode="General">
                  <c:v>-5.5174919999999997E-3</c:v>
                </c:pt>
                <c:pt idx="1450" formatCode="General">
                  <c:v>-5.5230380000000001E-3</c:v>
                </c:pt>
                <c:pt idx="1451" formatCode="General">
                  <c:v>-5.5282730000000002E-3</c:v>
                </c:pt>
                <c:pt idx="1452" formatCode="General">
                  <c:v>-5.5330370000000002E-3</c:v>
                </c:pt>
                <c:pt idx="1453" formatCode="General">
                  <c:v>-5.5373640000000003E-3</c:v>
                </c:pt>
                <c:pt idx="1454" formatCode="General">
                  <c:v>-5.5413349999999997E-3</c:v>
                </c:pt>
                <c:pt idx="1455" formatCode="General">
                  <c:v>-5.5449619999999996E-3</c:v>
                </c:pt>
                <c:pt idx="1456" formatCode="General">
                  <c:v>-5.5482029999999998E-3</c:v>
                </c:pt>
                <c:pt idx="1457" formatCode="General">
                  <c:v>-5.5508249999999997E-3</c:v>
                </c:pt>
                <c:pt idx="1458" formatCode="General">
                  <c:v>-5.5526539999999997E-3</c:v>
                </c:pt>
                <c:pt idx="1459" formatCode="General">
                  <c:v>-5.5537540000000002E-3</c:v>
                </c:pt>
                <c:pt idx="1460" formatCode="General">
                  <c:v>-5.5541920000000003E-3</c:v>
                </c:pt>
                <c:pt idx="1461" formatCode="General">
                  <c:v>-5.5541030000000003E-3</c:v>
                </c:pt>
                <c:pt idx="1462" formatCode="General">
                  <c:v>-5.5536149999999996E-3</c:v>
                </c:pt>
                <c:pt idx="1463" formatCode="General">
                  <c:v>-5.5528269999999998E-3</c:v>
                </c:pt>
                <c:pt idx="1464" formatCode="General">
                  <c:v>-5.551683E-3</c:v>
                </c:pt>
                <c:pt idx="1465" formatCode="General">
                  <c:v>-5.5502879999999996E-3</c:v>
                </c:pt>
                <c:pt idx="1466" formatCode="General">
                  <c:v>-5.5486099999999998E-3</c:v>
                </c:pt>
                <c:pt idx="1467" formatCode="General">
                  <c:v>-5.5466409999999997E-3</c:v>
                </c:pt>
                <c:pt idx="1468" formatCode="General">
                  <c:v>-5.5445599999999996E-3</c:v>
                </c:pt>
                <c:pt idx="1469" formatCode="General">
                  <c:v>-5.5423599999999996E-3</c:v>
                </c:pt>
                <c:pt idx="1470" formatCode="General">
                  <c:v>-5.540293E-3</c:v>
                </c:pt>
                <c:pt idx="1471" formatCode="General">
                  <c:v>-5.5384220000000003E-3</c:v>
                </c:pt>
                <c:pt idx="1472" formatCode="General">
                  <c:v>-5.5366449999999998E-3</c:v>
                </c:pt>
                <c:pt idx="1473" formatCode="General">
                  <c:v>-5.5348999999999997E-3</c:v>
                </c:pt>
                <c:pt idx="1474" formatCode="General">
                  <c:v>-5.5329589999999996E-3</c:v>
                </c:pt>
                <c:pt idx="1475" formatCode="General">
                  <c:v>-5.5306909999999999E-3</c:v>
                </c:pt>
                <c:pt idx="1476" formatCode="General">
                  <c:v>-5.5281339999999997E-3</c:v>
                </c:pt>
                <c:pt idx="1477" formatCode="General">
                  <c:v>-5.5255499999999997E-3</c:v>
                </c:pt>
                <c:pt idx="1478" formatCode="General">
                  <c:v>-5.5231020000000002E-3</c:v>
                </c:pt>
                <c:pt idx="1479" formatCode="General">
                  <c:v>-5.5207499999999996E-3</c:v>
                </c:pt>
                <c:pt idx="1480" formatCode="General">
                  <c:v>-5.5184880000000002E-3</c:v>
                </c:pt>
                <c:pt idx="1481" formatCode="General">
                  <c:v>-5.5161120000000001E-3</c:v>
                </c:pt>
                <c:pt idx="1482" formatCode="General">
                  <c:v>-5.5133769999999999E-3</c:v>
                </c:pt>
                <c:pt idx="1483" formatCode="General">
                  <c:v>-5.5100490000000004E-3</c:v>
                </c:pt>
                <c:pt idx="1484" formatCode="General">
                  <c:v>-5.5061520000000003E-3</c:v>
                </c:pt>
                <c:pt idx="1485" formatCode="General">
                  <c:v>-5.5018339999999997E-3</c:v>
                </c:pt>
                <c:pt idx="1486" formatCode="General">
                  <c:v>-5.4969550000000004E-3</c:v>
                </c:pt>
                <c:pt idx="1487" formatCode="General">
                  <c:v>-5.4915629999999997E-3</c:v>
                </c:pt>
                <c:pt idx="1488" formatCode="General">
                  <c:v>-5.4859389999999996E-3</c:v>
                </c:pt>
                <c:pt idx="1489" formatCode="General">
                  <c:v>-5.4801559999999999E-3</c:v>
                </c:pt>
                <c:pt idx="1490" formatCode="General">
                  <c:v>-5.4742740000000003E-3</c:v>
                </c:pt>
                <c:pt idx="1491" formatCode="General">
                  <c:v>-5.4683329999999997E-3</c:v>
                </c:pt>
                <c:pt idx="1492" formatCode="General">
                  <c:v>-5.4622200000000003E-3</c:v>
                </c:pt>
                <c:pt idx="1493" formatCode="General">
                  <c:v>-5.455952E-3</c:v>
                </c:pt>
                <c:pt idx="1494" formatCode="General">
                  <c:v>-5.4495799999999999E-3</c:v>
                </c:pt>
                <c:pt idx="1495" formatCode="General">
                  <c:v>-5.4433270000000004E-3</c:v>
                </c:pt>
                <c:pt idx="1496" formatCode="General">
                  <c:v>-5.4373709999999999E-3</c:v>
                </c:pt>
                <c:pt idx="1497" formatCode="General">
                  <c:v>-5.4316989999999999E-3</c:v>
                </c:pt>
                <c:pt idx="1498" formatCode="General">
                  <c:v>-5.4261539999999999E-3</c:v>
                </c:pt>
                <c:pt idx="1499" formatCode="General">
                  <c:v>-5.4212169999999999E-3</c:v>
                </c:pt>
                <c:pt idx="1500" formatCode="General">
                  <c:v>-5.4170859999999998E-3</c:v>
                </c:pt>
                <c:pt idx="1501" formatCode="General">
                  <c:v>-5.4134969999999998E-3</c:v>
                </c:pt>
                <c:pt idx="1502" formatCode="General">
                  <c:v>-5.4102780000000001E-3</c:v>
                </c:pt>
                <c:pt idx="1503" formatCode="General">
                  <c:v>-5.4073400000000001E-3</c:v>
                </c:pt>
                <c:pt idx="1504" formatCode="General">
                  <c:v>-5.4047519999999996E-3</c:v>
                </c:pt>
                <c:pt idx="1505" formatCode="General">
                  <c:v>-5.4025310000000003E-3</c:v>
                </c:pt>
                <c:pt idx="1506" formatCode="General">
                  <c:v>-5.4006760000000001E-3</c:v>
                </c:pt>
                <c:pt idx="1507" formatCode="General">
                  <c:v>-5.3993050000000001E-3</c:v>
                </c:pt>
                <c:pt idx="1508" formatCode="General">
                  <c:v>-5.3986449999999997E-3</c:v>
                </c:pt>
                <c:pt idx="1509" formatCode="General">
                  <c:v>-5.3989609999999999E-3</c:v>
                </c:pt>
                <c:pt idx="1510" formatCode="General">
                  <c:v>-5.4004430000000004E-3</c:v>
                </c:pt>
                <c:pt idx="1511" formatCode="General">
                  <c:v>-5.4031030000000002E-3</c:v>
                </c:pt>
                <c:pt idx="1512" formatCode="General">
                  <c:v>-5.4069979999999997E-3</c:v>
                </c:pt>
                <c:pt idx="1513" formatCode="General">
                  <c:v>-5.4123829999999998E-3</c:v>
                </c:pt>
                <c:pt idx="1514" formatCode="General">
                  <c:v>-5.4193770000000004E-3</c:v>
                </c:pt>
                <c:pt idx="1515" formatCode="General">
                  <c:v>-5.4278759999999999E-3</c:v>
                </c:pt>
                <c:pt idx="1516" formatCode="General">
                  <c:v>-5.4377109999999996E-3</c:v>
                </c:pt>
                <c:pt idx="1517" formatCode="General">
                  <c:v>-5.4487299999999997E-3</c:v>
                </c:pt>
                <c:pt idx="1518" formatCode="General">
                  <c:v>-5.4606810000000002E-3</c:v>
                </c:pt>
                <c:pt idx="1519" formatCode="General">
                  <c:v>-5.473304E-3</c:v>
                </c:pt>
                <c:pt idx="1520" formatCode="General">
                  <c:v>-5.4865649999999997E-3</c:v>
                </c:pt>
                <c:pt idx="1521" formatCode="General">
                  <c:v>-5.5003580000000003E-3</c:v>
                </c:pt>
                <c:pt idx="1522" formatCode="General">
                  <c:v>-5.5143630000000004E-3</c:v>
                </c:pt>
                <c:pt idx="1523" formatCode="General">
                  <c:v>-5.528364E-3</c:v>
                </c:pt>
                <c:pt idx="1524" formatCode="General">
                  <c:v>-5.542295E-3</c:v>
                </c:pt>
                <c:pt idx="1525" formatCode="General">
                  <c:v>-5.5557999999999996E-3</c:v>
                </c:pt>
                <c:pt idx="1526" formatCode="General">
                  <c:v>-5.5686390000000002E-3</c:v>
                </c:pt>
                <c:pt idx="1527" formatCode="General">
                  <c:v>-5.5809969999999999E-3</c:v>
                </c:pt>
                <c:pt idx="1528" formatCode="General">
                  <c:v>-5.5928879999999999E-3</c:v>
                </c:pt>
                <c:pt idx="1529" formatCode="General">
                  <c:v>-5.6043040000000001E-3</c:v>
                </c:pt>
                <c:pt idx="1530" formatCode="General">
                  <c:v>-5.6152980000000003E-3</c:v>
                </c:pt>
                <c:pt idx="1531" formatCode="General">
                  <c:v>-5.6258640000000004E-3</c:v>
                </c:pt>
                <c:pt idx="1532" formatCode="General">
                  <c:v>-5.6363530000000002E-3</c:v>
                </c:pt>
                <c:pt idx="1533" formatCode="General">
                  <c:v>-5.6471009999999999E-3</c:v>
                </c:pt>
                <c:pt idx="1534" formatCode="General">
                  <c:v>-5.6579100000000004E-3</c:v>
                </c:pt>
                <c:pt idx="1535" formatCode="General">
                  <c:v>-5.6683059999999997E-3</c:v>
                </c:pt>
                <c:pt idx="1536" formatCode="General">
                  <c:v>-5.6778139999999998E-3</c:v>
                </c:pt>
                <c:pt idx="1537" formatCode="General">
                  <c:v>-5.6860690000000002E-3</c:v>
                </c:pt>
                <c:pt idx="1538" formatCode="General">
                  <c:v>-5.6929679999999996E-3</c:v>
                </c:pt>
                <c:pt idx="1539" formatCode="General">
                  <c:v>-5.6986329999999998E-3</c:v>
                </c:pt>
                <c:pt idx="1540" formatCode="General">
                  <c:v>-5.7030850000000001E-3</c:v>
                </c:pt>
                <c:pt idx="1541" formatCode="General">
                  <c:v>-5.7063959999999999E-3</c:v>
                </c:pt>
                <c:pt idx="1542" formatCode="General">
                  <c:v>-5.7088670000000003E-3</c:v>
                </c:pt>
                <c:pt idx="1543" formatCode="General">
                  <c:v>-5.7105660000000003E-3</c:v>
                </c:pt>
                <c:pt idx="1544" formatCode="General">
                  <c:v>-5.7113420000000003E-3</c:v>
                </c:pt>
                <c:pt idx="1545" formatCode="General">
                  <c:v>-5.7110609999999999E-3</c:v>
                </c:pt>
                <c:pt idx="1546" formatCode="General">
                  <c:v>-5.7098490000000003E-3</c:v>
                </c:pt>
                <c:pt idx="1547" formatCode="General">
                  <c:v>-5.707841E-3</c:v>
                </c:pt>
                <c:pt idx="1548" formatCode="General">
                  <c:v>-5.7051599999999999E-3</c:v>
                </c:pt>
                <c:pt idx="1549" formatCode="General">
                  <c:v>-5.7022219999999998E-3</c:v>
                </c:pt>
                <c:pt idx="1550" formatCode="General">
                  <c:v>-5.6992900000000001E-3</c:v>
                </c:pt>
                <c:pt idx="1551" formatCode="General">
                  <c:v>-5.6964570000000003E-3</c:v>
                </c:pt>
                <c:pt idx="1552" formatCode="General">
                  <c:v>-5.6938099999999997E-3</c:v>
                </c:pt>
                <c:pt idx="1553" formatCode="General">
                  <c:v>-5.6912910000000002E-3</c:v>
                </c:pt>
                <c:pt idx="1554" formatCode="General">
                  <c:v>-5.6890120000000002E-3</c:v>
                </c:pt>
                <c:pt idx="1555" formatCode="General">
                  <c:v>-5.6870779999999999E-3</c:v>
                </c:pt>
                <c:pt idx="1556" formatCode="General">
                  <c:v>-5.6853880000000004E-3</c:v>
                </c:pt>
                <c:pt idx="1557" formatCode="General">
                  <c:v>-5.6839489999999998E-3</c:v>
                </c:pt>
                <c:pt idx="1558" formatCode="General">
                  <c:v>-5.6827689999999998E-3</c:v>
                </c:pt>
                <c:pt idx="1559" formatCode="General">
                  <c:v>-5.6820289999999999E-3</c:v>
                </c:pt>
                <c:pt idx="1560" formatCode="General">
                  <c:v>-5.6817949999999999E-3</c:v>
                </c:pt>
                <c:pt idx="1561" formatCode="General">
                  <c:v>-5.6820220000000001E-3</c:v>
                </c:pt>
                <c:pt idx="1562" formatCode="General">
                  <c:v>-5.6831420000000004E-3</c:v>
                </c:pt>
                <c:pt idx="1563" formatCode="General">
                  <c:v>-5.6856229999999999E-3</c:v>
                </c:pt>
                <c:pt idx="1564" formatCode="General">
                  <c:v>-5.689291E-3</c:v>
                </c:pt>
                <c:pt idx="1565" formatCode="General">
                  <c:v>-5.6937239999999998E-3</c:v>
                </c:pt>
                <c:pt idx="1566" formatCode="General">
                  <c:v>-5.6987349999999999E-3</c:v>
                </c:pt>
                <c:pt idx="1567" formatCode="General">
                  <c:v>-5.70427E-3</c:v>
                </c:pt>
                <c:pt idx="1568" formatCode="General">
                  <c:v>-5.7100700000000002E-3</c:v>
                </c:pt>
                <c:pt idx="1569" formatCode="General">
                  <c:v>-5.7159869999999996E-3</c:v>
                </c:pt>
                <c:pt idx="1570" formatCode="General">
                  <c:v>-5.7221629999999997E-3</c:v>
                </c:pt>
                <c:pt idx="1571" formatCode="General">
                  <c:v>-5.7287689999999999E-3</c:v>
                </c:pt>
                <c:pt idx="1572" formatCode="General">
                  <c:v>-5.7360830000000003E-3</c:v>
                </c:pt>
                <c:pt idx="1573" formatCode="General">
                  <c:v>-5.7443199999999998E-3</c:v>
                </c:pt>
                <c:pt idx="1574" formatCode="General">
                  <c:v>-5.7535540000000001E-3</c:v>
                </c:pt>
                <c:pt idx="1575" formatCode="General">
                  <c:v>-5.7639010000000001E-3</c:v>
                </c:pt>
                <c:pt idx="1576" formatCode="General">
                  <c:v>-5.7754909999999998E-3</c:v>
                </c:pt>
                <c:pt idx="1577" formatCode="General">
                  <c:v>-5.788451E-3</c:v>
                </c:pt>
                <c:pt idx="1578" formatCode="General">
                  <c:v>-5.8026329999999997E-3</c:v>
                </c:pt>
                <c:pt idx="1579" formatCode="General">
                  <c:v>-5.8178980000000002E-3</c:v>
                </c:pt>
                <c:pt idx="1580" formatCode="General">
                  <c:v>-5.8342949999999998E-3</c:v>
                </c:pt>
                <c:pt idx="1581" formatCode="General">
                  <c:v>-5.851752E-3</c:v>
                </c:pt>
                <c:pt idx="1582" formatCode="General">
                  <c:v>-5.8702809999999998E-3</c:v>
                </c:pt>
                <c:pt idx="1583" formatCode="General">
                  <c:v>-5.8900660000000002E-3</c:v>
                </c:pt>
                <c:pt idx="1584" formatCode="General">
                  <c:v>-5.911332E-3</c:v>
                </c:pt>
                <c:pt idx="1585" formatCode="General">
                  <c:v>-5.9339989999999997E-3</c:v>
                </c:pt>
                <c:pt idx="1586" formatCode="General">
                  <c:v>-5.9578319999999997E-3</c:v>
                </c:pt>
                <c:pt idx="1587" formatCode="General">
                  <c:v>-5.9826760000000001E-3</c:v>
                </c:pt>
                <c:pt idx="1588" formatCode="General">
                  <c:v>-6.0083710000000002E-3</c:v>
                </c:pt>
                <c:pt idx="1589" formatCode="General">
                  <c:v>-6.0349380000000001E-3</c:v>
                </c:pt>
                <c:pt idx="1590" formatCode="General">
                  <c:v>-6.0623170000000002E-3</c:v>
                </c:pt>
                <c:pt idx="1591" formatCode="General">
                  <c:v>-6.0902889999999996E-3</c:v>
                </c:pt>
                <c:pt idx="1592" formatCode="General">
                  <c:v>-6.1188040000000003E-3</c:v>
                </c:pt>
                <c:pt idx="1593" formatCode="General">
                  <c:v>-6.1478210000000004E-3</c:v>
                </c:pt>
                <c:pt idx="1594" formatCode="General">
                  <c:v>-6.1773599999999998E-3</c:v>
                </c:pt>
                <c:pt idx="1595" formatCode="General">
                  <c:v>-6.2073149999999997E-3</c:v>
                </c:pt>
                <c:pt idx="1596" formatCode="General">
                  <c:v>-6.237528E-3</c:v>
                </c:pt>
                <c:pt idx="1597" formatCode="General">
                  <c:v>-6.2677619999999996E-3</c:v>
                </c:pt>
                <c:pt idx="1598" formatCode="General">
                  <c:v>-6.2977679999999996E-3</c:v>
                </c:pt>
                <c:pt idx="1599" formatCode="General">
                  <c:v>-6.3274550000000001E-3</c:v>
                </c:pt>
                <c:pt idx="1600" formatCode="General">
                  <c:v>-6.3567490000000001E-3</c:v>
                </c:pt>
                <c:pt idx="1601" formatCode="General">
                  <c:v>-6.3856060000000003E-3</c:v>
                </c:pt>
                <c:pt idx="1602" formatCode="General">
                  <c:v>-6.4139990000000001E-3</c:v>
                </c:pt>
                <c:pt idx="1603" formatCode="General">
                  <c:v>-6.4418660000000001E-3</c:v>
                </c:pt>
                <c:pt idx="1604" formatCode="General">
                  <c:v>-6.4692860000000003E-3</c:v>
                </c:pt>
                <c:pt idx="1605" formatCode="General">
                  <c:v>-6.4962010000000001E-3</c:v>
                </c:pt>
                <c:pt idx="1606" formatCode="General">
                  <c:v>-6.5224860000000001E-3</c:v>
                </c:pt>
                <c:pt idx="1607" formatCode="General">
                  <c:v>-6.5479509999999998E-3</c:v>
                </c:pt>
                <c:pt idx="1608" formatCode="General">
                  <c:v>-6.5724540000000001E-3</c:v>
                </c:pt>
                <c:pt idx="1609" formatCode="General">
                  <c:v>-6.5961429999999996E-3</c:v>
                </c:pt>
                <c:pt idx="1610" formatCode="General">
                  <c:v>-6.6189889999999996E-3</c:v>
                </c:pt>
                <c:pt idx="1611" formatCode="General">
                  <c:v>-6.6411980000000001E-3</c:v>
                </c:pt>
                <c:pt idx="1612" formatCode="General">
                  <c:v>-6.663052E-3</c:v>
                </c:pt>
                <c:pt idx="1613" formatCode="General">
                  <c:v>-6.6845689999999996E-3</c:v>
                </c:pt>
                <c:pt idx="1614" formatCode="General">
                  <c:v>-6.7056520000000003E-3</c:v>
                </c:pt>
                <c:pt idx="1615" formatCode="General">
                  <c:v>-6.7261980000000001E-3</c:v>
                </c:pt>
                <c:pt idx="1616" formatCode="General">
                  <c:v>-6.7461750000000001E-3</c:v>
                </c:pt>
                <c:pt idx="1617" formatCode="General">
                  <c:v>-6.765676E-3</c:v>
                </c:pt>
                <c:pt idx="1618" formatCode="General">
                  <c:v>-6.7847239999999998E-3</c:v>
                </c:pt>
                <c:pt idx="1619" formatCode="General">
                  <c:v>-6.8033019999999998E-3</c:v>
                </c:pt>
                <c:pt idx="1620" formatCode="General">
                  <c:v>-6.8215039999999999E-3</c:v>
                </c:pt>
                <c:pt idx="1621" formatCode="General">
                  <c:v>-6.839459E-3</c:v>
                </c:pt>
                <c:pt idx="1622" formatCode="General">
                  <c:v>-6.8572980000000004E-3</c:v>
                </c:pt>
                <c:pt idx="1623" formatCode="General">
                  <c:v>-6.8751159999999997E-3</c:v>
                </c:pt>
                <c:pt idx="1624" formatCode="General">
                  <c:v>-6.8929839999999996E-3</c:v>
                </c:pt>
                <c:pt idx="1625" formatCode="General">
                  <c:v>-6.9107439999999999E-3</c:v>
                </c:pt>
                <c:pt idx="1626" formatCode="General">
                  <c:v>-6.928254E-3</c:v>
                </c:pt>
                <c:pt idx="1627" formatCode="General">
                  <c:v>-6.9456090000000002E-3</c:v>
                </c:pt>
                <c:pt idx="1628" formatCode="General">
                  <c:v>-6.9626189999999998E-3</c:v>
                </c:pt>
                <c:pt idx="1629" formatCode="General">
                  <c:v>-6.9789839999999997E-3</c:v>
                </c:pt>
                <c:pt idx="1630" formatCode="General">
                  <c:v>-6.9949890000000001E-3</c:v>
                </c:pt>
                <c:pt idx="1631" formatCode="General">
                  <c:v>-7.0109819999999998E-3</c:v>
                </c:pt>
                <c:pt idx="1632" formatCode="General">
                  <c:v>-7.0269909999999998E-3</c:v>
                </c:pt>
                <c:pt idx="1633" formatCode="General">
                  <c:v>-7.0429969999999996E-3</c:v>
                </c:pt>
                <c:pt idx="1634" formatCode="General">
                  <c:v>-7.0590899999999996E-3</c:v>
                </c:pt>
                <c:pt idx="1635" formatCode="General">
                  <c:v>-7.0755239999999997E-3</c:v>
                </c:pt>
                <c:pt idx="1636" formatCode="General">
                  <c:v>-7.0923990000000001E-3</c:v>
                </c:pt>
                <c:pt idx="1637" formatCode="General">
                  <c:v>-7.1098350000000001E-3</c:v>
                </c:pt>
                <c:pt idx="1638" formatCode="General">
                  <c:v>-7.1279739999999996E-3</c:v>
                </c:pt>
                <c:pt idx="1639" formatCode="General">
                  <c:v>-7.1470309999999999E-3</c:v>
                </c:pt>
                <c:pt idx="1640" formatCode="General">
                  <c:v>-7.1671729999999998E-3</c:v>
                </c:pt>
                <c:pt idx="1641" formatCode="General">
                  <c:v>-7.1881219999999999E-3</c:v>
                </c:pt>
                <c:pt idx="1642" formatCode="General">
                  <c:v>-7.2095620000000001E-3</c:v>
                </c:pt>
                <c:pt idx="1643" formatCode="General">
                  <c:v>-7.2310580000000003E-3</c:v>
                </c:pt>
                <c:pt idx="1644" formatCode="General">
                  <c:v>-7.2522910000000001E-3</c:v>
                </c:pt>
                <c:pt idx="1645" formatCode="General">
                  <c:v>-7.2731280000000002E-3</c:v>
                </c:pt>
                <c:pt idx="1646" formatCode="General">
                  <c:v>-7.2933440000000002E-3</c:v>
                </c:pt>
                <c:pt idx="1647" formatCode="General">
                  <c:v>-7.3126930000000003E-3</c:v>
                </c:pt>
                <c:pt idx="1648" formatCode="General">
                  <c:v>-7.3311130000000002E-3</c:v>
                </c:pt>
                <c:pt idx="1649" formatCode="General">
                  <c:v>-7.348729E-3</c:v>
                </c:pt>
                <c:pt idx="1650" formatCode="General">
                  <c:v>-7.3657549999999999E-3</c:v>
                </c:pt>
                <c:pt idx="1651" formatCode="General">
                  <c:v>-7.38238E-3</c:v>
                </c:pt>
                <c:pt idx="1652" formatCode="General">
                  <c:v>-7.3987510000000003E-3</c:v>
                </c:pt>
                <c:pt idx="1653" formatCode="General">
                  <c:v>-7.414833E-3</c:v>
                </c:pt>
                <c:pt idx="1654" formatCode="General">
                  <c:v>-7.4304690000000003E-3</c:v>
                </c:pt>
                <c:pt idx="1655" formatCode="General">
                  <c:v>-7.4456820000000003E-3</c:v>
                </c:pt>
                <c:pt idx="1656" formatCode="General">
                  <c:v>-7.4607010000000001E-3</c:v>
                </c:pt>
                <c:pt idx="1657" formatCode="General">
                  <c:v>-7.475832E-3</c:v>
                </c:pt>
                <c:pt idx="1658" formatCode="General">
                  <c:v>-7.4910649999999999E-3</c:v>
                </c:pt>
                <c:pt idx="1659" formatCode="General">
                  <c:v>-7.5063769999999998E-3</c:v>
                </c:pt>
                <c:pt idx="1660" formatCode="General">
                  <c:v>-7.5217499999999998E-3</c:v>
                </c:pt>
                <c:pt idx="1661" formatCode="General">
                  <c:v>-7.5368600000000003E-3</c:v>
                </c:pt>
                <c:pt idx="1662" formatCode="General">
                  <c:v>-7.5514950000000001E-3</c:v>
                </c:pt>
                <c:pt idx="1663" formatCode="General">
                  <c:v>-7.5657989999999998E-3</c:v>
                </c:pt>
                <c:pt idx="1664" formatCode="General">
                  <c:v>-7.5794499999999997E-3</c:v>
                </c:pt>
                <c:pt idx="1665" formatCode="General">
                  <c:v>-7.5918929999999997E-3</c:v>
                </c:pt>
                <c:pt idx="1666" formatCode="General">
                  <c:v>-7.6031750000000002E-3</c:v>
                </c:pt>
                <c:pt idx="1667" formatCode="General">
                  <c:v>-7.6135120000000002E-3</c:v>
                </c:pt>
                <c:pt idx="1668" formatCode="General">
                  <c:v>-7.6231149999999998E-3</c:v>
                </c:pt>
                <c:pt idx="1669" formatCode="General">
                  <c:v>-7.6319350000000003E-3</c:v>
                </c:pt>
                <c:pt idx="1670" formatCode="General">
                  <c:v>-7.6397549999999998E-3</c:v>
                </c:pt>
                <c:pt idx="1671" formatCode="General">
                  <c:v>-7.6470369999999998E-3</c:v>
                </c:pt>
                <c:pt idx="1672" formatCode="General">
                  <c:v>-7.6541789999999997E-3</c:v>
                </c:pt>
                <c:pt idx="1673" formatCode="General">
                  <c:v>-7.6609490000000002E-3</c:v>
                </c:pt>
                <c:pt idx="1674" formatCode="General">
                  <c:v>-7.6670410000000003E-3</c:v>
                </c:pt>
                <c:pt idx="1675" formatCode="General">
                  <c:v>-7.6724339999999997E-3</c:v>
                </c:pt>
                <c:pt idx="1676" formatCode="General">
                  <c:v>-7.6769309999999997E-3</c:v>
                </c:pt>
                <c:pt idx="1677" formatCode="General">
                  <c:v>-7.6800460000000003E-3</c:v>
                </c:pt>
                <c:pt idx="1678" formatCode="General">
                  <c:v>-7.681551E-3</c:v>
                </c:pt>
                <c:pt idx="1679" formatCode="General">
                  <c:v>-7.681467E-3</c:v>
                </c:pt>
                <c:pt idx="1680" formatCode="General">
                  <c:v>-7.6799590000000001E-3</c:v>
                </c:pt>
                <c:pt idx="1681" formatCode="General">
                  <c:v>-7.6773309999999999E-3</c:v>
                </c:pt>
                <c:pt idx="1682" formatCode="General">
                  <c:v>-7.6739269999999997E-3</c:v>
                </c:pt>
                <c:pt idx="1683" formatCode="General">
                  <c:v>-7.6697730000000004E-3</c:v>
                </c:pt>
                <c:pt idx="1684" formatCode="General">
                  <c:v>-7.6648970000000004E-3</c:v>
                </c:pt>
                <c:pt idx="1685" formatCode="General">
                  <c:v>-7.6594059999999997E-3</c:v>
                </c:pt>
                <c:pt idx="1686" formatCode="General">
                  <c:v>-7.6533529999999999E-3</c:v>
                </c:pt>
                <c:pt idx="1687" formatCode="General">
                  <c:v>-7.6468439999999999E-3</c:v>
                </c:pt>
                <c:pt idx="1688" formatCode="General">
                  <c:v>-7.6398760000000003E-3</c:v>
                </c:pt>
                <c:pt idx="1689" formatCode="General">
                  <c:v>-7.6324469999999997E-3</c:v>
                </c:pt>
                <c:pt idx="1690" formatCode="General">
                  <c:v>-7.6246969999999997E-3</c:v>
                </c:pt>
                <c:pt idx="1691" formatCode="General">
                  <c:v>-7.61679E-3</c:v>
                </c:pt>
                <c:pt idx="1692" formatCode="General">
                  <c:v>-7.6088140000000002E-3</c:v>
                </c:pt>
                <c:pt idx="1693" formatCode="General">
                  <c:v>-7.6008569999999999E-3</c:v>
                </c:pt>
                <c:pt idx="1694" formatCode="General">
                  <c:v>-7.5928200000000001E-3</c:v>
                </c:pt>
                <c:pt idx="1695" formatCode="General">
                  <c:v>-7.584571E-3</c:v>
                </c:pt>
                <c:pt idx="1696" formatCode="General">
                  <c:v>-7.5760489999999996E-3</c:v>
                </c:pt>
                <c:pt idx="1697" formatCode="General">
                  <c:v>-7.5672029999999998E-3</c:v>
                </c:pt>
                <c:pt idx="1698" formatCode="General">
                  <c:v>-7.558136E-3</c:v>
                </c:pt>
                <c:pt idx="1699" formatCode="General">
                  <c:v>-7.5489770000000001E-3</c:v>
                </c:pt>
                <c:pt idx="1700" formatCode="General">
                  <c:v>-7.5399719999999998E-3</c:v>
                </c:pt>
                <c:pt idx="1701" formatCode="General">
                  <c:v>-7.5312570000000004E-3</c:v>
                </c:pt>
                <c:pt idx="1702" formatCode="General">
                  <c:v>-7.5229930000000004E-3</c:v>
                </c:pt>
                <c:pt idx="1703" formatCode="General">
                  <c:v>-7.515168E-3</c:v>
                </c:pt>
                <c:pt idx="1704" formatCode="General">
                  <c:v>-7.5077390000000003E-3</c:v>
                </c:pt>
                <c:pt idx="1705" formatCode="General">
                  <c:v>-7.5009780000000002E-3</c:v>
                </c:pt>
                <c:pt idx="1706" formatCode="General">
                  <c:v>-7.4949810000000004E-3</c:v>
                </c:pt>
                <c:pt idx="1707" formatCode="General">
                  <c:v>-7.4899010000000002E-3</c:v>
                </c:pt>
                <c:pt idx="1708" formatCode="General">
                  <c:v>-7.4856829999999999E-3</c:v>
                </c:pt>
                <c:pt idx="1709" formatCode="General">
                  <c:v>-7.4821949999999996E-3</c:v>
                </c:pt>
                <c:pt idx="1710" formatCode="General">
                  <c:v>-7.4796569999999998E-3</c:v>
                </c:pt>
                <c:pt idx="1711" formatCode="General">
                  <c:v>-7.4783499999999999E-3</c:v>
                </c:pt>
                <c:pt idx="1712" formatCode="General">
                  <c:v>-7.4784719999999999E-3</c:v>
                </c:pt>
                <c:pt idx="1713" formatCode="General">
                  <c:v>-7.4799369999999999E-3</c:v>
                </c:pt>
                <c:pt idx="1714" formatCode="General">
                  <c:v>-7.4826440000000001E-3</c:v>
                </c:pt>
                <c:pt idx="1715" formatCode="General">
                  <c:v>-7.4866430000000003E-3</c:v>
                </c:pt>
                <c:pt idx="1716" formatCode="General">
                  <c:v>-7.4918600000000004E-3</c:v>
                </c:pt>
                <c:pt idx="1717" formatCode="General">
                  <c:v>-7.4981709999999997E-3</c:v>
                </c:pt>
                <c:pt idx="1718" formatCode="General">
                  <c:v>-7.5055429999999999E-3</c:v>
                </c:pt>
                <c:pt idx="1719" formatCode="General">
                  <c:v>-7.5138219999999999E-3</c:v>
                </c:pt>
                <c:pt idx="1720" formatCode="General">
                  <c:v>-7.5226659999999999E-3</c:v>
                </c:pt>
                <c:pt idx="1721" formatCode="General">
                  <c:v>-7.531945E-3</c:v>
                </c:pt>
                <c:pt idx="1722" formatCode="General">
                  <c:v>-7.5415869999999998E-3</c:v>
                </c:pt>
                <c:pt idx="1723" formatCode="General">
                  <c:v>-7.55137E-3</c:v>
                </c:pt>
                <c:pt idx="1724" formatCode="General">
                  <c:v>-7.5611599999999999E-3</c:v>
                </c:pt>
                <c:pt idx="1725" formatCode="General">
                  <c:v>-7.5707639999999998E-3</c:v>
                </c:pt>
                <c:pt idx="1726" formatCode="General">
                  <c:v>-7.5800340000000003E-3</c:v>
                </c:pt>
                <c:pt idx="1727" formatCode="General">
                  <c:v>-7.5889649999999996E-3</c:v>
                </c:pt>
                <c:pt idx="1728" formatCode="General">
                  <c:v>-7.5974349999999996E-3</c:v>
                </c:pt>
                <c:pt idx="1729" formatCode="General">
                  <c:v>-7.605311E-3</c:v>
                </c:pt>
                <c:pt idx="1730" formatCode="General">
                  <c:v>-7.6124419999999996E-3</c:v>
                </c:pt>
                <c:pt idx="1731" formatCode="General">
                  <c:v>-7.6185699999999999E-3</c:v>
                </c:pt>
                <c:pt idx="1732" formatCode="General">
                  <c:v>-7.6233250000000002E-3</c:v>
                </c:pt>
                <c:pt idx="1733" formatCode="General">
                  <c:v>-7.6263190000000003E-3</c:v>
                </c:pt>
                <c:pt idx="1734" formatCode="General">
                  <c:v>-7.6275249999999996E-3</c:v>
                </c:pt>
                <c:pt idx="1735" formatCode="General">
                  <c:v>-7.627127E-3</c:v>
                </c:pt>
                <c:pt idx="1736" formatCode="General">
                  <c:v>-7.6251069999999999E-3</c:v>
                </c:pt>
                <c:pt idx="1737" formatCode="General">
                  <c:v>-7.6214780000000001E-3</c:v>
                </c:pt>
                <c:pt idx="1738" formatCode="General">
                  <c:v>-7.6165540000000002E-3</c:v>
                </c:pt>
                <c:pt idx="1739" formatCode="General">
                  <c:v>-7.6106409999999996E-3</c:v>
                </c:pt>
                <c:pt idx="1740" formatCode="General">
                  <c:v>-7.6039519999999998E-3</c:v>
                </c:pt>
                <c:pt idx="1741" formatCode="General">
                  <c:v>-7.5967609999999996E-3</c:v>
                </c:pt>
                <c:pt idx="1742" formatCode="General">
                  <c:v>-7.5891079999999998E-3</c:v>
                </c:pt>
                <c:pt idx="1743" formatCode="General">
                  <c:v>-7.5809370000000003E-3</c:v>
                </c:pt>
                <c:pt idx="1744" formatCode="General">
                  <c:v>-7.5722080000000004E-3</c:v>
                </c:pt>
                <c:pt idx="1745" formatCode="General">
                  <c:v>-7.5628220000000003E-3</c:v>
                </c:pt>
                <c:pt idx="1746" formatCode="General">
                  <c:v>-7.5528549999999998E-3</c:v>
                </c:pt>
                <c:pt idx="1747" formatCode="General">
                  <c:v>-7.5425800000000001E-3</c:v>
                </c:pt>
                <c:pt idx="1748" formatCode="General">
                  <c:v>-7.5323209999999998E-3</c:v>
                </c:pt>
                <c:pt idx="1749" formatCode="General">
                  <c:v>-7.5230000000000002E-3</c:v>
                </c:pt>
                <c:pt idx="1750" formatCode="General">
                  <c:v>-7.5151089999999999E-3</c:v>
                </c:pt>
                <c:pt idx="1751" formatCode="General">
                  <c:v>-7.5080939999999999E-3</c:v>
                </c:pt>
                <c:pt idx="1752" formatCode="General">
                  <c:v>-7.5014529999999999E-3</c:v>
                </c:pt>
                <c:pt idx="1753" formatCode="General">
                  <c:v>-7.4945769999999997E-3</c:v>
                </c:pt>
                <c:pt idx="1754" formatCode="General">
                  <c:v>-7.4873910000000004E-3</c:v>
                </c:pt>
                <c:pt idx="1755" formatCode="General">
                  <c:v>-7.4802109999999996E-3</c:v>
                </c:pt>
                <c:pt idx="1756" formatCode="General">
                  <c:v>-7.4731600000000004E-3</c:v>
                </c:pt>
                <c:pt idx="1757" formatCode="General">
                  <c:v>-7.4664400000000004E-3</c:v>
                </c:pt>
                <c:pt idx="1758" formatCode="General">
                  <c:v>-7.4601720000000002E-3</c:v>
                </c:pt>
                <c:pt idx="1759" formatCode="General">
                  <c:v>-7.4544629999999997E-3</c:v>
                </c:pt>
                <c:pt idx="1760" formatCode="General">
                  <c:v>-7.4492339999999999E-3</c:v>
                </c:pt>
                <c:pt idx="1761" formatCode="General">
                  <c:v>-7.4440330000000001E-3</c:v>
                </c:pt>
                <c:pt idx="1762" formatCode="General">
                  <c:v>-7.4384999999999998E-3</c:v>
                </c:pt>
                <c:pt idx="1763" formatCode="General">
                  <c:v>-7.4325529999999997E-3</c:v>
                </c:pt>
                <c:pt idx="1764" formatCode="General">
                  <c:v>-7.4262729999999997E-3</c:v>
                </c:pt>
                <c:pt idx="1765" formatCode="General">
                  <c:v>-7.4198049999999998E-3</c:v>
                </c:pt>
                <c:pt idx="1766" formatCode="General">
                  <c:v>-7.4133209999999996E-3</c:v>
                </c:pt>
                <c:pt idx="1767" formatCode="General">
                  <c:v>-7.4070189999999999E-3</c:v>
                </c:pt>
                <c:pt idx="1768" formatCode="General">
                  <c:v>-7.4011559999999999E-3</c:v>
                </c:pt>
                <c:pt idx="1769" formatCode="General">
                  <c:v>-7.3959179999999996E-3</c:v>
                </c:pt>
                <c:pt idx="1770" formatCode="General">
                  <c:v>-7.3913260000000001E-3</c:v>
                </c:pt>
                <c:pt idx="1771" formatCode="General">
                  <c:v>-7.3873430000000002E-3</c:v>
                </c:pt>
                <c:pt idx="1772" formatCode="General">
                  <c:v>-7.3840299999999998E-3</c:v>
                </c:pt>
                <c:pt idx="1773" formatCode="General">
                  <c:v>-7.3816109999999997E-3</c:v>
                </c:pt>
                <c:pt idx="1774" formatCode="General">
                  <c:v>-7.380195E-3</c:v>
                </c:pt>
                <c:pt idx="1775" formatCode="General">
                  <c:v>-7.3800100000000002E-3</c:v>
                </c:pt>
                <c:pt idx="1776" formatCode="General">
                  <c:v>-7.3812460000000002E-3</c:v>
                </c:pt>
                <c:pt idx="1777" formatCode="General">
                  <c:v>-7.3837010000000003E-3</c:v>
                </c:pt>
                <c:pt idx="1778" formatCode="General">
                  <c:v>-7.3873539999999996E-3</c:v>
                </c:pt>
                <c:pt idx="1779" formatCode="General">
                  <c:v>-7.3922939999999998E-3</c:v>
                </c:pt>
                <c:pt idx="1780" formatCode="General">
                  <c:v>-7.3981699999999999E-3</c:v>
                </c:pt>
                <c:pt idx="1781" formatCode="General">
                  <c:v>-7.4045279999999996E-3</c:v>
                </c:pt>
                <c:pt idx="1782" formatCode="General">
                  <c:v>-7.4114309999999996E-3</c:v>
                </c:pt>
                <c:pt idx="1783" formatCode="General">
                  <c:v>-7.4188409999999998E-3</c:v>
                </c:pt>
                <c:pt idx="1784" formatCode="General">
                  <c:v>-7.426406E-3</c:v>
                </c:pt>
                <c:pt idx="1785" formatCode="General">
                  <c:v>-7.4341600000000004E-3</c:v>
                </c:pt>
                <c:pt idx="1786" formatCode="General">
                  <c:v>-7.441919E-3</c:v>
                </c:pt>
                <c:pt idx="1787" formatCode="General">
                  <c:v>-7.4495289999999999E-3</c:v>
                </c:pt>
                <c:pt idx="1788" formatCode="General">
                  <c:v>-7.4569270000000003E-3</c:v>
                </c:pt>
                <c:pt idx="1789" formatCode="General">
                  <c:v>-7.4638259999999998E-3</c:v>
                </c:pt>
                <c:pt idx="1790" formatCode="General">
                  <c:v>-7.4701519999999999E-3</c:v>
                </c:pt>
                <c:pt idx="1791" formatCode="General">
                  <c:v>-7.4759450000000003E-3</c:v>
                </c:pt>
                <c:pt idx="1792" formatCode="General">
                  <c:v>-7.4812109999999998E-3</c:v>
                </c:pt>
                <c:pt idx="1793" formatCode="General">
                  <c:v>-7.4860109999999999E-3</c:v>
                </c:pt>
                <c:pt idx="1794" formatCode="General">
                  <c:v>-7.4904439999999997E-3</c:v>
                </c:pt>
                <c:pt idx="1795" formatCode="General">
                  <c:v>-7.4944479999999999E-3</c:v>
                </c:pt>
                <c:pt idx="1796" formatCode="General">
                  <c:v>-7.4981129999999998E-3</c:v>
                </c:pt>
                <c:pt idx="1797" formatCode="General">
                  <c:v>-7.5016099999999997E-3</c:v>
                </c:pt>
                <c:pt idx="1798" formatCode="General">
                  <c:v>-7.5049089999999997E-3</c:v>
                </c:pt>
                <c:pt idx="1799" formatCode="General">
                  <c:v>-7.5079960000000003E-3</c:v>
                </c:pt>
                <c:pt idx="1800" formatCode="General">
                  <c:v>-7.5109510000000001E-3</c:v>
                </c:pt>
                <c:pt idx="1801" formatCode="General">
                  <c:v>-7.513942E-3</c:v>
                </c:pt>
                <c:pt idx="1802" formatCode="General">
                  <c:v>-7.5170159999999996E-3</c:v>
                </c:pt>
                <c:pt idx="1803" formatCode="General">
                  <c:v>-7.5200559999999998E-3</c:v>
                </c:pt>
                <c:pt idx="1804" formatCode="General">
                  <c:v>-7.52303E-3</c:v>
                </c:pt>
                <c:pt idx="1805" formatCode="General">
                  <c:v>-7.5258440000000003E-3</c:v>
                </c:pt>
                <c:pt idx="1806" formatCode="General">
                  <c:v>-7.5284770000000004E-3</c:v>
                </c:pt>
                <c:pt idx="1807" formatCode="General">
                  <c:v>-7.5309670000000004E-3</c:v>
                </c:pt>
                <c:pt idx="1808" formatCode="General">
                  <c:v>-7.5331139999999996E-3</c:v>
                </c:pt>
                <c:pt idx="1809" formatCode="General">
                  <c:v>-7.5348450000000001E-3</c:v>
                </c:pt>
                <c:pt idx="1810" formatCode="General">
                  <c:v>-7.5362880000000004E-3</c:v>
                </c:pt>
                <c:pt idx="1811" formatCode="General">
                  <c:v>-7.5374090000000001E-3</c:v>
                </c:pt>
                <c:pt idx="1812" formatCode="General">
                  <c:v>-7.5382599999999998E-3</c:v>
                </c:pt>
                <c:pt idx="1813" formatCode="General">
                  <c:v>-7.5390650000000002E-3</c:v>
                </c:pt>
                <c:pt idx="1814" formatCode="General">
                  <c:v>-7.5402630000000002E-3</c:v>
                </c:pt>
                <c:pt idx="1815" formatCode="General">
                  <c:v>-7.5417000000000001E-3</c:v>
                </c:pt>
                <c:pt idx="1816" formatCode="General">
                  <c:v>-7.5428350000000003E-3</c:v>
                </c:pt>
                <c:pt idx="1817" formatCode="General">
                  <c:v>-7.5436660000000001E-3</c:v>
                </c:pt>
                <c:pt idx="1818" formatCode="General">
                  <c:v>-7.5442979999999996E-3</c:v>
                </c:pt>
                <c:pt idx="1819" formatCode="General">
                  <c:v>-7.544902E-3</c:v>
                </c:pt>
                <c:pt idx="1820" formatCode="General">
                  <c:v>-7.5453500000000001E-3</c:v>
                </c:pt>
                <c:pt idx="1821" formatCode="General">
                  <c:v>-7.5454290000000002E-3</c:v>
                </c:pt>
                <c:pt idx="1822" formatCode="General">
                  <c:v>-7.5452849999999997E-3</c:v>
                </c:pt>
                <c:pt idx="1823" formatCode="General">
                  <c:v>-7.5451320000000004E-3</c:v>
                </c:pt>
                <c:pt idx="1824" formatCode="General">
                  <c:v>-7.5452050000000001E-3</c:v>
                </c:pt>
                <c:pt idx="1825" formatCode="General">
                  <c:v>-7.5458820000000003E-3</c:v>
                </c:pt>
                <c:pt idx="1826" formatCode="General">
                  <c:v>-7.5473850000000002E-3</c:v>
                </c:pt>
                <c:pt idx="1827" formatCode="General">
                  <c:v>-7.5498370000000002E-3</c:v>
                </c:pt>
                <c:pt idx="1828" formatCode="General">
                  <c:v>-7.5531979999999997E-3</c:v>
                </c:pt>
                <c:pt idx="1829" formatCode="General">
                  <c:v>-7.5572429999999999E-3</c:v>
                </c:pt>
                <c:pt idx="1830" formatCode="General">
                  <c:v>-7.5618170000000002E-3</c:v>
                </c:pt>
                <c:pt idx="1831" formatCode="General">
                  <c:v>-7.5669109999999999E-3</c:v>
                </c:pt>
                <c:pt idx="1832" formatCode="General">
                  <c:v>-7.5726580000000003E-3</c:v>
                </c:pt>
                <c:pt idx="1833" formatCode="General">
                  <c:v>-7.5791959999999998E-3</c:v>
                </c:pt>
                <c:pt idx="1834" formatCode="General">
                  <c:v>-7.5868460000000004E-3</c:v>
                </c:pt>
                <c:pt idx="1835" formatCode="General">
                  <c:v>-7.5955019999999996E-3</c:v>
                </c:pt>
                <c:pt idx="1836" formatCode="General">
                  <c:v>-7.6046320000000001E-3</c:v>
                </c:pt>
                <c:pt idx="1837" formatCode="General">
                  <c:v>-7.613936E-3</c:v>
                </c:pt>
                <c:pt idx="1838" formatCode="General">
                  <c:v>-7.6233810000000003E-3</c:v>
                </c:pt>
                <c:pt idx="1839" formatCode="General">
                  <c:v>-7.6331100000000002E-3</c:v>
                </c:pt>
                <c:pt idx="1840" formatCode="General">
                  <c:v>-7.643113E-3</c:v>
                </c:pt>
                <c:pt idx="1841" formatCode="General">
                  <c:v>-7.6535250000000004E-3</c:v>
                </c:pt>
                <c:pt idx="1842" formatCode="General">
                  <c:v>-7.6644809999999999E-3</c:v>
                </c:pt>
                <c:pt idx="1843" formatCode="General">
                  <c:v>-7.6759000000000003E-3</c:v>
                </c:pt>
                <c:pt idx="1844" formatCode="General">
                  <c:v>-7.6878930000000003E-3</c:v>
                </c:pt>
                <c:pt idx="1845" formatCode="General">
                  <c:v>-7.7006399999999999E-3</c:v>
                </c:pt>
                <c:pt idx="1846" formatCode="General">
                  <c:v>-7.7143239999999998E-3</c:v>
                </c:pt>
                <c:pt idx="1847" formatCode="General">
                  <c:v>-7.729044E-3</c:v>
                </c:pt>
                <c:pt idx="1848" formatCode="General">
                  <c:v>-7.744707E-3</c:v>
                </c:pt>
                <c:pt idx="1849" formatCode="General">
                  <c:v>-7.7611349999999997E-3</c:v>
                </c:pt>
                <c:pt idx="1850" formatCode="General">
                  <c:v>-7.7781689999999997E-3</c:v>
                </c:pt>
                <c:pt idx="1851" formatCode="General">
                  <c:v>-7.7957640000000002E-3</c:v>
                </c:pt>
                <c:pt idx="1852" formatCode="General">
                  <c:v>-7.813848E-3</c:v>
                </c:pt>
                <c:pt idx="1853" formatCode="General">
                  <c:v>-7.8324580000000005E-3</c:v>
                </c:pt>
                <c:pt idx="1854" formatCode="General">
                  <c:v>-7.8517719999999999E-3</c:v>
                </c:pt>
                <c:pt idx="1855" formatCode="General">
                  <c:v>-7.8719020000000001E-3</c:v>
                </c:pt>
                <c:pt idx="1856" formatCode="General">
                  <c:v>-7.8928580000000009E-3</c:v>
                </c:pt>
                <c:pt idx="1857" formatCode="General">
                  <c:v>-7.9146330000000008E-3</c:v>
                </c:pt>
                <c:pt idx="1858" formatCode="General">
                  <c:v>-7.9372450000000008E-3</c:v>
                </c:pt>
                <c:pt idx="1859" formatCode="General">
                  <c:v>-7.9604810000000002E-3</c:v>
                </c:pt>
                <c:pt idx="1860" formatCode="General">
                  <c:v>-7.9843829999999994E-3</c:v>
                </c:pt>
                <c:pt idx="1861" formatCode="General">
                  <c:v>-8.0088290000000003E-3</c:v>
                </c:pt>
                <c:pt idx="1862" formatCode="General">
                  <c:v>-8.0336020000000008E-3</c:v>
                </c:pt>
                <c:pt idx="1863" formatCode="General">
                  <c:v>-8.0586379999999999E-3</c:v>
                </c:pt>
                <c:pt idx="1864" formatCode="General">
                  <c:v>-8.0838430000000003E-3</c:v>
                </c:pt>
                <c:pt idx="1865" formatCode="General">
                  <c:v>-8.1093539999999992E-3</c:v>
                </c:pt>
                <c:pt idx="1866" formatCode="General">
                  <c:v>-8.1353420000000003E-3</c:v>
                </c:pt>
                <c:pt idx="1867" formatCode="General">
                  <c:v>-8.161883E-3</c:v>
                </c:pt>
                <c:pt idx="1868" formatCode="General">
                  <c:v>-8.1889040000000003E-3</c:v>
                </c:pt>
                <c:pt idx="1869" formatCode="General">
                  <c:v>-8.2163099999999992E-3</c:v>
                </c:pt>
                <c:pt idx="1870" formatCode="General">
                  <c:v>-8.2437050000000005E-3</c:v>
                </c:pt>
                <c:pt idx="1871" formatCode="General">
                  <c:v>-8.2707289999999992E-3</c:v>
                </c:pt>
                <c:pt idx="1872" formatCode="General">
                  <c:v>-8.2971999999999994E-3</c:v>
                </c:pt>
                <c:pt idx="1873" formatCode="General">
                  <c:v>-8.3227389999999991E-3</c:v>
                </c:pt>
                <c:pt idx="1874" formatCode="General">
                  <c:v>-8.3471029999999998E-3</c:v>
                </c:pt>
                <c:pt idx="1875" formatCode="General">
                  <c:v>-8.3702740000000005E-3</c:v>
                </c:pt>
                <c:pt idx="1876" formatCode="General">
                  <c:v>-8.3922070000000005E-3</c:v>
                </c:pt>
                <c:pt idx="1877" formatCode="General">
                  <c:v>-8.4127990000000003E-3</c:v>
                </c:pt>
                <c:pt idx="1878" formatCode="General">
                  <c:v>-8.4320430000000002E-3</c:v>
                </c:pt>
                <c:pt idx="1879" formatCode="General">
                  <c:v>-8.4500540000000002E-3</c:v>
                </c:pt>
                <c:pt idx="1880" formatCode="General">
                  <c:v>-8.4669129999999995E-3</c:v>
                </c:pt>
                <c:pt idx="1881" formatCode="General">
                  <c:v>-8.4828309999999997E-3</c:v>
                </c:pt>
                <c:pt idx="1882" formatCode="General">
                  <c:v>-8.4980449999999992E-3</c:v>
                </c:pt>
                <c:pt idx="1883" formatCode="General">
                  <c:v>-8.5125640000000002E-3</c:v>
                </c:pt>
                <c:pt idx="1884" formatCode="General">
                  <c:v>-8.5265610000000002E-3</c:v>
                </c:pt>
                <c:pt idx="1885" formatCode="General">
                  <c:v>-8.5403660000000006E-3</c:v>
                </c:pt>
                <c:pt idx="1886" formatCode="General">
                  <c:v>-8.5539919999999998E-3</c:v>
                </c:pt>
                <c:pt idx="1887" formatCode="General">
                  <c:v>-8.5674940000000002E-3</c:v>
                </c:pt>
                <c:pt idx="1888" formatCode="General">
                  <c:v>-8.5810030000000002E-3</c:v>
                </c:pt>
                <c:pt idx="1889" formatCode="General">
                  <c:v>-8.5947149999999993E-3</c:v>
                </c:pt>
                <c:pt idx="1890" formatCode="General">
                  <c:v>-8.6086459999999993E-3</c:v>
                </c:pt>
                <c:pt idx="1891" formatCode="General">
                  <c:v>-8.6225680000000006E-3</c:v>
                </c:pt>
                <c:pt idx="1892" formatCode="General">
                  <c:v>-8.636454E-3</c:v>
                </c:pt>
                <c:pt idx="1893" formatCode="General">
                  <c:v>-8.6502320000000008E-3</c:v>
                </c:pt>
                <c:pt idx="1894" formatCode="General">
                  <c:v>-8.6637550000000004E-3</c:v>
                </c:pt>
                <c:pt idx="1895" formatCode="General">
                  <c:v>-8.6769470000000008E-3</c:v>
                </c:pt>
                <c:pt idx="1896" formatCode="General">
                  <c:v>-8.6898489999999995E-3</c:v>
                </c:pt>
                <c:pt idx="1897" formatCode="General">
                  <c:v>-8.7023910000000003E-3</c:v>
                </c:pt>
                <c:pt idx="1898" formatCode="General">
                  <c:v>-8.7145999999999994E-3</c:v>
                </c:pt>
                <c:pt idx="1899" formatCode="General">
                  <c:v>-8.7265299999999997E-3</c:v>
                </c:pt>
                <c:pt idx="1900" formatCode="General">
                  <c:v>-8.7382290000000001E-3</c:v>
                </c:pt>
                <c:pt idx="1901" formatCode="General">
                  <c:v>-8.7498160000000005E-3</c:v>
                </c:pt>
                <c:pt idx="1902" formatCode="General">
                  <c:v>-8.7613550000000002E-3</c:v>
                </c:pt>
                <c:pt idx="1903" formatCode="General">
                  <c:v>-8.7730450000000001E-3</c:v>
                </c:pt>
                <c:pt idx="1904" formatCode="General">
                  <c:v>-8.7847930000000008E-3</c:v>
                </c:pt>
                <c:pt idx="1905" formatCode="General">
                  <c:v>-8.7965509999999997E-3</c:v>
                </c:pt>
                <c:pt idx="1906" formatCode="General">
                  <c:v>-8.8085769999999997E-3</c:v>
                </c:pt>
                <c:pt idx="1907" formatCode="General">
                  <c:v>-8.8208720000000004E-3</c:v>
                </c:pt>
                <c:pt idx="1908" formatCode="General">
                  <c:v>-8.8332389999999997E-3</c:v>
                </c:pt>
                <c:pt idx="1909" formatCode="General">
                  <c:v>-8.8457180000000007E-3</c:v>
                </c:pt>
                <c:pt idx="1910" formatCode="General">
                  <c:v>-8.8584630000000004E-3</c:v>
                </c:pt>
                <c:pt idx="1911" formatCode="General">
                  <c:v>-8.8713990000000003E-3</c:v>
                </c:pt>
                <c:pt idx="1912" formatCode="General">
                  <c:v>-8.8845060000000003E-3</c:v>
                </c:pt>
                <c:pt idx="1913" formatCode="General">
                  <c:v>-8.8978110000000003E-3</c:v>
                </c:pt>
                <c:pt idx="1914" formatCode="General">
                  <c:v>-8.9112310000000004E-3</c:v>
                </c:pt>
                <c:pt idx="1915" formatCode="General">
                  <c:v>-8.9248980000000006E-3</c:v>
                </c:pt>
                <c:pt idx="1916" formatCode="General">
                  <c:v>-8.9391929999999998E-3</c:v>
                </c:pt>
                <c:pt idx="1917" formatCode="General">
                  <c:v>-8.9541110000000007E-3</c:v>
                </c:pt>
                <c:pt idx="1918" formatCode="General">
                  <c:v>-8.9693859999999993E-3</c:v>
                </c:pt>
                <c:pt idx="1919" formatCode="General">
                  <c:v>-8.9849969999999998E-3</c:v>
                </c:pt>
                <c:pt idx="1920" formatCode="General">
                  <c:v>-9.0007469999999999E-3</c:v>
                </c:pt>
                <c:pt idx="1921" formatCode="General">
                  <c:v>-9.0162390000000005E-3</c:v>
                </c:pt>
                <c:pt idx="1922" formatCode="General">
                  <c:v>-9.031285E-3</c:v>
                </c:pt>
                <c:pt idx="1923" formatCode="General">
                  <c:v>-9.0456630000000007E-3</c:v>
                </c:pt>
                <c:pt idx="1924" formatCode="General">
                  <c:v>-9.0592280000000008E-3</c:v>
                </c:pt>
                <c:pt idx="1925" formatCode="General">
                  <c:v>-9.0719059999999994E-3</c:v>
                </c:pt>
                <c:pt idx="1926" formatCode="General">
                  <c:v>-9.0836440000000001E-3</c:v>
                </c:pt>
                <c:pt idx="1927" formatCode="General">
                  <c:v>-9.0944230000000008E-3</c:v>
                </c:pt>
                <c:pt idx="1928" formatCode="General">
                  <c:v>-9.1042910000000005E-3</c:v>
                </c:pt>
                <c:pt idx="1929" formatCode="General">
                  <c:v>-9.1131719999999992E-3</c:v>
                </c:pt>
                <c:pt idx="1930" formatCode="General">
                  <c:v>-9.1210270000000003E-3</c:v>
                </c:pt>
                <c:pt idx="1931" formatCode="General">
                  <c:v>-9.1279369999999992E-3</c:v>
                </c:pt>
                <c:pt idx="1932" formatCode="General">
                  <c:v>-9.1338119999999998E-3</c:v>
                </c:pt>
                <c:pt idx="1933" formatCode="General">
                  <c:v>-9.1389090000000006E-3</c:v>
                </c:pt>
                <c:pt idx="1934" formatCode="General">
                  <c:v>-9.1433929999999997E-3</c:v>
                </c:pt>
                <c:pt idx="1935" formatCode="General">
                  <c:v>-9.1471190000000004E-3</c:v>
                </c:pt>
                <c:pt idx="1936" formatCode="General">
                  <c:v>-9.1499110000000002E-3</c:v>
                </c:pt>
                <c:pt idx="1937" formatCode="General">
                  <c:v>-9.1514519999999992E-3</c:v>
                </c:pt>
                <c:pt idx="1938" formatCode="General">
                  <c:v>-9.1516070000000008E-3</c:v>
                </c:pt>
                <c:pt idx="1939" formatCode="General">
                  <c:v>-9.1505779999999995E-3</c:v>
                </c:pt>
                <c:pt idx="1940" formatCode="General">
                  <c:v>-9.1484300000000008E-3</c:v>
                </c:pt>
                <c:pt idx="1941" formatCode="General">
                  <c:v>-9.1451829999999994E-3</c:v>
                </c:pt>
                <c:pt idx="1942" formatCode="General">
                  <c:v>-9.1408500000000007E-3</c:v>
                </c:pt>
                <c:pt idx="1943" formatCode="General">
                  <c:v>-9.1353440000000001E-3</c:v>
                </c:pt>
                <c:pt idx="1944" formatCode="General">
                  <c:v>-9.128723E-3</c:v>
                </c:pt>
                <c:pt idx="1945" formatCode="General">
                  <c:v>-9.121021E-3</c:v>
                </c:pt>
                <c:pt idx="1946" formatCode="General">
                  <c:v>-9.1122779999999997E-3</c:v>
                </c:pt>
                <c:pt idx="1947" formatCode="General">
                  <c:v>-9.1025499999999992E-3</c:v>
                </c:pt>
                <c:pt idx="1948" formatCode="General">
                  <c:v>-9.0919E-3</c:v>
                </c:pt>
                <c:pt idx="1949" formatCode="General">
                  <c:v>-9.0804830000000003E-3</c:v>
                </c:pt>
                <c:pt idx="1950" formatCode="General">
                  <c:v>-9.0681080000000001E-3</c:v>
                </c:pt>
                <c:pt idx="1951" formatCode="General">
                  <c:v>-9.0541130000000008E-3</c:v>
                </c:pt>
                <c:pt idx="1952" formatCode="General">
                  <c:v>-9.0383660000000008E-3</c:v>
                </c:pt>
                <c:pt idx="1953" formatCode="General">
                  <c:v>-9.0211820000000009E-3</c:v>
                </c:pt>
                <c:pt idx="1954" formatCode="General">
                  <c:v>-9.0028509999999992E-3</c:v>
                </c:pt>
                <c:pt idx="1955" formatCode="General">
                  <c:v>-8.9838160000000004E-3</c:v>
                </c:pt>
                <c:pt idx="1956" formatCode="General">
                  <c:v>-8.9643780000000003E-3</c:v>
                </c:pt>
                <c:pt idx="1957" formatCode="General">
                  <c:v>-8.9446070000000003E-3</c:v>
                </c:pt>
                <c:pt idx="1958" formatCode="General">
                  <c:v>-8.9245130000000002E-3</c:v>
                </c:pt>
                <c:pt idx="1959" formatCode="General">
                  <c:v>-8.9040279999999996E-3</c:v>
                </c:pt>
                <c:pt idx="1960" formatCode="General">
                  <c:v>-8.8829770000000002E-3</c:v>
                </c:pt>
                <c:pt idx="1961" formatCode="General">
                  <c:v>-8.8612750000000001E-3</c:v>
                </c:pt>
                <c:pt idx="1962" formatCode="General">
                  <c:v>-8.8391900000000002E-3</c:v>
                </c:pt>
                <c:pt idx="1963" formatCode="General">
                  <c:v>-8.8169540000000001E-3</c:v>
                </c:pt>
                <c:pt idx="1964" formatCode="General">
                  <c:v>-8.7948269999999999E-3</c:v>
                </c:pt>
                <c:pt idx="1965" formatCode="General">
                  <c:v>-8.7730099999999995E-3</c:v>
                </c:pt>
                <c:pt idx="1966" formatCode="General">
                  <c:v>-8.7513850000000004E-3</c:v>
                </c:pt>
                <c:pt idx="1967" formatCode="General">
                  <c:v>-8.7299279999999996E-3</c:v>
                </c:pt>
                <c:pt idx="1968" formatCode="General">
                  <c:v>-8.7088240000000004E-3</c:v>
                </c:pt>
                <c:pt idx="1969" formatCode="General">
                  <c:v>-8.6882390000000004E-3</c:v>
                </c:pt>
                <c:pt idx="1970" formatCode="General">
                  <c:v>-8.6681390000000001E-3</c:v>
                </c:pt>
                <c:pt idx="1971" formatCode="General">
                  <c:v>-8.6486719999999996E-3</c:v>
                </c:pt>
                <c:pt idx="1972" formatCode="General">
                  <c:v>-8.6301610000000008E-3</c:v>
                </c:pt>
                <c:pt idx="1973" formatCode="General">
                  <c:v>-8.6129410000000007E-3</c:v>
                </c:pt>
                <c:pt idx="1974" formatCode="General">
                  <c:v>-8.5973739999999996E-3</c:v>
                </c:pt>
                <c:pt idx="1975" formatCode="General">
                  <c:v>-8.5834569999999992E-3</c:v>
                </c:pt>
                <c:pt idx="1976" formatCode="General">
                  <c:v>-8.5712770000000004E-3</c:v>
                </c:pt>
                <c:pt idx="1977" formatCode="General">
                  <c:v>-8.5608750000000008E-3</c:v>
                </c:pt>
                <c:pt idx="1978" formatCode="General">
                  <c:v>-8.5521680000000006E-3</c:v>
                </c:pt>
                <c:pt idx="1979" formatCode="General">
                  <c:v>-8.5449700000000007E-3</c:v>
                </c:pt>
                <c:pt idx="1980" formatCode="General">
                  <c:v>-8.5391430000000008E-3</c:v>
                </c:pt>
                <c:pt idx="1981" formatCode="General">
                  <c:v>-8.5346859999999997E-3</c:v>
                </c:pt>
                <c:pt idx="1982" formatCode="General">
                  <c:v>-8.5315500000000006E-3</c:v>
                </c:pt>
                <c:pt idx="1983" formatCode="General">
                  <c:v>-8.5296120000000007E-3</c:v>
                </c:pt>
                <c:pt idx="1984" formatCode="General">
                  <c:v>-8.5288150000000004E-3</c:v>
                </c:pt>
                <c:pt idx="1985" formatCode="General">
                  <c:v>-8.5290699999999997E-3</c:v>
                </c:pt>
                <c:pt idx="1986" formatCode="General">
                  <c:v>-8.5302810000000007E-3</c:v>
                </c:pt>
                <c:pt idx="1987" formatCode="General">
                  <c:v>-8.5322499999999999E-3</c:v>
                </c:pt>
                <c:pt idx="1988" formatCode="General">
                  <c:v>-8.5348720000000006E-3</c:v>
                </c:pt>
                <c:pt idx="1989" formatCode="General">
                  <c:v>-8.5382289999999996E-3</c:v>
                </c:pt>
                <c:pt idx="1990" formatCode="General">
                  <c:v>-8.5422090000000003E-3</c:v>
                </c:pt>
                <c:pt idx="1991" formatCode="General">
                  <c:v>-8.5469020000000003E-3</c:v>
                </c:pt>
                <c:pt idx="1992" formatCode="General">
                  <c:v>-8.5518639999999993E-3</c:v>
                </c:pt>
                <c:pt idx="1993" formatCode="General">
                  <c:v>-8.5566040000000006E-3</c:v>
                </c:pt>
                <c:pt idx="1994" formatCode="General">
                  <c:v>-8.5612129999999998E-3</c:v>
                </c:pt>
                <c:pt idx="1995" formatCode="General">
                  <c:v>-8.5655439999999996E-3</c:v>
                </c:pt>
                <c:pt idx="1996" formatCode="General">
                  <c:v>-8.5696490000000004E-3</c:v>
                </c:pt>
                <c:pt idx="1997" formatCode="General">
                  <c:v>-8.5736409999999999E-3</c:v>
                </c:pt>
                <c:pt idx="1998" formatCode="General">
                  <c:v>-8.5775450000000007E-3</c:v>
                </c:pt>
                <c:pt idx="1999" formatCode="General">
                  <c:v>-8.5812309999999999E-3</c:v>
                </c:pt>
                <c:pt idx="2000" formatCode="General">
                  <c:v>-8.5845420000000006E-3</c:v>
                </c:pt>
                <c:pt idx="2001" formatCode="General">
                  <c:v>-8.5872499999999994E-3</c:v>
                </c:pt>
                <c:pt idx="2002" formatCode="General">
                  <c:v>-8.5891379999999996E-3</c:v>
                </c:pt>
                <c:pt idx="2003" formatCode="General">
                  <c:v>-8.5900190000000008E-3</c:v>
                </c:pt>
                <c:pt idx="2004" formatCode="General">
                  <c:v>-8.5898190000000003E-3</c:v>
                </c:pt>
                <c:pt idx="2005" formatCode="General">
                  <c:v>-8.5887459999999995E-3</c:v>
                </c:pt>
                <c:pt idx="2006" formatCode="General">
                  <c:v>-8.5869810000000005E-3</c:v>
                </c:pt>
                <c:pt idx="2007" formatCode="General">
                  <c:v>-8.5844289999999993E-3</c:v>
                </c:pt>
                <c:pt idx="2008" formatCode="General">
                  <c:v>-8.5809709999999997E-3</c:v>
                </c:pt>
                <c:pt idx="2009" formatCode="General">
                  <c:v>-8.5767159999999999E-3</c:v>
                </c:pt>
                <c:pt idx="2010" formatCode="General">
                  <c:v>-8.5715229999999993E-3</c:v>
                </c:pt>
                <c:pt idx="2011" formatCode="General">
                  <c:v>-8.5652109999999997E-3</c:v>
                </c:pt>
                <c:pt idx="2012" formatCode="General">
                  <c:v>-8.5579450000000008E-3</c:v>
                </c:pt>
                <c:pt idx="2013" formatCode="General">
                  <c:v>-8.5497520000000007E-3</c:v>
                </c:pt>
                <c:pt idx="2014" formatCode="General">
                  <c:v>-8.5405529999999993E-3</c:v>
                </c:pt>
                <c:pt idx="2015" formatCode="General">
                  <c:v>-8.5302620000000003E-3</c:v>
                </c:pt>
                <c:pt idx="2016" formatCode="General">
                  <c:v>-8.5187089999999993E-3</c:v>
                </c:pt>
                <c:pt idx="2017" formatCode="General">
                  <c:v>-8.5060680000000003E-3</c:v>
                </c:pt>
                <c:pt idx="2018" formatCode="General">
                  <c:v>-8.4928839999999992E-3</c:v>
                </c:pt>
                <c:pt idx="2019" formatCode="General">
                  <c:v>-8.4797880000000003E-3</c:v>
                </c:pt>
                <c:pt idx="2020" formatCode="General">
                  <c:v>-8.4670430000000005E-3</c:v>
                </c:pt>
                <c:pt idx="2021" formatCode="General">
                  <c:v>-8.454507E-3</c:v>
                </c:pt>
                <c:pt idx="2022" formatCode="General">
                  <c:v>-8.442115E-3</c:v>
                </c:pt>
                <c:pt idx="2023" formatCode="General">
                  <c:v>-8.429789E-3</c:v>
                </c:pt>
                <c:pt idx="2024" formatCode="General">
                  <c:v>-8.4175010000000008E-3</c:v>
                </c:pt>
                <c:pt idx="2025" formatCode="General">
                  <c:v>-8.4054190000000008E-3</c:v>
                </c:pt>
                <c:pt idx="2026" formatCode="General">
                  <c:v>-8.3937360000000006E-3</c:v>
                </c:pt>
                <c:pt idx="2027" formatCode="General">
                  <c:v>-8.3827699999999995E-3</c:v>
                </c:pt>
                <c:pt idx="2028" formatCode="General">
                  <c:v>-8.3728259999999999E-3</c:v>
                </c:pt>
                <c:pt idx="2029" formatCode="General">
                  <c:v>-8.3641180000000002E-3</c:v>
                </c:pt>
                <c:pt idx="2030" formatCode="General">
                  <c:v>-8.3567799999999994E-3</c:v>
                </c:pt>
                <c:pt idx="2031" formatCode="General">
                  <c:v>-8.3508060000000005E-3</c:v>
                </c:pt>
                <c:pt idx="2032" formatCode="General">
                  <c:v>-8.3462840000000007E-3</c:v>
                </c:pt>
                <c:pt idx="2033" formatCode="General">
                  <c:v>-8.343362E-3</c:v>
                </c:pt>
                <c:pt idx="2034" formatCode="General">
                  <c:v>-8.3420890000000004E-3</c:v>
                </c:pt>
                <c:pt idx="2035" formatCode="General">
                  <c:v>-8.3424580000000005E-3</c:v>
                </c:pt>
                <c:pt idx="2036" formatCode="General">
                  <c:v>-8.3445859999999993E-3</c:v>
                </c:pt>
                <c:pt idx="2037" formatCode="General">
                  <c:v>-8.3491439999999993E-3</c:v>
                </c:pt>
                <c:pt idx="2038" formatCode="General">
                  <c:v>-8.3575669999999998E-3</c:v>
                </c:pt>
                <c:pt idx="2039" formatCode="General">
                  <c:v>-8.3695939999999993E-3</c:v>
                </c:pt>
                <c:pt idx="2040" formatCode="General">
                  <c:v>-8.3834809999999999E-3</c:v>
                </c:pt>
                <c:pt idx="2041" formatCode="General">
                  <c:v>-8.3985450000000003E-3</c:v>
                </c:pt>
                <c:pt idx="2042" formatCode="General">
                  <c:v>-8.4144519999999993E-3</c:v>
                </c:pt>
                <c:pt idx="2043" formatCode="General">
                  <c:v>-8.4308460000000005E-3</c:v>
                </c:pt>
                <c:pt idx="2044" formatCode="General">
                  <c:v>-8.4479389999999998E-3</c:v>
                </c:pt>
                <c:pt idx="2045" formatCode="General">
                  <c:v>-8.4662569999999996E-3</c:v>
                </c:pt>
                <c:pt idx="2046" formatCode="General">
                  <c:v>-8.4862570000000005E-3</c:v>
                </c:pt>
                <c:pt idx="2047" formatCode="General">
                  <c:v>-8.5081960000000009E-3</c:v>
                </c:pt>
                <c:pt idx="2048" formatCode="General">
                  <c:v>-8.5317710000000005E-3</c:v>
                </c:pt>
                <c:pt idx="2049" formatCode="General">
                  <c:v>-8.5562539999999992E-3</c:v>
                </c:pt>
                <c:pt idx="2050" formatCode="General">
                  <c:v>-8.5808629999999993E-3</c:v>
                </c:pt>
                <c:pt idx="2051" formatCode="General">
                  <c:v>-8.6048960000000008E-3</c:v>
                </c:pt>
                <c:pt idx="2052" formatCode="General">
                  <c:v>-8.6278870000000008E-3</c:v>
                </c:pt>
                <c:pt idx="2053" formatCode="General">
                  <c:v>-8.649604E-3</c:v>
                </c:pt>
                <c:pt idx="2054" formatCode="General">
                  <c:v>-8.6698520000000005E-3</c:v>
                </c:pt>
                <c:pt idx="2055" formatCode="General">
                  <c:v>-8.6886029999999996E-3</c:v>
                </c:pt>
                <c:pt idx="2056" formatCode="General">
                  <c:v>-8.7058840000000005E-3</c:v>
                </c:pt>
                <c:pt idx="2057" formatCode="General">
                  <c:v>-8.72152E-3</c:v>
                </c:pt>
                <c:pt idx="2058" formatCode="General">
                  <c:v>-8.7354159999999993E-3</c:v>
                </c:pt>
                <c:pt idx="2059" formatCode="General">
                  <c:v>-8.7477279999999998E-3</c:v>
                </c:pt>
                <c:pt idx="2060" formatCode="General">
                  <c:v>-8.7585590000000008E-3</c:v>
                </c:pt>
                <c:pt idx="2061" formatCode="General">
                  <c:v>-8.7677970000000008E-3</c:v>
                </c:pt>
                <c:pt idx="2062" formatCode="General">
                  <c:v>-8.7755590000000005E-3</c:v>
                </c:pt>
                <c:pt idx="2063" formatCode="General">
                  <c:v>-8.7821429999999992E-3</c:v>
                </c:pt>
                <c:pt idx="2064" formatCode="General">
                  <c:v>-8.7876259999999998E-3</c:v>
                </c:pt>
                <c:pt idx="2065" formatCode="General">
                  <c:v>-8.7922380000000008E-3</c:v>
                </c:pt>
                <c:pt idx="2066" formatCode="General">
                  <c:v>-8.7961340000000006E-3</c:v>
                </c:pt>
                <c:pt idx="2067" formatCode="General">
                  <c:v>-8.7993489999999997E-3</c:v>
                </c:pt>
                <c:pt idx="2068" formatCode="General">
                  <c:v>-8.8023059999999993E-3</c:v>
                </c:pt>
                <c:pt idx="2069" formatCode="General">
                  <c:v>-8.8052779999999997E-3</c:v>
                </c:pt>
                <c:pt idx="2070" formatCode="General">
                  <c:v>-8.8082860000000002E-3</c:v>
                </c:pt>
                <c:pt idx="2071" formatCode="General">
                  <c:v>-8.8113949999999996E-3</c:v>
                </c:pt>
                <c:pt idx="2072" formatCode="General">
                  <c:v>-8.814545E-3</c:v>
                </c:pt>
                <c:pt idx="2073" formatCode="General">
                  <c:v>-8.8176490000000003E-3</c:v>
                </c:pt>
                <c:pt idx="2074" formatCode="General">
                  <c:v>-8.8206670000000008E-3</c:v>
                </c:pt>
                <c:pt idx="2075" formatCode="General">
                  <c:v>-8.8235290000000001E-3</c:v>
                </c:pt>
                <c:pt idx="2076" formatCode="General">
                  <c:v>-8.8263579999999994E-3</c:v>
                </c:pt>
                <c:pt idx="2077" formatCode="General">
                  <c:v>-8.8293529999999999E-3</c:v>
                </c:pt>
                <c:pt idx="2078" formatCode="General">
                  <c:v>-8.8324300000000005E-3</c:v>
                </c:pt>
                <c:pt idx="2079" formatCode="General">
                  <c:v>-8.8353749999999995E-3</c:v>
                </c:pt>
                <c:pt idx="2080" formatCode="General">
                  <c:v>-8.8381069999999996E-3</c:v>
                </c:pt>
                <c:pt idx="2081" formatCode="General">
                  <c:v>-8.8406630000000003E-3</c:v>
                </c:pt>
                <c:pt idx="2082" formatCode="General">
                  <c:v>-8.8431949999999999E-3</c:v>
                </c:pt>
                <c:pt idx="2083" formatCode="General">
                  <c:v>-8.8458879999999997E-3</c:v>
                </c:pt>
                <c:pt idx="2084" formatCode="General">
                  <c:v>-8.848702E-3</c:v>
                </c:pt>
                <c:pt idx="2085" formatCode="General">
                  <c:v>-8.8515050000000008E-3</c:v>
                </c:pt>
                <c:pt idx="2086" formatCode="General">
                  <c:v>-8.8542680000000002E-3</c:v>
                </c:pt>
                <c:pt idx="2087" formatCode="General">
                  <c:v>-8.8567960000000001E-3</c:v>
                </c:pt>
                <c:pt idx="2088" formatCode="General">
                  <c:v>-8.8587800000000001E-3</c:v>
                </c:pt>
                <c:pt idx="2089" formatCode="General">
                  <c:v>-8.8601140000000005E-3</c:v>
                </c:pt>
                <c:pt idx="2090" formatCode="General">
                  <c:v>-8.8609350000000003E-3</c:v>
                </c:pt>
                <c:pt idx="2091" formatCode="General">
                  <c:v>-8.8612250000000004E-3</c:v>
                </c:pt>
                <c:pt idx="2092" formatCode="General">
                  <c:v>-8.8610760000000007E-3</c:v>
                </c:pt>
                <c:pt idx="2093" formatCode="General">
                  <c:v>-8.8608369999999999E-3</c:v>
                </c:pt>
                <c:pt idx="2094" formatCode="General">
                  <c:v>-8.8605699999999999E-3</c:v>
                </c:pt>
                <c:pt idx="2095" formatCode="General">
                  <c:v>-8.8602709999999994E-3</c:v>
                </c:pt>
                <c:pt idx="2096" formatCode="General">
                  <c:v>-8.860049E-3</c:v>
                </c:pt>
                <c:pt idx="2097" formatCode="General">
                  <c:v>-8.8601349999999999E-3</c:v>
                </c:pt>
                <c:pt idx="2098" formatCode="General">
                  <c:v>-8.8607180000000001E-3</c:v>
                </c:pt>
                <c:pt idx="2099" formatCode="General">
                  <c:v>-8.8617990000000001E-3</c:v>
                </c:pt>
                <c:pt idx="2100" formatCode="General">
                  <c:v>-8.8635180000000008E-3</c:v>
                </c:pt>
                <c:pt idx="2101" formatCode="General">
                  <c:v>-8.8660590000000008E-3</c:v>
                </c:pt>
                <c:pt idx="2102" formatCode="General">
                  <c:v>-8.8696580000000007E-3</c:v>
                </c:pt>
                <c:pt idx="2103" formatCode="General">
                  <c:v>-8.8746009999999993E-3</c:v>
                </c:pt>
                <c:pt idx="2104" formatCode="General">
                  <c:v>-8.8809460000000007E-3</c:v>
                </c:pt>
                <c:pt idx="2105" formatCode="General">
                  <c:v>-8.8888289999999991E-3</c:v>
                </c:pt>
                <c:pt idx="2106" formatCode="General">
                  <c:v>-8.8983570000000008E-3</c:v>
                </c:pt>
                <c:pt idx="2107" formatCode="General">
                  <c:v>-8.9095370000000004E-3</c:v>
                </c:pt>
                <c:pt idx="2108" formatCode="General">
                  <c:v>-8.9223170000000008E-3</c:v>
                </c:pt>
                <c:pt idx="2109" formatCode="General">
                  <c:v>-8.936612E-3</c:v>
                </c:pt>
                <c:pt idx="2110" formatCode="General">
                  <c:v>-8.9522109999999998E-3</c:v>
                </c:pt>
                <c:pt idx="2111" formatCode="General">
                  <c:v>-8.9689060000000004E-3</c:v>
                </c:pt>
                <c:pt idx="2112" formatCode="General">
                  <c:v>-8.9865429999999996E-3</c:v>
                </c:pt>
                <c:pt idx="2113" formatCode="General">
                  <c:v>-9.0048550000000008E-3</c:v>
                </c:pt>
                <c:pt idx="2114" formatCode="General">
                  <c:v>-9.0236929999999993E-3</c:v>
                </c:pt>
                <c:pt idx="2115" formatCode="General">
                  <c:v>-9.0431339999999995E-3</c:v>
                </c:pt>
                <c:pt idx="2116" formatCode="General">
                  <c:v>-9.063382E-3</c:v>
                </c:pt>
                <c:pt idx="2117" formatCode="General">
                  <c:v>-9.0843680000000007E-3</c:v>
                </c:pt>
                <c:pt idx="2118" formatCode="General">
                  <c:v>-9.1060250000000002E-3</c:v>
                </c:pt>
                <c:pt idx="2119" formatCode="General">
                  <c:v>-9.1283530000000005E-3</c:v>
                </c:pt>
                <c:pt idx="2120" formatCode="General">
                  <c:v>-9.1509869999999993E-3</c:v>
                </c:pt>
                <c:pt idx="2121" formatCode="General">
                  <c:v>-9.1737269999999996E-3</c:v>
                </c:pt>
                <c:pt idx="2122" formatCode="General">
                  <c:v>-9.1966070000000007E-3</c:v>
                </c:pt>
                <c:pt idx="2123" formatCode="General">
                  <c:v>-9.2195999999999997E-3</c:v>
                </c:pt>
                <c:pt idx="2124" formatCode="General">
                  <c:v>-9.242653E-3</c:v>
                </c:pt>
                <c:pt idx="2125" formatCode="General">
                  <c:v>-9.2656879999999994E-3</c:v>
                </c:pt>
                <c:pt idx="2126" formatCode="General">
                  <c:v>-9.2887230000000005E-3</c:v>
                </c:pt>
                <c:pt idx="2127" formatCode="General">
                  <c:v>-9.3116770000000008E-3</c:v>
                </c:pt>
                <c:pt idx="2128" formatCode="General">
                  <c:v>-9.3344710000000004E-3</c:v>
                </c:pt>
                <c:pt idx="2129" formatCode="General">
                  <c:v>-9.3570930000000004E-3</c:v>
                </c:pt>
                <c:pt idx="2130" formatCode="General">
                  <c:v>-9.3793609999999993E-3</c:v>
                </c:pt>
                <c:pt idx="2131" formatCode="General">
                  <c:v>-9.4012039999999998E-3</c:v>
                </c:pt>
                <c:pt idx="2132" formatCode="General">
                  <c:v>-9.4226039999999994E-3</c:v>
                </c:pt>
                <c:pt idx="2133" formatCode="General">
                  <c:v>-9.4434410000000003E-3</c:v>
                </c:pt>
                <c:pt idx="2134" formatCode="General">
                  <c:v>-9.4634980000000007E-3</c:v>
                </c:pt>
                <c:pt idx="2135" formatCode="General">
                  <c:v>-9.4827729999999999E-3</c:v>
                </c:pt>
                <c:pt idx="2136" formatCode="General">
                  <c:v>-9.5014560000000001E-3</c:v>
                </c:pt>
                <c:pt idx="2137" formatCode="General">
                  <c:v>-9.5193450000000002E-3</c:v>
                </c:pt>
                <c:pt idx="2138" formatCode="General">
                  <c:v>-9.5362309999999992E-3</c:v>
                </c:pt>
                <c:pt idx="2139" formatCode="General">
                  <c:v>-9.5520009999999992E-3</c:v>
                </c:pt>
                <c:pt idx="2140" formatCode="General">
                  <c:v>-9.5666910000000004E-3</c:v>
                </c:pt>
                <c:pt idx="2141" formatCode="General">
                  <c:v>-9.5804819999999995E-3</c:v>
                </c:pt>
                <c:pt idx="2142" formatCode="General">
                  <c:v>-9.5934179999999994E-3</c:v>
                </c:pt>
                <c:pt idx="2143" formatCode="General">
                  <c:v>-9.6056609999999997E-3</c:v>
                </c:pt>
                <c:pt idx="2144" formatCode="General">
                  <c:v>-9.6172959999999991E-3</c:v>
                </c:pt>
                <c:pt idx="2145" formatCode="General">
                  <c:v>-9.6283770000000005E-3</c:v>
                </c:pt>
                <c:pt idx="2146" formatCode="General">
                  <c:v>-9.6388150000000002E-3</c:v>
                </c:pt>
                <c:pt idx="2147" formatCode="General">
                  <c:v>-9.6485080000000001E-3</c:v>
                </c:pt>
                <c:pt idx="2148" formatCode="General">
                  <c:v>-9.6576630000000004E-3</c:v>
                </c:pt>
                <c:pt idx="2149" formatCode="General">
                  <c:v>-9.6664999999999997E-3</c:v>
                </c:pt>
                <c:pt idx="2150" formatCode="General">
                  <c:v>-9.6750159999999998E-3</c:v>
                </c:pt>
                <c:pt idx="2151" formatCode="General">
                  <c:v>-9.6834539999999993E-3</c:v>
                </c:pt>
                <c:pt idx="2152" formatCode="General">
                  <c:v>-9.6920630000000008E-3</c:v>
                </c:pt>
                <c:pt idx="2153" formatCode="General">
                  <c:v>-9.7010069999999993E-3</c:v>
                </c:pt>
                <c:pt idx="2154" formatCode="General">
                  <c:v>-9.7105579999999993E-3</c:v>
                </c:pt>
                <c:pt idx="2155" formatCode="General">
                  <c:v>-9.7208199999999998E-3</c:v>
                </c:pt>
                <c:pt idx="2156" formatCode="General">
                  <c:v>-9.7318160000000008E-3</c:v>
                </c:pt>
                <c:pt idx="2157" formatCode="General">
                  <c:v>-9.7434889999999993E-3</c:v>
                </c:pt>
                <c:pt idx="2158" formatCode="General">
                  <c:v>-9.7557300000000007E-3</c:v>
                </c:pt>
                <c:pt idx="2159" formatCode="General">
                  <c:v>-9.7684980000000005E-3</c:v>
                </c:pt>
                <c:pt idx="2160" formatCode="General">
                  <c:v>-9.7819059999999999E-3</c:v>
                </c:pt>
                <c:pt idx="2161" formatCode="General">
                  <c:v>-9.7960589999999993E-3</c:v>
                </c:pt>
                <c:pt idx="2162" formatCode="General">
                  <c:v>-9.810895E-3</c:v>
                </c:pt>
                <c:pt idx="2163" formatCode="General">
                  <c:v>-9.8263440000000007E-3</c:v>
                </c:pt>
                <c:pt idx="2164" formatCode="General">
                  <c:v>-9.8424959999999992E-3</c:v>
                </c:pt>
                <c:pt idx="2165" formatCode="General">
                  <c:v>-9.8591700000000004E-3</c:v>
                </c:pt>
                <c:pt idx="2166" formatCode="General">
                  <c:v>-9.8761019999999995E-3</c:v>
                </c:pt>
                <c:pt idx="2167" formatCode="General">
                  <c:v>-9.8933370000000003E-3</c:v>
                </c:pt>
                <c:pt idx="2168" formatCode="General">
                  <c:v>-9.9106920000000005E-3</c:v>
                </c:pt>
                <c:pt idx="2169" formatCode="General">
                  <c:v>-9.9279969999999992E-3</c:v>
                </c:pt>
                <c:pt idx="2170" formatCode="General">
                  <c:v>-9.9454480000000008E-3</c:v>
                </c:pt>
                <c:pt idx="2171" formatCode="General">
                  <c:v>-9.9630719999999999E-3</c:v>
                </c:pt>
                <c:pt idx="2172" formatCode="General">
                  <c:v>-9.980704E-3</c:v>
                </c:pt>
                <c:pt idx="2173" formatCode="General">
                  <c:v>-9.9982460000000006E-3</c:v>
                </c:pt>
                <c:pt idx="2174" formatCode="General">
                  <c:v>-1.0015688999999999E-2</c:v>
                </c:pt>
                <c:pt idx="2175" formatCode="General">
                  <c:v>-1.003301E-2</c:v>
                </c:pt>
                <c:pt idx="2176" formatCode="General">
                  <c:v>-1.005027E-2</c:v>
                </c:pt>
                <c:pt idx="2177" formatCode="General">
                  <c:v>-1.0067408999999999E-2</c:v>
                </c:pt>
                <c:pt idx="2178" formatCode="General">
                  <c:v>-1.0084347E-2</c:v>
                </c:pt>
                <c:pt idx="2179" formatCode="General">
                  <c:v>-1.010132E-2</c:v>
                </c:pt>
                <c:pt idx="2180" formatCode="General">
                  <c:v>-1.0118584E-2</c:v>
                </c:pt>
                <c:pt idx="2181" formatCode="General">
                  <c:v>-1.0136159E-2</c:v>
                </c:pt>
                <c:pt idx="2182" formatCode="General">
                  <c:v>-1.0154108E-2</c:v>
                </c:pt>
                <c:pt idx="2183" formatCode="General">
                  <c:v>-1.0172495E-2</c:v>
                </c:pt>
                <c:pt idx="2184" formatCode="General">
                  <c:v>-1.0191139E-2</c:v>
                </c:pt>
                <c:pt idx="2185" formatCode="General">
                  <c:v>-1.0209869999999999E-2</c:v>
                </c:pt>
                <c:pt idx="2186" formatCode="General">
                  <c:v>-1.0228611E-2</c:v>
                </c:pt>
                <c:pt idx="2187" formatCode="General">
                  <c:v>-1.0247233E-2</c:v>
                </c:pt>
                <c:pt idx="2188" formatCode="General">
                  <c:v>-1.0265666999999999E-2</c:v>
                </c:pt>
                <c:pt idx="2189" formatCode="General">
                  <c:v>-1.0283916000000001E-2</c:v>
                </c:pt>
                <c:pt idx="2190" formatCode="General">
                  <c:v>-1.0301952E-2</c:v>
                </c:pt>
                <c:pt idx="2191" formatCode="General">
                  <c:v>-1.031967E-2</c:v>
                </c:pt>
                <c:pt idx="2192" formatCode="General">
                  <c:v>-1.0336886E-2</c:v>
                </c:pt>
                <c:pt idx="2193" formatCode="General">
                  <c:v>-1.035349E-2</c:v>
                </c:pt>
                <c:pt idx="2194" formatCode="General">
                  <c:v>-1.0369435999999999E-2</c:v>
                </c:pt>
                <c:pt idx="2195" formatCode="General">
                  <c:v>-1.0384623000000001E-2</c:v>
                </c:pt>
                <c:pt idx="2196" formatCode="General">
                  <c:v>-1.0399053E-2</c:v>
                </c:pt>
                <c:pt idx="2197" formatCode="General">
                  <c:v>-1.0412655999999999E-2</c:v>
                </c:pt>
                <c:pt idx="2198" formatCode="General">
                  <c:v>-1.0425360999999999E-2</c:v>
                </c:pt>
                <c:pt idx="2199" formatCode="General">
                  <c:v>-1.0437324E-2</c:v>
                </c:pt>
                <c:pt idx="2200" formatCode="General">
                  <c:v>-1.0448485E-2</c:v>
                </c:pt>
                <c:pt idx="2201" formatCode="General">
                  <c:v>-1.0458689E-2</c:v>
                </c:pt>
                <c:pt idx="2202" formatCode="General">
                  <c:v>-1.0467980999999999E-2</c:v>
                </c:pt>
                <c:pt idx="2203" formatCode="General">
                  <c:v>-1.0476302E-2</c:v>
                </c:pt>
                <c:pt idx="2204" formatCode="General">
                  <c:v>-1.0483545E-2</c:v>
                </c:pt>
                <c:pt idx="2205" formatCode="General">
                  <c:v>-1.0489656E-2</c:v>
                </c:pt>
                <c:pt idx="2206" formatCode="General">
                  <c:v>-1.0494714E-2</c:v>
                </c:pt>
                <c:pt idx="2207" formatCode="General">
                  <c:v>-1.0499118999999999E-2</c:v>
                </c:pt>
                <c:pt idx="2208" formatCode="General">
                  <c:v>-1.0503027E-2</c:v>
                </c:pt>
                <c:pt idx="2209" formatCode="General">
                  <c:v>-1.0506334000000001E-2</c:v>
                </c:pt>
                <c:pt idx="2210" formatCode="General">
                  <c:v>-1.050917E-2</c:v>
                </c:pt>
                <c:pt idx="2211" formatCode="General">
                  <c:v>-1.0511520999999999E-2</c:v>
                </c:pt>
                <c:pt idx="2212" formatCode="General">
                  <c:v>-1.0513567999999999E-2</c:v>
                </c:pt>
                <c:pt idx="2213" formatCode="General">
                  <c:v>-1.0515506000000001E-2</c:v>
                </c:pt>
                <c:pt idx="2214" formatCode="General">
                  <c:v>-1.0517014999999999E-2</c:v>
                </c:pt>
                <c:pt idx="2215" formatCode="General">
                  <c:v>-1.0517921E-2</c:v>
                </c:pt>
                <c:pt idx="2216" formatCode="General">
                  <c:v>-1.0518351E-2</c:v>
                </c:pt>
                <c:pt idx="2217" formatCode="General">
                  <c:v>-1.0518510999999999E-2</c:v>
                </c:pt>
                <c:pt idx="2218" formatCode="General">
                  <c:v>-1.0518426000000001E-2</c:v>
                </c:pt>
                <c:pt idx="2219" formatCode="General">
                  <c:v>-1.0518122E-2</c:v>
                </c:pt>
                <c:pt idx="2220" formatCode="General">
                  <c:v>-1.0517613E-2</c:v>
                </c:pt>
                <c:pt idx="2221" formatCode="General">
                  <c:v>-1.0516892E-2</c:v>
                </c:pt>
                <c:pt idx="2222" formatCode="General">
                  <c:v>-1.0515969999999999E-2</c:v>
                </c:pt>
                <c:pt idx="2223" formatCode="General">
                  <c:v>-1.0514954E-2</c:v>
                </c:pt>
                <c:pt idx="2224" formatCode="General">
                  <c:v>-1.0513939E-2</c:v>
                </c:pt>
                <c:pt idx="2225" formatCode="General">
                  <c:v>-1.0512865999999999E-2</c:v>
                </c:pt>
                <c:pt idx="2226" formatCode="General">
                  <c:v>-1.0511688E-2</c:v>
                </c:pt>
                <c:pt idx="2227" formatCode="General">
                  <c:v>-1.0510174000000001E-2</c:v>
                </c:pt>
                <c:pt idx="2228" formatCode="General">
                  <c:v>-1.0508224E-2</c:v>
                </c:pt>
                <c:pt idx="2229" formatCode="General">
                  <c:v>-1.0506046E-2</c:v>
                </c:pt>
                <c:pt idx="2230" formatCode="General">
                  <c:v>-1.0503916E-2</c:v>
                </c:pt>
                <c:pt idx="2231" formatCode="General">
                  <c:v>-1.0502076000000001E-2</c:v>
                </c:pt>
                <c:pt idx="2232" formatCode="General">
                  <c:v>-1.0500424E-2</c:v>
                </c:pt>
                <c:pt idx="2233" formatCode="General">
                  <c:v>-1.0498627E-2</c:v>
                </c:pt>
                <c:pt idx="2234" formatCode="General">
                  <c:v>-1.0496271999999999E-2</c:v>
                </c:pt>
                <c:pt idx="2235" formatCode="General">
                  <c:v>-1.0492955999999999E-2</c:v>
                </c:pt>
                <c:pt idx="2236" formatCode="General">
                  <c:v>-1.0488458000000001E-2</c:v>
                </c:pt>
                <c:pt idx="2237" formatCode="General">
                  <c:v>-1.0482656E-2</c:v>
                </c:pt>
                <c:pt idx="2238" formatCode="General">
                  <c:v>-1.0475508999999999E-2</c:v>
                </c:pt>
                <c:pt idx="2239" formatCode="General">
                  <c:v>-1.0467046000000001E-2</c:v>
                </c:pt>
                <c:pt idx="2240" formatCode="General">
                  <c:v>-1.0457602999999999E-2</c:v>
                </c:pt>
                <c:pt idx="2241" formatCode="General">
                  <c:v>-1.0447593E-2</c:v>
                </c:pt>
                <c:pt idx="2242" formatCode="General">
                  <c:v>-1.0437233000000001E-2</c:v>
                </c:pt>
                <c:pt idx="2243" formatCode="General">
                  <c:v>-1.042675E-2</c:v>
                </c:pt>
                <c:pt idx="2244" formatCode="General">
                  <c:v>-1.0416451E-2</c:v>
                </c:pt>
                <c:pt idx="2245" formatCode="General">
                  <c:v>-1.040666E-2</c:v>
                </c:pt>
                <c:pt idx="2246" formatCode="General">
                  <c:v>-1.0397495E-2</c:v>
                </c:pt>
                <c:pt idx="2247" formatCode="General">
                  <c:v>-1.0388896999999999E-2</c:v>
                </c:pt>
                <c:pt idx="2248" formatCode="General">
                  <c:v>-1.0381012E-2</c:v>
                </c:pt>
                <c:pt idx="2249" formatCode="General">
                  <c:v>-1.0374036999999999E-2</c:v>
                </c:pt>
                <c:pt idx="2250" formatCode="General">
                  <c:v>-1.0368087E-2</c:v>
                </c:pt>
                <c:pt idx="2251" formatCode="General">
                  <c:v>-1.0363116E-2</c:v>
                </c:pt>
                <c:pt idx="2252" formatCode="General">
                  <c:v>-1.0358973E-2</c:v>
                </c:pt>
                <c:pt idx="2253" formatCode="General">
                  <c:v>-1.0355567E-2</c:v>
                </c:pt>
                <c:pt idx="2254" formatCode="General">
                  <c:v>-1.0352833000000001E-2</c:v>
                </c:pt>
                <c:pt idx="2255" formatCode="General">
                  <c:v>-1.0350742E-2</c:v>
                </c:pt>
                <c:pt idx="2256" formatCode="General">
                  <c:v>-1.0349234000000001E-2</c:v>
                </c:pt>
                <c:pt idx="2257" formatCode="General">
                  <c:v>-1.0348045E-2</c:v>
                </c:pt>
                <c:pt idx="2258" formatCode="General">
                  <c:v>-1.0346810999999999E-2</c:v>
                </c:pt>
                <c:pt idx="2259" formatCode="General">
                  <c:v>-1.0345462999999999E-2</c:v>
                </c:pt>
                <c:pt idx="2260" formatCode="General">
                  <c:v>-1.0343915E-2</c:v>
                </c:pt>
                <c:pt idx="2261" formatCode="General">
                  <c:v>-1.0341994E-2</c:v>
                </c:pt>
                <c:pt idx="2262" formatCode="General">
                  <c:v>-1.0339677E-2</c:v>
                </c:pt>
                <c:pt idx="2263" formatCode="General">
                  <c:v>-1.0336802000000001E-2</c:v>
                </c:pt>
                <c:pt idx="2264" formatCode="General">
                  <c:v>-1.0333263000000001E-2</c:v>
                </c:pt>
                <c:pt idx="2265" formatCode="General">
                  <c:v>-1.0329095999999999E-2</c:v>
                </c:pt>
                <c:pt idx="2266" formatCode="General">
                  <c:v>-1.0324385E-2</c:v>
                </c:pt>
                <c:pt idx="2267" formatCode="General">
                  <c:v>-1.0319281E-2</c:v>
                </c:pt>
                <c:pt idx="2268" formatCode="General">
                  <c:v>-1.0313892999999999E-2</c:v>
                </c:pt>
                <c:pt idx="2269" formatCode="General">
                  <c:v>-1.0308319999999999E-2</c:v>
                </c:pt>
                <c:pt idx="2270" formatCode="General">
                  <c:v>-1.0302448000000001E-2</c:v>
                </c:pt>
                <c:pt idx="2271" formatCode="General">
                  <c:v>-1.0296234E-2</c:v>
                </c:pt>
                <c:pt idx="2272" formatCode="General">
                  <c:v>-1.0289632E-2</c:v>
                </c:pt>
                <c:pt idx="2273" formatCode="General">
                  <c:v>-1.0282459000000001E-2</c:v>
                </c:pt>
                <c:pt idx="2274" formatCode="General">
                  <c:v>-1.0274876E-2</c:v>
                </c:pt>
                <c:pt idx="2275" formatCode="General">
                  <c:v>-1.0266951999999999E-2</c:v>
                </c:pt>
                <c:pt idx="2276" formatCode="General">
                  <c:v>-1.0258720000000001E-2</c:v>
                </c:pt>
                <c:pt idx="2277" formatCode="General">
                  <c:v>-1.0250214000000001E-2</c:v>
                </c:pt>
                <c:pt idx="2278" formatCode="General">
                  <c:v>-1.0241345000000001E-2</c:v>
                </c:pt>
                <c:pt idx="2279" formatCode="General">
                  <c:v>-1.0232043E-2</c:v>
                </c:pt>
                <c:pt idx="2280" formatCode="General">
                  <c:v>-1.0222054E-2</c:v>
                </c:pt>
                <c:pt idx="2281" formatCode="General">
                  <c:v>-1.0211122E-2</c:v>
                </c:pt>
                <c:pt idx="2282" formatCode="General">
                  <c:v>-1.0199175E-2</c:v>
                </c:pt>
                <c:pt idx="2283" formatCode="General">
                  <c:v>-1.0186323000000001E-2</c:v>
                </c:pt>
                <c:pt idx="2284" formatCode="General">
                  <c:v>-1.0172732E-2</c:v>
                </c:pt>
                <c:pt idx="2285" formatCode="General">
                  <c:v>-1.0158647E-2</c:v>
                </c:pt>
                <c:pt idx="2286" formatCode="General">
                  <c:v>-1.0144166E-2</c:v>
                </c:pt>
                <c:pt idx="2287" formatCode="General">
                  <c:v>-1.012937E-2</c:v>
                </c:pt>
                <c:pt idx="2288" formatCode="General">
                  <c:v>-1.0114316999999999E-2</c:v>
                </c:pt>
                <c:pt idx="2289" formatCode="General">
                  <c:v>-1.0099039000000001E-2</c:v>
                </c:pt>
                <c:pt idx="2290" formatCode="General">
                  <c:v>-1.0083485999999999E-2</c:v>
                </c:pt>
                <c:pt idx="2291" formatCode="General">
                  <c:v>-1.0067515000000001E-2</c:v>
                </c:pt>
                <c:pt idx="2292" formatCode="General">
                  <c:v>-1.0051104999999999E-2</c:v>
                </c:pt>
                <c:pt idx="2293" formatCode="General">
                  <c:v>-1.0034147E-2</c:v>
                </c:pt>
                <c:pt idx="2294" formatCode="General">
                  <c:v>-1.0016417999999999E-2</c:v>
                </c:pt>
                <c:pt idx="2295" formatCode="General">
                  <c:v>-9.9981600000000007E-3</c:v>
                </c:pt>
                <c:pt idx="2296" formatCode="General">
                  <c:v>-9.9796099999999999E-3</c:v>
                </c:pt>
                <c:pt idx="2297" formatCode="General">
                  <c:v>-9.9605570000000001E-3</c:v>
                </c:pt>
                <c:pt idx="2298" formatCode="General">
                  <c:v>-9.9410230000000002E-3</c:v>
                </c:pt>
                <c:pt idx="2299" formatCode="General">
                  <c:v>-9.9210689999999994E-3</c:v>
                </c:pt>
                <c:pt idx="2300" formatCode="General">
                  <c:v>-9.9006919999999991E-3</c:v>
                </c:pt>
                <c:pt idx="2301" formatCode="General">
                  <c:v>-9.8799990000000004E-3</c:v>
                </c:pt>
                <c:pt idx="2302" formatCode="General">
                  <c:v>-9.8590610000000006E-3</c:v>
                </c:pt>
                <c:pt idx="2303" formatCode="General">
                  <c:v>-9.8378300000000005E-3</c:v>
                </c:pt>
                <c:pt idx="2304" formatCode="General">
                  <c:v>-9.8162100000000006E-3</c:v>
                </c:pt>
                <c:pt idx="2305" formatCode="General">
                  <c:v>-9.7945129999999995E-3</c:v>
                </c:pt>
                <c:pt idx="2306" formatCode="General">
                  <c:v>-9.7731680000000005E-3</c:v>
                </c:pt>
                <c:pt idx="2307" formatCode="General">
                  <c:v>-9.7524640000000006E-3</c:v>
                </c:pt>
                <c:pt idx="2308" formatCode="General">
                  <c:v>-9.7328740000000007E-3</c:v>
                </c:pt>
                <c:pt idx="2309" formatCode="General">
                  <c:v>-9.7146630000000001E-3</c:v>
                </c:pt>
                <c:pt idx="2310" formatCode="General">
                  <c:v>-9.6979270000000003E-3</c:v>
                </c:pt>
                <c:pt idx="2311" formatCode="General">
                  <c:v>-9.682932E-3</c:v>
                </c:pt>
                <c:pt idx="2312" formatCode="General">
                  <c:v>-9.6699790000000004E-3</c:v>
                </c:pt>
                <c:pt idx="2313" formatCode="General">
                  <c:v>-9.6591850000000007E-3</c:v>
                </c:pt>
                <c:pt idx="2314" formatCode="General">
                  <c:v>-9.6502229999999994E-3</c:v>
                </c:pt>
                <c:pt idx="2315" formatCode="General">
                  <c:v>-9.6428780000000006E-3</c:v>
                </c:pt>
                <c:pt idx="2316" formatCode="General">
                  <c:v>-9.6371630000000007E-3</c:v>
                </c:pt>
                <c:pt idx="2317" formatCode="General">
                  <c:v>-9.6329850000000002E-3</c:v>
                </c:pt>
                <c:pt idx="2318" formatCode="General">
                  <c:v>-9.6303510000000005E-3</c:v>
                </c:pt>
                <c:pt idx="2319" formatCode="General">
                  <c:v>-9.6291220000000004E-3</c:v>
                </c:pt>
                <c:pt idx="2320" formatCode="General">
                  <c:v>-9.6293609999999995E-3</c:v>
                </c:pt>
                <c:pt idx="2321" formatCode="General">
                  <c:v>-9.631489E-3</c:v>
                </c:pt>
                <c:pt idx="2322" formatCode="General">
                  <c:v>-9.6356370000000007E-3</c:v>
                </c:pt>
                <c:pt idx="2323" formatCode="General">
                  <c:v>-9.641742E-3</c:v>
                </c:pt>
                <c:pt idx="2324" formatCode="General">
                  <c:v>-9.6496599999999991E-3</c:v>
                </c:pt>
                <c:pt idx="2325" formatCode="General">
                  <c:v>-9.65915E-3</c:v>
                </c:pt>
                <c:pt idx="2326" formatCode="General">
                  <c:v>-9.6695459999999994E-3</c:v>
                </c:pt>
                <c:pt idx="2327" formatCode="General">
                  <c:v>-9.6805859999999997E-3</c:v>
                </c:pt>
                <c:pt idx="2328" formatCode="General">
                  <c:v>-9.6927269999999999E-3</c:v>
                </c:pt>
                <c:pt idx="2329" formatCode="General">
                  <c:v>-9.7060059999999997E-3</c:v>
                </c:pt>
                <c:pt idx="2330" formatCode="General">
                  <c:v>-9.720111E-3</c:v>
                </c:pt>
                <c:pt idx="2331" formatCode="General">
                  <c:v>-9.7346340000000007E-3</c:v>
                </c:pt>
                <c:pt idx="2332" formatCode="General">
                  <c:v>-9.7492819999999997E-3</c:v>
                </c:pt>
                <c:pt idx="2333" formatCode="General">
                  <c:v>-9.7641840000000004E-3</c:v>
                </c:pt>
                <c:pt idx="2334" formatCode="General">
                  <c:v>-9.7795710000000008E-3</c:v>
                </c:pt>
                <c:pt idx="2335" formatCode="General">
                  <c:v>-9.7952590000000006E-3</c:v>
                </c:pt>
                <c:pt idx="2336" formatCode="General">
                  <c:v>-9.8109349999999998E-3</c:v>
                </c:pt>
                <c:pt idx="2337" formatCode="General">
                  <c:v>-9.826609E-3</c:v>
                </c:pt>
                <c:pt idx="2338" formatCode="General">
                  <c:v>-9.8422160000000009E-3</c:v>
                </c:pt>
                <c:pt idx="2339" formatCode="General">
                  <c:v>-9.8575360000000001E-3</c:v>
                </c:pt>
                <c:pt idx="2340" formatCode="General">
                  <c:v>-9.8724260000000001E-3</c:v>
                </c:pt>
                <c:pt idx="2341" formatCode="General">
                  <c:v>-9.8867859999999998E-3</c:v>
                </c:pt>
                <c:pt idx="2342" formatCode="General">
                  <c:v>-9.9006460000000008E-3</c:v>
                </c:pt>
                <c:pt idx="2343" formatCode="General">
                  <c:v>-9.9142959999999995E-3</c:v>
                </c:pt>
                <c:pt idx="2344" formatCode="General">
                  <c:v>-9.9279620000000002E-3</c:v>
                </c:pt>
                <c:pt idx="2345" formatCode="General">
                  <c:v>-9.9416509999999993E-3</c:v>
                </c:pt>
                <c:pt idx="2346" formatCode="General">
                  <c:v>-9.9554740000000006E-3</c:v>
                </c:pt>
                <c:pt idx="2347" formatCode="General">
                  <c:v>-9.9693660000000003E-3</c:v>
                </c:pt>
                <c:pt idx="2348" formatCode="General">
                  <c:v>-9.9832589999999995E-3</c:v>
                </c:pt>
                <c:pt idx="2349" formatCode="General">
                  <c:v>-9.9970649999999994E-3</c:v>
                </c:pt>
                <c:pt idx="2350" formatCode="General">
                  <c:v>-1.001078E-2</c:v>
                </c:pt>
                <c:pt idx="2351" formatCode="General">
                  <c:v>-1.0024439E-2</c:v>
                </c:pt>
                <c:pt idx="2352" formatCode="General">
                  <c:v>-1.0037878E-2</c:v>
                </c:pt>
                <c:pt idx="2353" formatCode="General">
                  <c:v>-1.0050856E-2</c:v>
                </c:pt>
                <c:pt idx="2354" formatCode="General">
                  <c:v>-1.0063206E-2</c:v>
                </c:pt>
                <c:pt idx="2355" formatCode="General">
                  <c:v>-1.0074769000000001E-2</c:v>
                </c:pt>
                <c:pt idx="2356" formatCode="General">
                  <c:v>-1.0085231E-2</c:v>
                </c:pt>
                <c:pt idx="2357" formatCode="General">
                  <c:v>-1.0094307E-2</c:v>
                </c:pt>
                <c:pt idx="2358" formatCode="General">
                  <c:v>-1.0102025000000001E-2</c:v>
                </c:pt>
                <c:pt idx="2359" formatCode="General">
                  <c:v>-1.0108531E-2</c:v>
                </c:pt>
                <c:pt idx="2360" formatCode="General">
                  <c:v>-1.0113733999999999E-2</c:v>
                </c:pt>
                <c:pt idx="2361" formatCode="General">
                  <c:v>-1.0117451E-2</c:v>
                </c:pt>
                <c:pt idx="2362" formatCode="General">
                  <c:v>-1.0119777E-2</c:v>
                </c:pt>
                <c:pt idx="2363" formatCode="General">
                  <c:v>-1.0120904999999999E-2</c:v>
                </c:pt>
                <c:pt idx="2364" formatCode="General">
                  <c:v>-1.0121143000000001E-2</c:v>
                </c:pt>
                <c:pt idx="2365" formatCode="General">
                  <c:v>-1.0120944999999999E-2</c:v>
                </c:pt>
                <c:pt idx="2366" formatCode="General">
                  <c:v>-1.0120251E-2</c:v>
                </c:pt>
                <c:pt idx="2367" formatCode="General">
                  <c:v>-1.0118788E-2</c:v>
                </c:pt>
                <c:pt idx="2368" formatCode="General">
                  <c:v>-1.0116544999999999E-2</c:v>
                </c:pt>
                <c:pt idx="2369" formatCode="General">
                  <c:v>-1.0113828E-2</c:v>
                </c:pt>
                <c:pt idx="2370" formatCode="General">
                  <c:v>-1.0110943000000001E-2</c:v>
                </c:pt>
                <c:pt idx="2371" formatCode="General">
                  <c:v>-1.0108155000000001E-2</c:v>
                </c:pt>
                <c:pt idx="2372" formatCode="General">
                  <c:v>-1.0105219E-2</c:v>
                </c:pt>
                <c:pt idx="2373" formatCode="General">
                  <c:v>-1.0101587E-2</c:v>
                </c:pt>
                <c:pt idx="2374" formatCode="General">
                  <c:v>-1.0097372E-2</c:v>
                </c:pt>
                <c:pt idx="2375" formatCode="General">
                  <c:v>-1.0092716999999999E-2</c:v>
                </c:pt>
                <c:pt idx="2376" formatCode="General">
                  <c:v>-1.0087578E-2</c:v>
                </c:pt>
                <c:pt idx="2377" formatCode="General">
                  <c:v>-1.0082162E-2</c:v>
                </c:pt>
                <c:pt idx="2378" formatCode="General">
                  <c:v>-1.0077018E-2</c:v>
                </c:pt>
                <c:pt idx="2379" formatCode="General">
                  <c:v>-1.0072467999999999E-2</c:v>
                </c:pt>
                <c:pt idx="2380" formatCode="General">
                  <c:v>-1.0068504000000001E-2</c:v>
                </c:pt>
                <c:pt idx="2381" formatCode="General">
                  <c:v>-1.0065419000000001E-2</c:v>
                </c:pt>
                <c:pt idx="2382" formatCode="General">
                  <c:v>-1.0063516E-2</c:v>
                </c:pt>
                <c:pt idx="2383" formatCode="General">
                  <c:v>-1.0062824999999999E-2</c:v>
                </c:pt>
                <c:pt idx="2384" formatCode="General">
                  <c:v>-1.0063533E-2</c:v>
                </c:pt>
                <c:pt idx="2385" formatCode="General">
                  <c:v>-1.0065792E-2</c:v>
                </c:pt>
                <c:pt idx="2386" formatCode="General">
                  <c:v>-1.0069468E-2</c:v>
                </c:pt>
                <c:pt idx="2387" formatCode="General">
                  <c:v>-1.0074563E-2</c:v>
                </c:pt>
                <c:pt idx="2388" formatCode="General">
                  <c:v>-1.0081148999999999E-2</c:v>
                </c:pt>
                <c:pt idx="2389" formatCode="General">
                  <c:v>-1.0089153E-2</c:v>
                </c:pt>
                <c:pt idx="2390" formatCode="General">
                  <c:v>-1.0098457E-2</c:v>
                </c:pt>
                <c:pt idx="2391" formatCode="General">
                  <c:v>-1.0108924E-2</c:v>
                </c:pt>
                <c:pt idx="2392" formatCode="General">
                  <c:v>-1.0120426E-2</c:v>
                </c:pt>
                <c:pt idx="2393" formatCode="General">
                  <c:v>-1.0132834E-2</c:v>
                </c:pt>
                <c:pt idx="2394" formatCode="General">
                  <c:v>-1.0146011E-2</c:v>
                </c:pt>
                <c:pt idx="2395" formatCode="General">
                  <c:v>-1.0159731E-2</c:v>
                </c:pt>
                <c:pt idx="2396" formatCode="General">
                  <c:v>-1.0173985999999999E-2</c:v>
                </c:pt>
                <c:pt idx="2397" formatCode="General">
                  <c:v>-1.0188885E-2</c:v>
                </c:pt>
                <c:pt idx="2398" formatCode="General">
                  <c:v>-1.0204191E-2</c:v>
                </c:pt>
                <c:pt idx="2399" formatCode="General">
                  <c:v>-1.0219697E-2</c:v>
                </c:pt>
                <c:pt idx="2400" formatCode="General">
                  <c:v>-1.0235370000000001E-2</c:v>
                </c:pt>
                <c:pt idx="2401" formatCode="General">
                  <c:v>-1.0251208E-2</c:v>
                </c:pt>
                <c:pt idx="2402" formatCode="General">
                  <c:v>-1.0267405E-2</c:v>
                </c:pt>
                <c:pt idx="2403" formatCode="General">
                  <c:v>-1.0284019E-2</c:v>
                </c:pt>
                <c:pt idx="2404" formatCode="General">
                  <c:v>-1.0300831999999999E-2</c:v>
                </c:pt>
                <c:pt idx="2405" formatCode="General">
                  <c:v>-1.0319017E-2</c:v>
                </c:pt>
                <c:pt idx="2406" formatCode="General">
                  <c:v>-1.03386E-2</c:v>
                </c:pt>
                <c:pt idx="2407" formatCode="General">
                  <c:v>-1.0358571E-2</c:v>
                </c:pt>
                <c:pt idx="2408" formatCode="General">
                  <c:v>-1.0378500000000001E-2</c:v>
                </c:pt>
                <c:pt idx="2409" formatCode="General">
                  <c:v>-1.0397460000000001E-2</c:v>
                </c:pt>
                <c:pt idx="2410" formatCode="General">
                  <c:v>-1.0415347E-2</c:v>
                </c:pt>
                <c:pt idx="2411" formatCode="General">
                  <c:v>-1.0432265E-2</c:v>
                </c:pt>
                <c:pt idx="2412" formatCode="General">
                  <c:v>-1.0448155000000001E-2</c:v>
                </c:pt>
                <c:pt idx="2413" formatCode="General">
                  <c:v>-1.0462928E-2</c:v>
                </c:pt>
                <c:pt idx="2414" formatCode="General">
                  <c:v>-1.0476621E-2</c:v>
                </c:pt>
                <c:pt idx="2415" formatCode="General">
                  <c:v>-1.0489502E-2</c:v>
                </c:pt>
                <c:pt idx="2416" formatCode="General">
                  <c:v>-1.0501867E-2</c:v>
                </c:pt>
                <c:pt idx="2417" formatCode="General">
                  <c:v>-1.0513756000000001E-2</c:v>
                </c:pt>
                <c:pt idx="2418" formatCode="General">
                  <c:v>-1.0525016E-2</c:v>
                </c:pt>
                <c:pt idx="2419" formatCode="General">
                  <c:v>-1.0535678E-2</c:v>
                </c:pt>
                <c:pt idx="2420" formatCode="General">
                  <c:v>-1.0545839E-2</c:v>
                </c:pt>
                <c:pt idx="2421" formatCode="General">
                  <c:v>-1.0555554999999999E-2</c:v>
                </c:pt>
                <c:pt idx="2422" formatCode="General">
                  <c:v>-1.0564871E-2</c:v>
                </c:pt>
                <c:pt idx="2423" formatCode="General">
                  <c:v>-1.0573917E-2</c:v>
                </c:pt>
                <c:pt idx="2424" formatCode="General">
                  <c:v>-1.0582776E-2</c:v>
                </c:pt>
                <c:pt idx="2425" formatCode="General">
                  <c:v>-1.0591365E-2</c:v>
                </c:pt>
                <c:pt idx="2426" formatCode="General">
                  <c:v>-1.0599558E-2</c:v>
                </c:pt>
                <c:pt idx="2427" formatCode="General">
                  <c:v>-1.0607092E-2</c:v>
                </c:pt>
                <c:pt idx="2428" formatCode="General">
                  <c:v>-1.0613905999999999E-2</c:v>
                </c:pt>
                <c:pt idx="2429" formatCode="General">
                  <c:v>-1.0620076000000001E-2</c:v>
                </c:pt>
                <c:pt idx="2430" formatCode="General">
                  <c:v>-1.0625814000000001E-2</c:v>
                </c:pt>
                <c:pt idx="2431" formatCode="General">
                  <c:v>-1.0631112E-2</c:v>
                </c:pt>
                <c:pt idx="2432" formatCode="General">
                  <c:v>-1.0635939000000001E-2</c:v>
                </c:pt>
                <c:pt idx="2433" formatCode="General">
                  <c:v>-1.0640319000000001E-2</c:v>
                </c:pt>
                <c:pt idx="2434" formatCode="General">
                  <c:v>-1.0644133E-2</c:v>
                </c:pt>
                <c:pt idx="2435" formatCode="General">
                  <c:v>-1.0647316E-2</c:v>
                </c:pt>
                <c:pt idx="2436" formatCode="General">
                  <c:v>-1.0649769E-2</c:v>
                </c:pt>
                <c:pt idx="2437" formatCode="General">
                  <c:v>-1.0651595E-2</c:v>
                </c:pt>
                <c:pt idx="2438" formatCode="General">
                  <c:v>-1.0652752E-2</c:v>
                </c:pt>
                <c:pt idx="2439" formatCode="General">
                  <c:v>-1.0653266999999999E-2</c:v>
                </c:pt>
                <c:pt idx="2440" formatCode="General">
                  <c:v>-1.0653393000000001E-2</c:v>
                </c:pt>
                <c:pt idx="2441" formatCode="General">
                  <c:v>-1.0653391999999999E-2</c:v>
                </c:pt>
                <c:pt idx="2442" formatCode="General">
                  <c:v>-1.0653397E-2</c:v>
                </c:pt>
                <c:pt idx="2443" formatCode="General">
                  <c:v>-1.0653296E-2</c:v>
                </c:pt>
                <c:pt idx="2444" formatCode="General">
                  <c:v>-1.065281E-2</c:v>
                </c:pt>
                <c:pt idx="2445" formatCode="General">
                  <c:v>-1.0651958E-2</c:v>
                </c:pt>
                <c:pt idx="2446" formatCode="General">
                  <c:v>-1.0650823E-2</c:v>
                </c:pt>
                <c:pt idx="2447" formatCode="General">
                  <c:v>-1.0649527000000001E-2</c:v>
                </c:pt>
                <c:pt idx="2448" formatCode="General">
                  <c:v>-1.0648164999999999E-2</c:v>
                </c:pt>
                <c:pt idx="2449" formatCode="General">
                  <c:v>-1.0646869E-2</c:v>
                </c:pt>
                <c:pt idx="2450" formatCode="General">
                  <c:v>-1.064584E-2</c:v>
                </c:pt>
                <c:pt idx="2451" formatCode="General">
                  <c:v>-1.0644898E-2</c:v>
                </c:pt>
                <c:pt idx="2452" formatCode="General">
                  <c:v>-1.0644015999999999E-2</c:v>
                </c:pt>
                <c:pt idx="2453" formatCode="General">
                  <c:v>-1.0643369E-2</c:v>
                </c:pt>
                <c:pt idx="2454" formatCode="General">
                  <c:v>-1.0642970999999999E-2</c:v>
                </c:pt>
                <c:pt idx="2455" formatCode="General">
                  <c:v>-1.0642745E-2</c:v>
                </c:pt>
                <c:pt idx="2456" formatCode="General">
                  <c:v>-1.0642662000000001E-2</c:v>
                </c:pt>
                <c:pt idx="2457" formatCode="General">
                  <c:v>-1.0642723E-2</c:v>
                </c:pt>
                <c:pt idx="2458" formatCode="General">
                  <c:v>-1.064294E-2</c:v>
                </c:pt>
                <c:pt idx="2459" formatCode="General">
                  <c:v>-1.0643343E-2</c:v>
                </c:pt>
                <c:pt idx="2460" formatCode="General">
                  <c:v>-1.0643998999999999E-2</c:v>
                </c:pt>
                <c:pt idx="2461" formatCode="General">
                  <c:v>-1.0644944999999999E-2</c:v>
                </c:pt>
                <c:pt idx="2462" formatCode="General">
                  <c:v>-1.0645991E-2</c:v>
                </c:pt>
                <c:pt idx="2463" formatCode="General">
                  <c:v>-1.0647047999999999E-2</c:v>
                </c:pt>
                <c:pt idx="2464" formatCode="General">
                  <c:v>-1.0648072E-2</c:v>
                </c:pt>
                <c:pt idx="2465" formatCode="General">
                  <c:v>-1.0649103E-2</c:v>
                </c:pt>
                <c:pt idx="2466" formatCode="General">
                  <c:v>-1.065031E-2</c:v>
                </c:pt>
                <c:pt idx="2467" formatCode="General">
                  <c:v>-1.0651536E-2</c:v>
                </c:pt>
                <c:pt idx="2468" formatCode="General">
                  <c:v>-1.0652745E-2</c:v>
                </c:pt>
                <c:pt idx="2469" formatCode="General">
                  <c:v>-1.0654225999999999E-2</c:v>
                </c:pt>
                <c:pt idx="2470" formatCode="General">
                  <c:v>-1.0656011999999999E-2</c:v>
                </c:pt>
                <c:pt idx="2471" formatCode="General">
                  <c:v>-1.065789E-2</c:v>
                </c:pt>
                <c:pt idx="2472" formatCode="General">
                  <c:v>-1.0659847E-2</c:v>
                </c:pt>
                <c:pt idx="2473" formatCode="General">
                  <c:v>-1.0661861999999999E-2</c:v>
                </c:pt>
                <c:pt idx="2474" formatCode="General">
                  <c:v>-1.0663929000000001E-2</c:v>
                </c:pt>
                <c:pt idx="2475" formatCode="General">
                  <c:v>-1.0666053999999999E-2</c:v>
                </c:pt>
                <c:pt idx="2476" formatCode="General">
                  <c:v>-1.066808E-2</c:v>
                </c:pt>
                <c:pt idx="2477" formatCode="General">
                  <c:v>-1.0670004E-2</c:v>
                </c:pt>
                <c:pt idx="2478" formatCode="General">
                  <c:v>-1.0671870999999999E-2</c:v>
                </c:pt>
                <c:pt idx="2479" formatCode="General">
                  <c:v>-1.067366E-2</c:v>
                </c:pt>
                <c:pt idx="2480" formatCode="General">
                  <c:v>-1.0675392000000001E-2</c:v>
                </c:pt>
                <c:pt idx="2481" formatCode="General">
                  <c:v>-1.0677301E-2</c:v>
                </c:pt>
                <c:pt idx="2482" formatCode="General">
                  <c:v>-1.0679512E-2</c:v>
                </c:pt>
                <c:pt idx="2483" formatCode="General">
                  <c:v>-1.0681928E-2</c:v>
                </c:pt>
                <c:pt idx="2484" formatCode="General">
                  <c:v>-1.0684723E-2</c:v>
                </c:pt>
                <c:pt idx="2485" formatCode="General">
                  <c:v>-1.0687787000000001E-2</c:v>
                </c:pt>
                <c:pt idx="2486" formatCode="General">
                  <c:v>-1.0690798E-2</c:v>
                </c:pt>
                <c:pt idx="2487" formatCode="General">
                  <c:v>-1.0693807E-2</c:v>
                </c:pt>
                <c:pt idx="2488" formatCode="General">
                  <c:v>-1.0696875999999999E-2</c:v>
                </c:pt>
                <c:pt idx="2489" formatCode="General">
                  <c:v>-1.0700087E-2</c:v>
                </c:pt>
                <c:pt idx="2490" formatCode="General">
                  <c:v>-1.0703443E-2</c:v>
                </c:pt>
                <c:pt idx="2491" formatCode="General">
                  <c:v>-1.0706802E-2</c:v>
                </c:pt>
                <c:pt idx="2492" formatCode="General">
                  <c:v>-1.0710089000000001E-2</c:v>
                </c:pt>
                <c:pt idx="2493" formatCode="General">
                  <c:v>-1.0713248E-2</c:v>
                </c:pt>
                <c:pt idx="2494" formatCode="General">
                  <c:v>-1.0716091000000001E-2</c:v>
                </c:pt>
                <c:pt idx="2495" formatCode="General">
                  <c:v>-1.0718517E-2</c:v>
                </c:pt>
                <c:pt idx="2496" formatCode="General">
                  <c:v>-1.0720468E-2</c:v>
                </c:pt>
                <c:pt idx="2497" formatCode="General">
                  <c:v>-1.0721687000000001E-2</c:v>
                </c:pt>
                <c:pt idx="2498" formatCode="General">
                  <c:v>-1.0721781999999999E-2</c:v>
                </c:pt>
                <c:pt idx="2499" formatCode="General">
                  <c:v>-1.0720545999999999E-2</c:v>
                </c:pt>
                <c:pt idx="2500" formatCode="General">
                  <c:v>-1.0717979000000001E-2</c:v>
                </c:pt>
                <c:pt idx="2501" formatCode="General">
                  <c:v>-1.0714005E-2</c:v>
                </c:pt>
                <c:pt idx="2502" formatCode="General">
                  <c:v>-1.0708786E-2</c:v>
                </c:pt>
                <c:pt idx="2503" formatCode="General">
                  <c:v>-1.0702636999999999E-2</c:v>
                </c:pt>
                <c:pt idx="2504" formatCode="General">
                  <c:v>-1.0695817999999999E-2</c:v>
                </c:pt>
                <c:pt idx="2505" formatCode="General">
                  <c:v>-1.0688507E-2</c:v>
                </c:pt>
                <c:pt idx="2506" formatCode="General">
                  <c:v>-1.0680757000000001E-2</c:v>
                </c:pt>
                <c:pt idx="2507" formatCode="General">
                  <c:v>-1.0672779E-2</c:v>
                </c:pt>
                <c:pt idx="2508" formatCode="General">
                  <c:v>-1.0664842000000001E-2</c:v>
                </c:pt>
                <c:pt idx="2509" formatCode="General">
                  <c:v>-1.0656901E-2</c:v>
                </c:pt>
                <c:pt idx="2510" formatCode="General">
                  <c:v>-1.0649074999999999E-2</c:v>
                </c:pt>
                <c:pt idx="2511" formatCode="General">
                  <c:v>-1.0641601000000001E-2</c:v>
                </c:pt>
                <c:pt idx="2512" formatCode="General">
                  <c:v>-1.0634631E-2</c:v>
                </c:pt>
                <c:pt idx="2513" formatCode="General">
                  <c:v>-1.0628192999999999E-2</c:v>
                </c:pt>
                <c:pt idx="2514" formatCode="General">
                  <c:v>-1.0622230999999999E-2</c:v>
                </c:pt>
                <c:pt idx="2515" formatCode="General">
                  <c:v>-1.0616818E-2</c:v>
                </c:pt>
                <c:pt idx="2516" formatCode="General">
                  <c:v>-1.0611818E-2</c:v>
                </c:pt>
                <c:pt idx="2517" formatCode="General">
                  <c:v>-1.0607079E-2</c:v>
                </c:pt>
                <c:pt idx="2518" formatCode="General">
                  <c:v>-1.0602551E-2</c:v>
                </c:pt>
                <c:pt idx="2519" formatCode="General">
                  <c:v>-1.0598124E-2</c:v>
                </c:pt>
                <c:pt idx="2520" formatCode="General">
                  <c:v>-1.0593893E-2</c:v>
                </c:pt>
                <c:pt idx="2521" formatCode="General">
                  <c:v>-1.0591980000000001E-2</c:v>
                </c:pt>
                <c:pt idx="2522" formatCode="General">
                  <c:v>-1.0593299E-2</c:v>
                </c:pt>
                <c:pt idx="2523" formatCode="General">
                  <c:v>-1.0595762E-2</c:v>
                </c:pt>
                <c:pt idx="2524" formatCode="General">
                  <c:v>-1.0598269E-2</c:v>
                </c:pt>
                <c:pt idx="2525" formatCode="General">
                  <c:v>-1.0600521E-2</c:v>
                </c:pt>
                <c:pt idx="2526" formatCode="General">
                  <c:v>-1.0602303E-2</c:v>
                </c:pt>
                <c:pt idx="2527" formatCode="General">
                  <c:v>-1.0603797999999999E-2</c:v>
                </c:pt>
                <c:pt idx="2528" formatCode="General">
                  <c:v>-1.0605266E-2</c:v>
                </c:pt>
                <c:pt idx="2529" formatCode="General">
                  <c:v>-1.0606921E-2</c:v>
                </c:pt>
                <c:pt idx="2530" formatCode="General">
                  <c:v>-1.060899E-2</c:v>
                </c:pt>
                <c:pt idx="2531" formatCode="General">
                  <c:v>-1.0611628999999999E-2</c:v>
                </c:pt>
                <c:pt idx="2532" formatCode="General">
                  <c:v>-1.0615065E-2</c:v>
                </c:pt>
                <c:pt idx="2533" formatCode="General">
                  <c:v>-1.0619211E-2</c:v>
                </c:pt>
                <c:pt idx="2534" formatCode="General">
                  <c:v>-1.0623692000000001E-2</c:v>
                </c:pt>
                <c:pt idx="2535" formatCode="General">
                  <c:v>-1.0628329000000001E-2</c:v>
                </c:pt>
                <c:pt idx="2536" formatCode="General">
                  <c:v>-1.0633118E-2</c:v>
                </c:pt>
                <c:pt idx="2537" formatCode="General">
                  <c:v>-1.0638418E-2</c:v>
                </c:pt>
                <c:pt idx="2538" formatCode="General">
                  <c:v>-1.0644446E-2</c:v>
                </c:pt>
                <c:pt idx="2539" formatCode="General">
                  <c:v>-1.0651205E-2</c:v>
                </c:pt>
                <c:pt idx="2540" formatCode="General">
                  <c:v>-1.0658463E-2</c:v>
                </c:pt>
                <c:pt idx="2541" formatCode="General">
                  <c:v>-1.0665978E-2</c:v>
                </c:pt>
                <c:pt idx="2542" formatCode="General">
                  <c:v>-1.0673581E-2</c:v>
                </c:pt>
                <c:pt idx="2543" formatCode="General">
                  <c:v>-1.0680876000000001E-2</c:v>
                </c:pt>
                <c:pt idx="2544" formatCode="General">
                  <c:v>-1.0687825999999999E-2</c:v>
                </c:pt>
                <c:pt idx="2545" formatCode="General">
                  <c:v>-1.0694581E-2</c:v>
                </c:pt>
                <c:pt idx="2546" formatCode="General">
                  <c:v>-1.0701027E-2</c:v>
                </c:pt>
                <c:pt idx="2547" formatCode="General">
                  <c:v>-1.0707011000000001E-2</c:v>
                </c:pt>
                <c:pt idx="2548" formatCode="General">
                  <c:v>-1.0712599999999999E-2</c:v>
                </c:pt>
                <c:pt idx="2549" formatCode="General">
                  <c:v>-1.0717904E-2</c:v>
                </c:pt>
                <c:pt idx="2550" formatCode="General">
                  <c:v>-1.0722916000000001E-2</c:v>
                </c:pt>
                <c:pt idx="2551" formatCode="General">
                  <c:v>-1.0727482999999999E-2</c:v>
                </c:pt>
                <c:pt idx="2552" formatCode="General">
                  <c:v>-1.0731409000000001E-2</c:v>
                </c:pt>
                <c:pt idx="2553" formatCode="General">
                  <c:v>-1.0734575E-2</c:v>
                </c:pt>
                <c:pt idx="2554" formatCode="General">
                  <c:v>-1.0736816999999999E-2</c:v>
                </c:pt>
                <c:pt idx="2555" formatCode="General">
                  <c:v>-1.0738035E-2</c:v>
                </c:pt>
                <c:pt idx="2556" formatCode="General">
                  <c:v>-1.0738200999999999E-2</c:v>
                </c:pt>
                <c:pt idx="2557" formatCode="General">
                  <c:v>-1.0737213000000001E-2</c:v>
                </c:pt>
                <c:pt idx="2558" formatCode="General">
                  <c:v>-1.0734937999999999E-2</c:v>
                </c:pt>
                <c:pt idx="2559" formatCode="General">
                  <c:v>-1.0731538000000001E-2</c:v>
                </c:pt>
                <c:pt idx="2560" formatCode="General">
                  <c:v>-1.0727234E-2</c:v>
                </c:pt>
                <c:pt idx="2561" formatCode="General">
                  <c:v>-1.0722235E-2</c:v>
                </c:pt>
                <c:pt idx="2562" formatCode="General">
                  <c:v>-1.0716833E-2</c:v>
                </c:pt>
                <c:pt idx="2563" formatCode="General">
                  <c:v>-1.0711248E-2</c:v>
                </c:pt>
                <c:pt idx="2564" formatCode="General">
                  <c:v>-1.0705741E-2</c:v>
                </c:pt>
                <c:pt idx="2565" formatCode="General">
                  <c:v>-1.0701455E-2</c:v>
                </c:pt>
                <c:pt idx="2566" formatCode="General">
                  <c:v>-1.0699124000000001E-2</c:v>
                </c:pt>
                <c:pt idx="2567" formatCode="General">
                  <c:v>-1.0697460000000001E-2</c:v>
                </c:pt>
                <c:pt idx="2568" formatCode="General">
                  <c:v>-1.069531E-2</c:v>
                </c:pt>
                <c:pt idx="2569" formatCode="General">
                  <c:v>-1.0692467000000001E-2</c:v>
                </c:pt>
                <c:pt idx="2570" formatCode="General">
                  <c:v>-1.0689304E-2</c:v>
                </c:pt>
                <c:pt idx="2571" formatCode="General">
                  <c:v>-1.0686345E-2</c:v>
                </c:pt>
                <c:pt idx="2572" formatCode="General">
                  <c:v>-1.0683987000000001E-2</c:v>
                </c:pt>
                <c:pt idx="2573" formatCode="General">
                  <c:v>-1.0682596000000001E-2</c:v>
                </c:pt>
                <c:pt idx="2574" formatCode="General">
                  <c:v>-1.0682532E-2</c:v>
                </c:pt>
                <c:pt idx="2575" formatCode="General">
                  <c:v>-1.0684005E-2</c:v>
                </c:pt>
                <c:pt idx="2576" formatCode="General">
                  <c:v>-1.0686932E-2</c:v>
                </c:pt>
                <c:pt idx="2577" formatCode="General">
                  <c:v>-1.0691154E-2</c:v>
                </c:pt>
                <c:pt idx="2578" formatCode="General">
                  <c:v>-1.0696644E-2</c:v>
                </c:pt>
                <c:pt idx="2579" formatCode="General">
                  <c:v>-1.0703383E-2</c:v>
                </c:pt>
                <c:pt idx="2580" formatCode="General">
                  <c:v>-1.0711277E-2</c:v>
                </c:pt>
                <c:pt idx="2581" formatCode="General">
                  <c:v>-1.0720372000000001E-2</c:v>
                </c:pt>
                <c:pt idx="2582" formatCode="General">
                  <c:v>-1.073082E-2</c:v>
                </c:pt>
                <c:pt idx="2583" formatCode="General">
                  <c:v>-1.0742804E-2</c:v>
                </c:pt>
                <c:pt idx="2584" formatCode="General">
                  <c:v>-1.0756412E-2</c:v>
                </c:pt>
                <c:pt idx="2585" formatCode="General">
                  <c:v>-1.0771539E-2</c:v>
                </c:pt>
                <c:pt idx="2586" formatCode="General">
                  <c:v>-1.0788071999999999E-2</c:v>
                </c:pt>
                <c:pt idx="2587" formatCode="General">
                  <c:v>-1.0805769999999999E-2</c:v>
                </c:pt>
                <c:pt idx="2588" formatCode="General">
                  <c:v>-1.082442E-2</c:v>
                </c:pt>
                <c:pt idx="2589" formatCode="General">
                  <c:v>-1.0843848999999999E-2</c:v>
                </c:pt>
                <c:pt idx="2590" formatCode="General">
                  <c:v>-1.0863878E-2</c:v>
                </c:pt>
                <c:pt idx="2591" formatCode="General">
                  <c:v>-1.0884451999999999E-2</c:v>
                </c:pt>
                <c:pt idx="2592" formatCode="General">
                  <c:v>-1.0905576E-2</c:v>
                </c:pt>
                <c:pt idx="2593" formatCode="General">
                  <c:v>-1.0927324E-2</c:v>
                </c:pt>
                <c:pt idx="2594" formatCode="General">
                  <c:v>-1.0949459E-2</c:v>
                </c:pt>
                <c:pt idx="2595" formatCode="General">
                  <c:v>-1.0971664000000001E-2</c:v>
                </c:pt>
                <c:pt idx="2596" formatCode="General">
                  <c:v>-1.0993736E-2</c:v>
                </c:pt>
                <c:pt idx="2597" formatCode="General">
                  <c:v>-1.101543E-2</c:v>
                </c:pt>
                <c:pt idx="2598" formatCode="General">
                  <c:v>-1.1036423E-2</c:v>
                </c:pt>
                <c:pt idx="2599" formatCode="General">
                  <c:v>-1.1056549000000001E-2</c:v>
                </c:pt>
                <c:pt idx="2600" formatCode="General">
                  <c:v>-1.1075698E-2</c:v>
                </c:pt>
                <c:pt idx="2601" formatCode="General">
                  <c:v>-1.1093952000000001E-2</c:v>
                </c:pt>
                <c:pt idx="2602" formatCode="General">
                  <c:v>-1.1112027E-2</c:v>
                </c:pt>
                <c:pt idx="2603" formatCode="General">
                  <c:v>-1.1130498000000001E-2</c:v>
                </c:pt>
                <c:pt idx="2604" formatCode="General">
                  <c:v>-1.1149282999999999E-2</c:v>
                </c:pt>
                <c:pt idx="2605" formatCode="General">
                  <c:v>-1.1168183999999999E-2</c:v>
                </c:pt>
                <c:pt idx="2606" formatCode="General">
                  <c:v>-1.1186893E-2</c:v>
                </c:pt>
                <c:pt idx="2607" formatCode="General">
                  <c:v>-1.1205082999999999E-2</c:v>
                </c:pt>
                <c:pt idx="2608" formatCode="General">
                  <c:v>-1.1222459000000001E-2</c:v>
                </c:pt>
                <c:pt idx="2609" formatCode="General">
                  <c:v>-1.1239025E-2</c:v>
                </c:pt>
                <c:pt idx="2610" formatCode="General">
                  <c:v>-1.1254877999999999E-2</c:v>
                </c:pt>
                <c:pt idx="2611" formatCode="General">
                  <c:v>-1.1270024E-2</c:v>
                </c:pt>
                <c:pt idx="2612" formatCode="General">
                  <c:v>-1.1284699E-2</c:v>
                </c:pt>
                <c:pt idx="2613" formatCode="General">
                  <c:v>-1.1299237E-2</c:v>
                </c:pt>
                <c:pt idx="2614" formatCode="General">
                  <c:v>-1.1313626E-2</c:v>
                </c:pt>
                <c:pt idx="2615" formatCode="General">
                  <c:v>-1.1327534E-2</c:v>
                </c:pt>
                <c:pt idx="2616" formatCode="General">
                  <c:v>-1.1340655E-2</c:v>
                </c:pt>
                <c:pt idx="2617" formatCode="General">
                  <c:v>-1.1352767E-2</c:v>
                </c:pt>
                <c:pt idx="2618" formatCode="General">
                  <c:v>-1.136362E-2</c:v>
                </c:pt>
                <c:pt idx="2619" formatCode="General">
                  <c:v>-1.1373121999999999E-2</c:v>
                </c:pt>
                <c:pt idx="2620" formatCode="General">
                  <c:v>-1.1381403999999999E-2</c:v>
                </c:pt>
                <c:pt idx="2621" formatCode="General">
                  <c:v>-1.1388595E-2</c:v>
                </c:pt>
                <c:pt idx="2622" formatCode="General">
                  <c:v>-1.1394883E-2</c:v>
                </c:pt>
                <c:pt idx="2623" formatCode="General">
                  <c:v>-1.1400387999999999E-2</c:v>
                </c:pt>
                <c:pt idx="2624" formatCode="General">
                  <c:v>-1.1405047999999999E-2</c:v>
                </c:pt>
                <c:pt idx="2625" formatCode="General">
                  <c:v>-1.1408602E-2</c:v>
                </c:pt>
                <c:pt idx="2626" formatCode="General">
                  <c:v>-1.1410694000000001E-2</c:v>
                </c:pt>
                <c:pt idx="2627" formatCode="General">
                  <c:v>-1.1411236E-2</c:v>
                </c:pt>
                <c:pt idx="2628" formatCode="General">
                  <c:v>-1.1410404000000001E-2</c:v>
                </c:pt>
                <c:pt idx="2629" formatCode="General">
                  <c:v>-1.1408296E-2</c:v>
                </c:pt>
                <c:pt idx="2630" formatCode="General">
                  <c:v>-1.1405307E-2</c:v>
                </c:pt>
                <c:pt idx="2631" formatCode="General">
                  <c:v>-1.1401803E-2</c:v>
                </c:pt>
                <c:pt idx="2632" formatCode="General">
                  <c:v>-1.1397869E-2</c:v>
                </c:pt>
                <c:pt idx="2633" formatCode="General">
                  <c:v>-1.1393587E-2</c:v>
                </c:pt>
                <c:pt idx="2634" formatCode="General">
                  <c:v>-1.1388893000000001E-2</c:v>
                </c:pt>
                <c:pt idx="2635" formatCode="General">
                  <c:v>-1.1383604E-2</c:v>
                </c:pt>
                <c:pt idx="2636" formatCode="General">
                  <c:v>-1.1377795E-2</c:v>
                </c:pt>
                <c:pt idx="2637" formatCode="General">
                  <c:v>-1.1371575E-2</c:v>
                </c:pt>
                <c:pt idx="2638" formatCode="General">
                  <c:v>-1.1364946000000001E-2</c:v>
                </c:pt>
                <c:pt idx="2639" formatCode="General">
                  <c:v>-1.1358207E-2</c:v>
                </c:pt>
                <c:pt idx="2640" formatCode="General">
                  <c:v>-1.1351692E-2</c:v>
                </c:pt>
                <c:pt idx="2641" formatCode="General">
                  <c:v>-1.1345745000000001E-2</c:v>
                </c:pt>
                <c:pt idx="2642" formatCode="General">
                  <c:v>-1.134069E-2</c:v>
                </c:pt>
                <c:pt idx="2643" formatCode="General">
                  <c:v>-1.1336611E-2</c:v>
                </c:pt>
                <c:pt idx="2644" formatCode="General">
                  <c:v>-1.1333532E-2</c:v>
                </c:pt>
                <c:pt idx="2645" formatCode="General">
                  <c:v>-1.1331477E-2</c:v>
                </c:pt>
                <c:pt idx="2646" formatCode="General">
                  <c:v>-1.1330544999999999E-2</c:v>
                </c:pt>
                <c:pt idx="2647" formatCode="General">
                  <c:v>-1.1330579E-2</c:v>
                </c:pt>
                <c:pt idx="2648" formatCode="General">
                  <c:v>-1.1331391E-2</c:v>
                </c:pt>
                <c:pt idx="2649" formatCode="General">
                  <c:v>-1.1332838E-2</c:v>
                </c:pt>
                <c:pt idx="2650" formatCode="General">
                  <c:v>-1.1334767000000001E-2</c:v>
                </c:pt>
                <c:pt idx="2651" formatCode="General">
                  <c:v>-1.1337239000000001E-2</c:v>
                </c:pt>
                <c:pt idx="2652" formatCode="General">
                  <c:v>-1.1340092E-2</c:v>
                </c:pt>
                <c:pt idx="2653" formatCode="General">
                  <c:v>-1.1343008999999999E-2</c:v>
                </c:pt>
                <c:pt idx="2654" formatCode="General">
                  <c:v>-1.1345924E-2</c:v>
                </c:pt>
                <c:pt idx="2655" formatCode="General">
                  <c:v>-1.1348943E-2</c:v>
                </c:pt>
                <c:pt idx="2656" formatCode="General">
                  <c:v>-1.1351885000000001E-2</c:v>
                </c:pt>
                <c:pt idx="2657" formatCode="General">
                  <c:v>-1.1354693000000001E-2</c:v>
                </c:pt>
                <c:pt idx="2658" formatCode="General">
                  <c:v>-1.1357509E-2</c:v>
                </c:pt>
                <c:pt idx="2659" formatCode="General">
                  <c:v>-1.1360347E-2</c:v>
                </c:pt>
                <c:pt idx="2660" formatCode="General">
                  <c:v>-1.1363282000000001E-2</c:v>
                </c:pt>
                <c:pt idx="2661" formatCode="General">
                  <c:v>-1.1366309E-2</c:v>
                </c:pt>
                <c:pt idx="2662" formatCode="General">
                  <c:v>-1.1369496999999999E-2</c:v>
                </c:pt>
                <c:pt idx="2663" formatCode="General">
                  <c:v>-1.1372884E-2</c:v>
                </c:pt>
                <c:pt idx="2664" formatCode="General">
                  <c:v>-1.1376338999999999E-2</c:v>
                </c:pt>
                <c:pt idx="2665" formatCode="General">
                  <c:v>-1.1379892000000001E-2</c:v>
                </c:pt>
                <c:pt idx="2666" formatCode="General">
                  <c:v>-1.1383509999999999E-2</c:v>
                </c:pt>
                <c:pt idx="2667" formatCode="General">
                  <c:v>-1.1387214E-2</c:v>
                </c:pt>
                <c:pt idx="2668" formatCode="General">
                  <c:v>-1.1391007E-2</c:v>
                </c:pt>
                <c:pt idx="2669" formatCode="General">
                  <c:v>-1.1394738E-2</c:v>
                </c:pt>
                <c:pt idx="2670" formatCode="General">
                  <c:v>-1.1398217E-2</c:v>
                </c:pt>
                <c:pt idx="2671" formatCode="General">
                  <c:v>-1.1401287E-2</c:v>
                </c:pt>
                <c:pt idx="2672" formatCode="General">
                  <c:v>-1.1404008E-2</c:v>
                </c:pt>
                <c:pt idx="2673" formatCode="General">
                  <c:v>-1.1406151E-2</c:v>
                </c:pt>
                <c:pt idx="2674" formatCode="General">
                  <c:v>-1.1407445E-2</c:v>
                </c:pt>
                <c:pt idx="2675" formatCode="General">
                  <c:v>-1.1407914E-2</c:v>
                </c:pt>
                <c:pt idx="2676" formatCode="General">
                  <c:v>-1.1407696E-2</c:v>
                </c:pt>
                <c:pt idx="2677" formatCode="General">
                  <c:v>-1.1406792000000001E-2</c:v>
                </c:pt>
                <c:pt idx="2678" formatCode="General">
                  <c:v>-1.1405101000000001E-2</c:v>
                </c:pt>
                <c:pt idx="2679" formatCode="General">
                  <c:v>-1.1402379000000001E-2</c:v>
                </c:pt>
                <c:pt idx="2680" formatCode="General">
                  <c:v>-1.1398627999999999E-2</c:v>
                </c:pt>
                <c:pt idx="2681" formatCode="General">
                  <c:v>-1.1394019E-2</c:v>
                </c:pt>
                <c:pt idx="2682" formatCode="General">
                  <c:v>-1.138846E-2</c:v>
                </c:pt>
                <c:pt idx="2683" formatCode="General">
                  <c:v>-1.1382164E-2</c:v>
                </c:pt>
                <c:pt idx="2684" formatCode="General">
                  <c:v>-1.1375586E-2</c:v>
                </c:pt>
                <c:pt idx="2685" formatCode="General">
                  <c:v>-1.1368870999999999E-2</c:v>
                </c:pt>
                <c:pt idx="2686" formatCode="General">
                  <c:v>-1.1362199E-2</c:v>
                </c:pt>
                <c:pt idx="2687" formatCode="General">
                  <c:v>-1.1356145E-2</c:v>
                </c:pt>
                <c:pt idx="2688" formatCode="General">
                  <c:v>-1.1351106999999999E-2</c:v>
                </c:pt>
                <c:pt idx="2689" formatCode="General">
                  <c:v>-1.1347362999999999E-2</c:v>
                </c:pt>
                <c:pt idx="2690" formatCode="General">
                  <c:v>-1.1345126000000001E-2</c:v>
                </c:pt>
                <c:pt idx="2691" formatCode="General">
                  <c:v>-1.1344465999999999E-2</c:v>
                </c:pt>
                <c:pt idx="2692" formatCode="General">
                  <c:v>-1.1345511000000001E-2</c:v>
                </c:pt>
                <c:pt idx="2693" formatCode="General">
                  <c:v>-1.1348208E-2</c:v>
                </c:pt>
                <c:pt idx="2694" formatCode="General">
                  <c:v>-1.1352381E-2</c:v>
                </c:pt>
                <c:pt idx="2695" formatCode="General">
                  <c:v>-1.1357997E-2</c:v>
                </c:pt>
                <c:pt idx="2696" formatCode="General">
                  <c:v>-1.1365013E-2</c:v>
                </c:pt>
                <c:pt idx="2697" formatCode="General">
                  <c:v>-1.1373235000000001E-2</c:v>
                </c:pt>
                <c:pt idx="2698" formatCode="General">
                  <c:v>-1.1382669E-2</c:v>
                </c:pt>
                <c:pt idx="2699" formatCode="General">
                  <c:v>-1.1393230000000001E-2</c:v>
                </c:pt>
                <c:pt idx="2700" formatCode="General">
                  <c:v>-1.1404678999999999E-2</c:v>
                </c:pt>
                <c:pt idx="2701" formatCode="General">
                  <c:v>-1.141678E-2</c:v>
                </c:pt>
                <c:pt idx="2702" formatCode="General">
                  <c:v>-1.1429407000000001E-2</c:v>
                </c:pt>
                <c:pt idx="2703" formatCode="General">
                  <c:v>-1.144249E-2</c:v>
                </c:pt>
                <c:pt idx="2704" formatCode="General">
                  <c:v>-1.1455827999999999E-2</c:v>
                </c:pt>
                <c:pt idx="2705" formatCode="General">
                  <c:v>-1.1469316E-2</c:v>
                </c:pt>
                <c:pt idx="2706" formatCode="General">
                  <c:v>-1.1482862999999999E-2</c:v>
                </c:pt>
                <c:pt idx="2707" formatCode="General">
                  <c:v>-1.14965E-2</c:v>
                </c:pt>
                <c:pt idx="2708" formatCode="General">
                  <c:v>-1.1510215000000001E-2</c:v>
                </c:pt>
                <c:pt idx="2709" formatCode="General">
                  <c:v>-1.1524016E-2</c:v>
                </c:pt>
                <c:pt idx="2710" formatCode="General">
                  <c:v>-1.1537903E-2</c:v>
                </c:pt>
                <c:pt idx="2711" formatCode="General">
                  <c:v>-1.1551841E-2</c:v>
                </c:pt>
                <c:pt idx="2712" formatCode="General">
                  <c:v>-1.1565720999999999E-2</c:v>
                </c:pt>
                <c:pt idx="2713" formatCode="General">
                  <c:v>-1.1579391E-2</c:v>
                </c:pt>
                <c:pt idx="2714" formatCode="General">
                  <c:v>-1.1592774E-2</c:v>
                </c:pt>
                <c:pt idx="2715" formatCode="General">
                  <c:v>-1.1605860000000001E-2</c:v>
                </c:pt>
                <c:pt idx="2716" formatCode="General">
                  <c:v>-1.1618760000000001E-2</c:v>
                </c:pt>
                <c:pt idx="2717" formatCode="General">
                  <c:v>-1.1631481000000001E-2</c:v>
                </c:pt>
                <c:pt idx="2718" formatCode="General">
                  <c:v>-1.1643949000000001E-2</c:v>
                </c:pt>
                <c:pt idx="2719" formatCode="General">
                  <c:v>-1.165631E-2</c:v>
                </c:pt>
                <c:pt idx="2720" formatCode="General">
                  <c:v>-1.1668647000000001E-2</c:v>
                </c:pt>
                <c:pt idx="2721" formatCode="General">
                  <c:v>-1.1680685999999999E-2</c:v>
                </c:pt>
                <c:pt idx="2722" formatCode="General">
                  <c:v>-1.1692187999999999E-2</c:v>
                </c:pt>
                <c:pt idx="2723" formatCode="General">
                  <c:v>-1.1703296E-2</c:v>
                </c:pt>
                <c:pt idx="2724" formatCode="General">
                  <c:v>-1.1714014E-2</c:v>
                </c:pt>
                <c:pt idx="2725" formatCode="General">
                  <c:v>-1.1724266000000001E-2</c:v>
                </c:pt>
                <c:pt idx="2726" formatCode="General">
                  <c:v>-1.1734201E-2</c:v>
                </c:pt>
                <c:pt idx="2727" formatCode="General">
                  <c:v>-1.17439E-2</c:v>
                </c:pt>
                <c:pt idx="2728" formatCode="General">
                  <c:v>-1.1753412E-2</c:v>
                </c:pt>
                <c:pt idx="2729" formatCode="General">
                  <c:v>-1.1762704000000001E-2</c:v>
                </c:pt>
                <c:pt idx="2730" formatCode="General">
                  <c:v>-1.1771736E-2</c:v>
                </c:pt>
                <c:pt idx="2731" formatCode="General">
                  <c:v>-1.1780313000000001E-2</c:v>
                </c:pt>
                <c:pt idx="2732" formatCode="General">
                  <c:v>-1.1788263E-2</c:v>
                </c:pt>
                <c:pt idx="2733" formatCode="General">
                  <c:v>-1.1795546000000001E-2</c:v>
                </c:pt>
                <c:pt idx="2734" formatCode="General">
                  <c:v>-1.1802132999999999E-2</c:v>
                </c:pt>
                <c:pt idx="2735" formatCode="General">
                  <c:v>-1.1808041999999999E-2</c:v>
                </c:pt>
                <c:pt idx="2736" formatCode="General">
                  <c:v>-1.1813453999999999E-2</c:v>
                </c:pt>
                <c:pt idx="2737" formatCode="General">
                  <c:v>-1.1818672000000001E-2</c:v>
                </c:pt>
                <c:pt idx="2738" formatCode="General">
                  <c:v>-1.1823804E-2</c:v>
                </c:pt>
                <c:pt idx="2739" formatCode="General">
                  <c:v>-1.1828749E-2</c:v>
                </c:pt>
                <c:pt idx="2740" formatCode="General">
                  <c:v>-1.1833498E-2</c:v>
                </c:pt>
                <c:pt idx="2741" formatCode="General">
                  <c:v>-1.1838245000000001E-2</c:v>
                </c:pt>
                <c:pt idx="2742" formatCode="General">
                  <c:v>-1.1843157E-2</c:v>
                </c:pt>
                <c:pt idx="2743" formatCode="General">
                  <c:v>-1.1848169E-2</c:v>
                </c:pt>
                <c:pt idx="2744" formatCode="General">
                  <c:v>-1.1853023000000001E-2</c:v>
                </c:pt>
                <c:pt idx="2745" formatCode="General">
                  <c:v>-1.1857585E-2</c:v>
                </c:pt>
                <c:pt idx="2746" formatCode="General">
                  <c:v>-1.1861927E-2</c:v>
                </c:pt>
                <c:pt idx="2747" formatCode="General">
                  <c:v>-1.1866035E-2</c:v>
                </c:pt>
                <c:pt idx="2748" formatCode="General">
                  <c:v>-1.186998E-2</c:v>
                </c:pt>
                <c:pt idx="2749" formatCode="General">
                  <c:v>-1.1873623E-2</c:v>
                </c:pt>
                <c:pt idx="2750" formatCode="General">
                  <c:v>-1.1876789E-2</c:v>
                </c:pt>
                <c:pt idx="2751" formatCode="General">
                  <c:v>-1.1879498E-2</c:v>
                </c:pt>
                <c:pt idx="2752" formatCode="General">
                  <c:v>-1.1881803999999999E-2</c:v>
                </c:pt>
                <c:pt idx="2753" formatCode="General">
                  <c:v>-1.1883937000000001E-2</c:v>
                </c:pt>
                <c:pt idx="2754" formatCode="General">
                  <c:v>-1.1886126E-2</c:v>
                </c:pt>
                <c:pt idx="2755" formatCode="General">
                  <c:v>-1.1888533999999999E-2</c:v>
                </c:pt>
                <c:pt idx="2756" formatCode="General">
                  <c:v>-1.1891222E-2</c:v>
                </c:pt>
                <c:pt idx="2757" formatCode="General">
                  <c:v>-1.1894113E-2</c:v>
                </c:pt>
                <c:pt idx="2758" formatCode="General">
                  <c:v>-1.1897153000000001E-2</c:v>
                </c:pt>
                <c:pt idx="2759" formatCode="General">
                  <c:v>-1.1900275E-2</c:v>
                </c:pt>
                <c:pt idx="2760" formatCode="General">
                  <c:v>-1.1903442E-2</c:v>
                </c:pt>
                <c:pt idx="2761" formatCode="General">
                  <c:v>-1.1906724E-2</c:v>
                </c:pt>
                <c:pt idx="2762" formatCode="General">
                  <c:v>-1.1910007E-2</c:v>
                </c:pt>
                <c:pt idx="2763" formatCode="General">
                  <c:v>-1.1913389E-2</c:v>
                </c:pt>
                <c:pt idx="2764" formatCode="General">
                  <c:v>-1.1916863999999999E-2</c:v>
                </c:pt>
                <c:pt idx="2765" formatCode="General">
                  <c:v>-1.192037E-2</c:v>
                </c:pt>
                <c:pt idx="2766" formatCode="General">
                  <c:v>-1.1923856E-2</c:v>
                </c:pt>
                <c:pt idx="2767" formatCode="General">
                  <c:v>-1.1927241E-2</c:v>
                </c:pt>
                <c:pt idx="2768" formatCode="General">
                  <c:v>-1.1930577E-2</c:v>
                </c:pt>
                <c:pt idx="2769" formatCode="General">
                  <c:v>-1.1933928E-2</c:v>
                </c:pt>
                <c:pt idx="2770" formatCode="General">
                  <c:v>-1.1937415999999999E-2</c:v>
                </c:pt>
                <c:pt idx="2771" formatCode="General">
                  <c:v>-1.1941077E-2</c:v>
                </c:pt>
                <c:pt idx="2772" formatCode="General">
                  <c:v>-1.1945007000000001E-2</c:v>
                </c:pt>
                <c:pt idx="2773" formatCode="General">
                  <c:v>-1.1949461999999999E-2</c:v>
                </c:pt>
                <c:pt idx="2774" formatCode="General">
                  <c:v>-1.1954701E-2</c:v>
                </c:pt>
                <c:pt idx="2775" formatCode="General">
                  <c:v>-1.1960768E-2</c:v>
                </c:pt>
                <c:pt idx="2776" formatCode="General">
                  <c:v>-1.1967456E-2</c:v>
                </c:pt>
                <c:pt idx="2777" formatCode="General">
                  <c:v>-1.1974544E-2</c:v>
                </c:pt>
                <c:pt idx="2778" formatCode="General">
                  <c:v>-1.1981978000000001E-2</c:v>
                </c:pt>
                <c:pt idx="2779" formatCode="General">
                  <c:v>-1.1989621000000001E-2</c:v>
                </c:pt>
                <c:pt idx="2780" formatCode="General">
                  <c:v>-1.1997322E-2</c:v>
                </c:pt>
                <c:pt idx="2781" formatCode="General">
                  <c:v>-1.2005025000000001E-2</c:v>
                </c:pt>
                <c:pt idx="2782" formatCode="General">
                  <c:v>-1.2012567E-2</c:v>
                </c:pt>
                <c:pt idx="2783" formatCode="General">
                  <c:v>-1.2019846000000001E-2</c:v>
                </c:pt>
                <c:pt idx="2784" formatCode="General">
                  <c:v>-1.2026820000000001E-2</c:v>
                </c:pt>
                <c:pt idx="2785" formatCode="General">
                  <c:v>-1.2033455E-2</c:v>
                </c:pt>
                <c:pt idx="2786" formatCode="General">
                  <c:v>-1.2039826E-2</c:v>
                </c:pt>
                <c:pt idx="2787" formatCode="General">
                  <c:v>-1.2045903E-2</c:v>
                </c:pt>
                <c:pt idx="2788" formatCode="General">
                  <c:v>-1.2051419000000001E-2</c:v>
                </c:pt>
                <c:pt idx="2789" formatCode="General">
                  <c:v>-1.2056160999999999E-2</c:v>
                </c:pt>
                <c:pt idx="2790" formatCode="General">
                  <c:v>-1.2060049999999999E-2</c:v>
                </c:pt>
                <c:pt idx="2791" formatCode="General">
                  <c:v>-1.2063071E-2</c:v>
                </c:pt>
                <c:pt idx="2792" formatCode="General">
                  <c:v>-1.2065291000000001E-2</c:v>
                </c:pt>
                <c:pt idx="2793" formatCode="General">
                  <c:v>-1.2066601E-2</c:v>
                </c:pt>
                <c:pt idx="2794" formatCode="General">
                  <c:v>-1.2066841999999999E-2</c:v>
                </c:pt>
                <c:pt idx="2795" formatCode="General">
                  <c:v>-1.2066107E-2</c:v>
                </c:pt>
                <c:pt idx="2796" formatCode="General">
                  <c:v>-1.2064442999999999E-2</c:v>
                </c:pt>
                <c:pt idx="2797" formatCode="General">
                  <c:v>-1.2061677999999999E-2</c:v>
                </c:pt>
                <c:pt idx="2798" formatCode="General">
                  <c:v>-1.2057838E-2</c:v>
                </c:pt>
                <c:pt idx="2799" formatCode="General">
                  <c:v>-1.2052854E-2</c:v>
                </c:pt>
                <c:pt idx="2800" formatCode="General">
                  <c:v>-1.2046448E-2</c:v>
                </c:pt>
                <c:pt idx="2801" formatCode="General">
                  <c:v>-1.2038653999999999E-2</c:v>
                </c:pt>
                <c:pt idx="2802" formatCode="General">
                  <c:v>-1.2029672E-2</c:v>
                </c:pt>
                <c:pt idx="2803" formatCode="General">
                  <c:v>-1.2019653E-2</c:v>
                </c:pt>
                <c:pt idx="2804" formatCode="General">
                  <c:v>-1.200883E-2</c:v>
                </c:pt>
                <c:pt idx="2805" formatCode="General">
                  <c:v>-1.1997459E-2</c:v>
                </c:pt>
                <c:pt idx="2806" formatCode="General">
                  <c:v>-1.1985735000000001E-2</c:v>
                </c:pt>
                <c:pt idx="2807" formatCode="General">
                  <c:v>-1.1973683000000001E-2</c:v>
                </c:pt>
                <c:pt idx="2808" formatCode="General">
                  <c:v>-1.1961131E-2</c:v>
                </c:pt>
                <c:pt idx="2809" formatCode="General">
                  <c:v>-1.1948041E-2</c:v>
                </c:pt>
                <c:pt idx="2810" formatCode="General">
                  <c:v>-1.1934457000000001E-2</c:v>
                </c:pt>
                <c:pt idx="2811" formatCode="General">
                  <c:v>-1.1920455E-2</c:v>
                </c:pt>
                <c:pt idx="2812" formatCode="General">
                  <c:v>-1.1906231999999999E-2</c:v>
                </c:pt>
                <c:pt idx="2813" formatCode="General">
                  <c:v>-1.189197E-2</c:v>
                </c:pt>
                <c:pt idx="2814" formatCode="General">
                  <c:v>-1.1877960999999999E-2</c:v>
                </c:pt>
                <c:pt idx="2815" formatCode="General">
                  <c:v>-1.1864398999999999E-2</c:v>
                </c:pt>
                <c:pt idx="2816" formatCode="General">
                  <c:v>-1.1851406E-2</c:v>
                </c:pt>
                <c:pt idx="2817" formatCode="General">
                  <c:v>-1.1838955999999999E-2</c:v>
                </c:pt>
                <c:pt idx="2818" formatCode="General">
                  <c:v>-1.1826918E-2</c:v>
                </c:pt>
                <c:pt idx="2819" formatCode="General">
                  <c:v>-1.1815353000000001E-2</c:v>
                </c:pt>
                <c:pt idx="2820" formatCode="General">
                  <c:v>-1.1804217000000001E-2</c:v>
                </c:pt>
                <c:pt idx="2821" formatCode="General">
                  <c:v>-1.1793577E-2</c:v>
                </c:pt>
                <c:pt idx="2822" formatCode="General">
                  <c:v>-1.1783386999999999E-2</c:v>
                </c:pt>
                <c:pt idx="2823" formatCode="General">
                  <c:v>-1.1773649000000001E-2</c:v>
                </c:pt>
                <c:pt idx="2824" formatCode="General">
                  <c:v>-1.1764597E-2</c:v>
                </c:pt>
                <c:pt idx="2825" formatCode="General">
                  <c:v>-1.1756315E-2</c:v>
                </c:pt>
                <c:pt idx="2826" formatCode="General">
                  <c:v>-1.1749229E-2</c:v>
                </c:pt>
                <c:pt idx="2827" formatCode="General">
                  <c:v>-1.1743662E-2</c:v>
                </c:pt>
                <c:pt idx="2828" formatCode="General">
                  <c:v>-1.1739741E-2</c:v>
                </c:pt>
                <c:pt idx="2829" formatCode="General">
                  <c:v>-1.1737497E-2</c:v>
                </c:pt>
                <c:pt idx="2830" formatCode="General">
                  <c:v>-1.1736653999999999E-2</c:v>
                </c:pt>
                <c:pt idx="2831" formatCode="General">
                  <c:v>-1.1737071999999999E-2</c:v>
                </c:pt>
                <c:pt idx="2832" formatCode="General">
                  <c:v>-1.1738760000000001E-2</c:v>
                </c:pt>
                <c:pt idx="2833" formatCode="General">
                  <c:v>-1.1741566E-2</c:v>
                </c:pt>
                <c:pt idx="2834" formatCode="General">
                  <c:v>-1.1745406E-2</c:v>
                </c:pt>
                <c:pt idx="2835" formatCode="General">
                  <c:v>-1.1750411000000001E-2</c:v>
                </c:pt>
                <c:pt idx="2836" formatCode="General">
                  <c:v>-1.1756538E-2</c:v>
                </c:pt>
                <c:pt idx="2837" formatCode="General">
                  <c:v>-1.1763622E-2</c:v>
                </c:pt>
                <c:pt idx="2838" formatCode="General">
                  <c:v>-1.177155E-2</c:v>
                </c:pt>
                <c:pt idx="2839" formatCode="General">
                  <c:v>-1.1780234000000001E-2</c:v>
                </c:pt>
                <c:pt idx="2840" formatCode="General">
                  <c:v>-1.1789548E-2</c:v>
                </c:pt>
                <c:pt idx="2841" formatCode="General">
                  <c:v>-1.1799331E-2</c:v>
                </c:pt>
                <c:pt idx="2842" formatCode="General">
                  <c:v>-1.1809277E-2</c:v>
                </c:pt>
                <c:pt idx="2843" formatCode="General">
                  <c:v>-1.1819357000000001E-2</c:v>
                </c:pt>
                <c:pt idx="2844" formatCode="General">
                  <c:v>-1.1829899E-2</c:v>
                </c:pt>
                <c:pt idx="2845" formatCode="General">
                  <c:v>-1.1841143E-2</c:v>
                </c:pt>
                <c:pt idx="2846" formatCode="General">
                  <c:v>-1.1853288999999999E-2</c:v>
                </c:pt>
                <c:pt idx="2847" formatCode="General">
                  <c:v>-1.186647E-2</c:v>
                </c:pt>
                <c:pt idx="2848" formatCode="General">
                  <c:v>-1.1880607E-2</c:v>
                </c:pt>
                <c:pt idx="2849" formatCode="General">
                  <c:v>-1.1895657E-2</c:v>
                </c:pt>
                <c:pt idx="2850" formatCode="General">
                  <c:v>-1.1911539000000001E-2</c:v>
                </c:pt>
                <c:pt idx="2851" formatCode="General">
                  <c:v>-1.1927986E-2</c:v>
                </c:pt>
                <c:pt idx="2852" formatCode="General">
                  <c:v>-1.194481E-2</c:v>
                </c:pt>
                <c:pt idx="2853" formatCode="General">
                  <c:v>-1.1961948999999999E-2</c:v>
                </c:pt>
                <c:pt idx="2854" formatCode="General">
                  <c:v>-1.1979227E-2</c:v>
                </c:pt>
                <c:pt idx="2855" formatCode="General">
                  <c:v>-1.1996481E-2</c:v>
                </c:pt>
                <c:pt idx="2856" formatCode="General">
                  <c:v>-1.201372E-2</c:v>
                </c:pt>
                <c:pt idx="2857" formatCode="General">
                  <c:v>-1.2030861E-2</c:v>
                </c:pt>
                <c:pt idx="2858" formatCode="General">
                  <c:v>-1.2047818E-2</c:v>
                </c:pt>
                <c:pt idx="2859" formatCode="General">
                  <c:v>-1.2064600999999999E-2</c:v>
                </c:pt>
                <c:pt idx="2860" formatCode="General">
                  <c:v>-1.2081239000000001E-2</c:v>
                </c:pt>
                <c:pt idx="2861" formatCode="General">
                  <c:v>-1.2097686E-2</c:v>
                </c:pt>
                <c:pt idx="2862" formatCode="General">
                  <c:v>-1.2113851E-2</c:v>
                </c:pt>
                <c:pt idx="2863" formatCode="General">
                  <c:v>-1.2129656000000001E-2</c:v>
                </c:pt>
                <c:pt idx="2864" formatCode="General">
                  <c:v>-1.2145029E-2</c:v>
                </c:pt>
                <c:pt idx="2865" formatCode="General">
                  <c:v>-1.2159875000000001E-2</c:v>
                </c:pt>
                <c:pt idx="2866" formatCode="General">
                  <c:v>-1.2174133E-2</c:v>
                </c:pt>
                <c:pt idx="2867" formatCode="General">
                  <c:v>-1.2187646E-2</c:v>
                </c:pt>
                <c:pt idx="2868" formatCode="General">
                  <c:v>-1.2200255E-2</c:v>
                </c:pt>
                <c:pt idx="2869" formatCode="General">
                  <c:v>-1.2212017E-2</c:v>
                </c:pt>
                <c:pt idx="2870" formatCode="General">
                  <c:v>-1.2222975000000001E-2</c:v>
                </c:pt>
                <c:pt idx="2871" formatCode="General">
                  <c:v>-1.2233117999999999E-2</c:v>
                </c:pt>
                <c:pt idx="2872" formatCode="General">
                  <c:v>-1.2242317000000001E-2</c:v>
                </c:pt>
                <c:pt idx="2873" formatCode="General">
                  <c:v>-1.2250565E-2</c:v>
                </c:pt>
                <c:pt idx="2874" formatCode="General">
                  <c:v>-1.2257867E-2</c:v>
                </c:pt>
                <c:pt idx="2875" formatCode="General">
                  <c:v>-1.2264149E-2</c:v>
                </c:pt>
                <c:pt idx="2876" formatCode="General">
                  <c:v>-1.2269199999999999E-2</c:v>
                </c:pt>
                <c:pt idx="2877" formatCode="General">
                  <c:v>-1.2273048E-2</c:v>
                </c:pt>
                <c:pt idx="2878" formatCode="General">
                  <c:v>-1.2276008999999999E-2</c:v>
                </c:pt>
                <c:pt idx="2879" formatCode="General">
                  <c:v>-1.2278333000000001E-2</c:v>
                </c:pt>
                <c:pt idx="2880" formatCode="General">
                  <c:v>-1.2280418E-2</c:v>
                </c:pt>
                <c:pt idx="2881" formatCode="General">
                  <c:v>-1.2282484E-2</c:v>
                </c:pt>
                <c:pt idx="2882" formatCode="General">
                  <c:v>-1.2284655E-2</c:v>
                </c:pt>
                <c:pt idx="2883" formatCode="General">
                  <c:v>-1.228724E-2</c:v>
                </c:pt>
                <c:pt idx="2884" formatCode="General">
                  <c:v>-1.2290171000000001E-2</c:v>
                </c:pt>
                <c:pt idx="2885" formatCode="General">
                  <c:v>-1.2293192999999999E-2</c:v>
                </c:pt>
                <c:pt idx="2886" formatCode="General">
                  <c:v>-1.2296259E-2</c:v>
                </c:pt>
                <c:pt idx="2887" formatCode="General">
                  <c:v>-1.2299305E-2</c:v>
                </c:pt>
                <c:pt idx="2888" formatCode="General">
                  <c:v>-1.2302211E-2</c:v>
                </c:pt>
                <c:pt idx="2889" formatCode="General">
                  <c:v>-1.2305029E-2</c:v>
                </c:pt>
                <c:pt idx="2890" formatCode="General">
                  <c:v>-1.2307925000000001E-2</c:v>
                </c:pt>
                <c:pt idx="2891" formatCode="General">
                  <c:v>-1.2310931000000001E-2</c:v>
                </c:pt>
                <c:pt idx="2892" formatCode="General">
                  <c:v>-1.2314066E-2</c:v>
                </c:pt>
                <c:pt idx="2893" formatCode="General">
                  <c:v>-1.2317444E-2</c:v>
                </c:pt>
                <c:pt idx="2894" formatCode="General">
                  <c:v>-1.2321142E-2</c:v>
                </c:pt>
                <c:pt idx="2895" formatCode="General">
                  <c:v>-1.2324986E-2</c:v>
                </c:pt>
                <c:pt idx="2896" formatCode="General">
                  <c:v>-1.2328904E-2</c:v>
                </c:pt>
                <c:pt idx="2897" formatCode="General">
                  <c:v>-1.2332818000000001E-2</c:v>
                </c:pt>
                <c:pt idx="2898" formatCode="General">
                  <c:v>-1.2336545000000001E-2</c:v>
                </c:pt>
                <c:pt idx="2899" formatCode="General">
                  <c:v>-1.2340062000000001E-2</c:v>
                </c:pt>
                <c:pt idx="2900" formatCode="General">
                  <c:v>-1.2343369999999999E-2</c:v>
                </c:pt>
                <c:pt idx="2901" formatCode="General">
                  <c:v>-1.2346673000000001E-2</c:v>
                </c:pt>
                <c:pt idx="2902" formatCode="General">
                  <c:v>-1.2350306E-2</c:v>
                </c:pt>
                <c:pt idx="2903" formatCode="General">
                  <c:v>-1.2354362000000001E-2</c:v>
                </c:pt>
                <c:pt idx="2904" formatCode="General">
                  <c:v>-1.2358941999999999E-2</c:v>
                </c:pt>
                <c:pt idx="2905" formatCode="General">
                  <c:v>-1.2364119E-2</c:v>
                </c:pt>
                <c:pt idx="2906" formatCode="General">
                  <c:v>-1.2370169E-2</c:v>
                </c:pt>
                <c:pt idx="2907" formatCode="General">
                  <c:v>-1.2377374E-2</c:v>
                </c:pt>
                <c:pt idx="2908" formatCode="General">
                  <c:v>-1.2385609000000001E-2</c:v>
                </c:pt>
                <c:pt idx="2909" formatCode="General">
                  <c:v>-1.2394697999999999E-2</c:v>
                </c:pt>
                <c:pt idx="2910" formatCode="General">
                  <c:v>-1.2404594E-2</c:v>
                </c:pt>
                <c:pt idx="2911" formatCode="General">
                  <c:v>-1.2415374E-2</c:v>
                </c:pt>
                <c:pt idx="2912" formatCode="General">
                  <c:v>-1.2427132E-2</c:v>
                </c:pt>
                <c:pt idx="2913" formatCode="General">
                  <c:v>-1.2440213E-2</c:v>
                </c:pt>
                <c:pt idx="2914" formatCode="General">
                  <c:v>-1.2454461E-2</c:v>
                </c:pt>
                <c:pt idx="2915" formatCode="General">
                  <c:v>-1.246938E-2</c:v>
                </c:pt>
                <c:pt idx="2916" formatCode="General">
                  <c:v>-1.2484772E-2</c:v>
                </c:pt>
                <c:pt idx="2917" formatCode="General">
                  <c:v>-1.2500262999999999E-2</c:v>
                </c:pt>
                <c:pt idx="2918" formatCode="General">
                  <c:v>-1.251558E-2</c:v>
                </c:pt>
                <c:pt idx="2919" formatCode="General">
                  <c:v>-1.2530433000000001E-2</c:v>
                </c:pt>
                <c:pt idx="2920" formatCode="General">
                  <c:v>-1.2544529E-2</c:v>
                </c:pt>
                <c:pt idx="2921" formatCode="General">
                  <c:v>-1.2557919000000001E-2</c:v>
                </c:pt>
                <c:pt idx="2922" formatCode="General">
                  <c:v>-1.2570731999999999E-2</c:v>
                </c:pt>
                <c:pt idx="2923" formatCode="General">
                  <c:v>-1.2583080999999999E-2</c:v>
                </c:pt>
                <c:pt idx="2924" formatCode="General">
                  <c:v>-1.2595047999999999E-2</c:v>
                </c:pt>
                <c:pt idx="2925" formatCode="General">
                  <c:v>-1.2606612E-2</c:v>
                </c:pt>
                <c:pt idx="2926" formatCode="General">
                  <c:v>-1.2617710000000001E-2</c:v>
                </c:pt>
                <c:pt idx="2927" formatCode="General">
                  <c:v>-1.2628196E-2</c:v>
                </c:pt>
                <c:pt idx="2928" formatCode="General">
                  <c:v>-1.2638099E-2</c:v>
                </c:pt>
                <c:pt idx="2929" formatCode="General">
                  <c:v>-1.2647490000000001E-2</c:v>
                </c:pt>
                <c:pt idx="2930" formatCode="General">
                  <c:v>-1.2656311E-2</c:v>
                </c:pt>
                <c:pt idx="2931" formatCode="General">
                  <c:v>-1.2664711E-2</c:v>
                </c:pt>
                <c:pt idx="2932" formatCode="General">
                  <c:v>-1.2672909E-2</c:v>
                </c:pt>
                <c:pt idx="2933" formatCode="General">
                  <c:v>-1.2680927E-2</c:v>
                </c:pt>
                <c:pt idx="2934" formatCode="General">
                  <c:v>-1.2688847E-2</c:v>
                </c:pt>
                <c:pt idx="2935" formatCode="General">
                  <c:v>-1.2696842999999999E-2</c:v>
                </c:pt>
                <c:pt idx="2936" formatCode="General">
                  <c:v>-1.2704862000000001E-2</c:v>
                </c:pt>
                <c:pt idx="2937" formatCode="General">
                  <c:v>-1.2712932E-2</c:v>
                </c:pt>
                <c:pt idx="2938" formatCode="General">
                  <c:v>-1.2721102E-2</c:v>
                </c:pt>
                <c:pt idx="2939" formatCode="General">
                  <c:v>-1.2729259E-2</c:v>
                </c:pt>
                <c:pt idx="2940" formatCode="General">
                  <c:v>-1.2737172E-2</c:v>
                </c:pt>
                <c:pt idx="2941" formatCode="General">
                  <c:v>-1.2744705E-2</c:v>
                </c:pt>
                <c:pt idx="2942" formatCode="General">
                  <c:v>-1.2752016999999999E-2</c:v>
                </c:pt>
                <c:pt idx="2943" formatCode="General">
                  <c:v>-1.2759166000000001E-2</c:v>
                </c:pt>
                <c:pt idx="2944" formatCode="General">
                  <c:v>-1.2765949E-2</c:v>
                </c:pt>
                <c:pt idx="2945" formatCode="General">
                  <c:v>-1.2772232E-2</c:v>
                </c:pt>
                <c:pt idx="2946" formatCode="General">
                  <c:v>-1.2778015E-2</c:v>
                </c:pt>
                <c:pt idx="2947" formatCode="General">
                  <c:v>-1.2783042999999999E-2</c:v>
                </c:pt>
                <c:pt idx="2948" formatCode="General">
                  <c:v>-1.2787107000000001E-2</c:v>
                </c:pt>
                <c:pt idx="2949" formatCode="General">
                  <c:v>-1.2790167E-2</c:v>
                </c:pt>
                <c:pt idx="2950" formatCode="General">
                  <c:v>-1.2792022E-2</c:v>
                </c:pt>
                <c:pt idx="2951" formatCode="General">
                  <c:v>-1.2792482000000001E-2</c:v>
                </c:pt>
                <c:pt idx="2952" formatCode="General">
                  <c:v>-1.2791449999999999E-2</c:v>
                </c:pt>
                <c:pt idx="2953" formatCode="General">
                  <c:v>-1.2788969000000001E-2</c:v>
                </c:pt>
                <c:pt idx="2954" formatCode="General">
                  <c:v>-1.2785361E-2</c:v>
                </c:pt>
                <c:pt idx="2955" formatCode="General">
                  <c:v>-1.2780903999999999E-2</c:v>
                </c:pt>
                <c:pt idx="2956" formatCode="General">
                  <c:v>-1.2775656999999999E-2</c:v>
                </c:pt>
                <c:pt idx="2957" formatCode="General">
                  <c:v>-1.2769779E-2</c:v>
                </c:pt>
                <c:pt idx="2958" formatCode="General">
                  <c:v>-1.2763515E-2</c:v>
                </c:pt>
                <c:pt idx="2959" formatCode="General">
                  <c:v>-1.2756803000000001E-2</c:v>
                </c:pt>
                <c:pt idx="2960" formatCode="General">
                  <c:v>-1.2749651000000001E-2</c:v>
                </c:pt>
                <c:pt idx="2961" formatCode="General">
                  <c:v>-1.274203E-2</c:v>
                </c:pt>
                <c:pt idx="2962" formatCode="General">
                  <c:v>-1.2733972E-2</c:v>
                </c:pt>
                <c:pt idx="2963" formatCode="General">
                  <c:v>-1.2725603E-2</c:v>
                </c:pt>
                <c:pt idx="2964" formatCode="General">
                  <c:v>-1.2717172000000001E-2</c:v>
                </c:pt>
                <c:pt idx="2965" formatCode="General">
                  <c:v>-1.2708898E-2</c:v>
                </c:pt>
                <c:pt idx="2966" formatCode="General">
                  <c:v>-1.2701018E-2</c:v>
                </c:pt>
                <c:pt idx="2967" formatCode="General">
                  <c:v>-1.2693869999999999E-2</c:v>
                </c:pt>
                <c:pt idx="2968" formatCode="General">
                  <c:v>-1.2687601E-2</c:v>
                </c:pt>
                <c:pt idx="2969" formatCode="General">
                  <c:v>-1.2682354E-2</c:v>
                </c:pt>
                <c:pt idx="2970" formatCode="General">
                  <c:v>-1.2678191E-2</c:v>
                </c:pt>
                <c:pt idx="2971" formatCode="General">
                  <c:v>-1.2675086E-2</c:v>
                </c:pt>
                <c:pt idx="2972" formatCode="General">
                  <c:v>-1.2673014E-2</c:v>
                </c:pt>
                <c:pt idx="2973" formatCode="General">
                  <c:v>-1.2671989E-2</c:v>
                </c:pt>
                <c:pt idx="2974" formatCode="General">
                  <c:v>-1.2671952E-2</c:v>
                </c:pt>
                <c:pt idx="2975" formatCode="General">
                  <c:v>-1.2673014999999999E-2</c:v>
                </c:pt>
                <c:pt idx="2976" formatCode="General">
                  <c:v>-1.2675488E-2</c:v>
                </c:pt>
                <c:pt idx="2977" formatCode="General">
                  <c:v>-1.2679799E-2</c:v>
                </c:pt>
                <c:pt idx="2978" formatCode="General">
                  <c:v>-1.2685279000000001E-2</c:v>
                </c:pt>
                <c:pt idx="2979" formatCode="General">
                  <c:v>-1.2691034E-2</c:v>
                </c:pt>
                <c:pt idx="2980" formatCode="General">
                  <c:v>-1.2697388E-2</c:v>
                </c:pt>
                <c:pt idx="2981" formatCode="General">
                  <c:v>-1.2704332E-2</c:v>
                </c:pt>
                <c:pt idx="2982" formatCode="General">
                  <c:v>-1.2711744000000001E-2</c:v>
                </c:pt>
                <c:pt idx="2983" formatCode="General">
                  <c:v>-1.2719338E-2</c:v>
                </c:pt>
                <c:pt idx="2984" formatCode="General">
                  <c:v>-1.2726721999999999E-2</c:v>
                </c:pt>
                <c:pt idx="2985" formatCode="General">
                  <c:v>-1.2733702E-2</c:v>
                </c:pt>
                <c:pt idx="2986" formatCode="General">
                  <c:v>-1.2740414E-2</c:v>
                </c:pt>
                <c:pt idx="2987" formatCode="General">
                  <c:v>-1.2746865E-2</c:v>
                </c:pt>
                <c:pt idx="2988" formatCode="General">
                  <c:v>-1.2752873E-2</c:v>
                </c:pt>
                <c:pt idx="2989" formatCode="General">
                  <c:v>-1.2758393999999999E-2</c:v>
                </c:pt>
                <c:pt idx="2990" formatCode="General">
                  <c:v>-1.2763284E-2</c:v>
                </c:pt>
                <c:pt idx="2991" formatCode="General">
                  <c:v>-1.2767321E-2</c:v>
                </c:pt>
                <c:pt idx="2992" formatCode="General">
                  <c:v>-1.2770579000000001E-2</c:v>
                </c:pt>
                <c:pt idx="2993" formatCode="General">
                  <c:v>-1.2773155E-2</c:v>
                </c:pt>
                <c:pt idx="2994" formatCode="General">
                  <c:v>-1.2775033E-2</c:v>
                </c:pt>
                <c:pt idx="2995" formatCode="General">
                  <c:v>-1.277618E-2</c:v>
                </c:pt>
                <c:pt idx="2996" formatCode="General">
                  <c:v>-1.2776640000000001E-2</c:v>
                </c:pt>
                <c:pt idx="2997" formatCode="General">
                  <c:v>-1.2776551000000001E-2</c:v>
                </c:pt>
                <c:pt idx="2998" formatCode="General">
                  <c:v>-1.2776014E-2</c:v>
                </c:pt>
                <c:pt idx="2999" formatCode="General">
                  <c:v>-1.2774806E-2</c:v>
                </c:pt>
                <c:pt idx="3000" formatCode="General">
                  <c:v>-1.2772878E-2</c:v>
                </c:pt>
                <c:pt idx="3001" formatCode="General">
                  <c:v>-1.2770301E-2</c:v>
                </c:pt>
                <c:pt idx="3002" formatCode="General">
                  <c:v>-1.2766805000000001E-2</c:v>
                </c:pt>
                <c:pt idx="3003" formatCode="General">
                  <c:v>-1.2762416E-2</c:v>
                </c:pt>
                <c:pt idx="3004" formatCode="General">
                  <c:v>-1.2757513E-2</c:v>
                </c:pt>
                <c:pt idx="3005" formatCode="General">
                  <c:v>-1.2752212000000001E-2</c:v>
                </c:pt>
                <c:pt idx="3006" formatCode="General">
                  <c:v>-1.2746332000000001E-2</c:v>
                </c:pt>
                <c:pt idx="3007" formatCode="General">
                  <c:v>-1.2740092999999999E-2</c:v>
                </c:pt>
                <c:pt idx="3008" formatCode="General">
                  <c:v>-1.2733825000000001E-2</c:v>
                </c:pt>
                <c:pt idx="3009" formatCode="General">
                  <c:v>-1.2727762E-2</c:v>
                </c:pt>
                <c:pt idx="3010" formatCode="General">
                  <c:v>-1.2722094999999999E-2</c:v>
                </c:pt>
                <c:pt idx="3011" formatCode="General">
                  <c:v>-1.2716685E-2</c:v>
                </c:pt>
                <c:pt idx="3012" formatCode="General">
                  <c:v>-1.2711246000000001E-2</c:v>
                </c:pt>
                <c:pt idx="3013" formatCode="General">
                  <c:v>-1.2705546999999999E-2</c:v>
                </c:pt>
                <c:pt idx="3014" formatCode="General">
                  <c:v>-1.2699469999999999E-2</c:v>
                </c:pt>
                <c:pt idx="3015" formatCode="General">
                  <c:v>-1.2693081E-2</c:v>
                </c:pt>
                <c:pt idx="3016" formatCode="General">
                  <c:v>-1.2686408999999999E-2</c:v>
                </c:pt>
                <c:pt idx="3017" formatCode="General">
                  <c:v>-1.2679342E-2</c:v>
                </c:pt>
                <c:pt idx="3018" formatCode="General">
                  <c:v>-1.2672018E-2</c:v>
                </c:pt>
                <c:pt idx="3019" formatCode="General">
                  <c:v>-1.2664641000000001E-2</c:v>
                </c:pt>
                <c:pt idx="3020" formatCode="General">
                  <c:v>-1.2657305000000001E-2</c:v>
                </c:pt>
                <c:pt idx="3021" formatCode="General">
                  <c:v>-1.2650143000000001E-2</c:v>
                </c:pt>
                <c:pt idx="3022" formatCode="General">
                  <c:v>-1.2643243E-2</c:v>
                </c:pt>
                <c:pt idx="3023" formatCode="General">
                  <c:v>-1.2636691E-2</c:v>
                </c:pt>
                <c:pt idx="3024" formatCode="General">
                  <c:v>-1.2630725000000001E-2</c:v>
                </c:pt>
                <c:pt idx="3025" formatCode="General">
                  <c:v>-1.2625492E-2</c:v>
                </c:pt>
                <c:pt idx="3026" formatCode="General">
                  <c:v>-1.2620899E-2</c:v>
                </c:pt>
                <c:pt idx="3027" formatCode="General">
                  <c:v>-1.2616834E-2</c:v>
                </c:pt>
                <c:pt idx="3028" formatCode="General">
                  <c:v>-1.2613256E-2</c:v>
                </c:pt>
                <c:pt idx="3029" formatCode="General">
                  <c:v>-1.2610086E-2</c:v>
                </c:pt>
                <c:pt idx="3030" formatCode="General">
                  <c:v>-1.260734E-2</c:v>
                </c:pt>
                <c:pt idx="3031" formatCode="General">
                  <c:v>-1.2605128E-2</c:v>
                </c:pt>
                <c:pt idx="3032" formatCode="General">
                  <c:v>-1.2603282E-2</c:v>
                </c:pt>
                <c:pt idx="3033" formatCode="General">
                  <c:v>-1.2601651E-2</c:v>
                </c:pt>
                <c:pt idx="3034" formatCode="General">
                  <c:v>-1.2600159E-2</c:v>
                </c:pt>
                <c:pt idx="3035" formatCode="General">
                  <c:v>-1.2598562000000001E-2</c:v>
                </c:pt>
                <c:pt idx="3036" formatCode="General">
                  <c:v>-1.2596516E-2</c:v>
                </c:pt>
                <c:pt idx="3037" formatCode="General">
                  <c:v>-1.2593731E-2</c:v>
                </c:pt>
                <c:pt idx="3038" formatCode="General">
                  <c:v>-1.2590100999999999E-2</c:v>
                </c:pt>
                <c:pt idx="3039" formatCode="General">
                  <c:v>-1.258566E-2</c:v>
                </c:pt>
                <c:pt idx="3040" formatCode="General">
                  <c:v>-1.2580640000000001E-2</c:v>
                </c:pt>
                <c:pt idx="3041" formatCode="General">
                  <c:v>-1.2575261000000001E-2</c:v>
                </c:pt>
                <c:pt idx="3042" formatCode="General">
                  <c:v>-1.2569554E-2</c:v>
                </c:pt>
                <c:pt idx="3043" formatCode="General">
                  <c:v>-1.2563595E-2</c:v>
                </c:pt>
                <c:pt idx="3044" formatCode="General">
                  <c:v>-1.2557521E-2</c:v>
                </c:pt>
                <c:pt idx="3045" formatCode="General">
                  <c:v>-1.2551464999999999E-2</c:v>
                </c:pt>
                <c:pt idx="3046" formatCode="General">
                  <c:v>-1.2545669000000001E-2</c:v>
                </c:pt>
                <c:pt idx="3047" formatCode="General">
                  <c:v>-1.2540347E-2</c:v>
                </c:pt>
                <c:pt idx="3048" formatCode="General">
                  <c:v>-1.2535592E-2</c:v>
                </c:pt>
                <c:pt idx="3049" formatCode="General">
                  <c:v>-1.2531521E-2</c:v>
                </c:pt>
                <c:pt idx="3050" formatCode="General">
                  <c:v>-1.2528190999999999E-2</c:v>
                </c:pt>
                <c:pt idx="3051" formatCode="General">
                  <c:v>-1.2525583999999999E-2</c:v>
                </c:pt>
                <c:pt idx="3052" formatCode="General">
                  <c:v>-1.252346E-2</c:v>
                </c:pt>
                <c:pt idx="3053" formatCode="General">
                  <c:v>-1.2521843E-2</c:v>
                </c:pt>
                <c:pt idx="3054" formatCode="General">
                  <c:v>-1.2521166E-2</c:v>
                </c:pt>
                <c:pt idx="3055" formatCode="General">
                  <c:v>-1.2521496999999999E-2</c:v>
                </c:pt>
                <c:pt idx="3056" formatCode="General">
                  <c:v>-1.2523074E-2</c:v>
                </c:pt>
                <c:pt idx="3057" formatCode="General">
                  <c:v>-1.2525931000000001E-2</c:v>
                </c:pt>
                <c:pt idx="3058" formatCode="General">
                  <c:v>-1.2529500000000001E-2</c:v>
                </c:pt>
                <c:pt idx="3059" formatCode="General">
                  <c:v>-1.2533343000000001E-2</c:v>
                </c:pt>
                <c:pt idx="3060" formatCode="General">
                  <c:v>-1.2537457E-2</c:v>
                </c:pt>
                <c:pt idx="3061" formatCode="General">
                  <c:v>-1.2542159000000001E-2</c:v>
                </c:pt>
                <c:pt idx="3062" formatCode="General">
                  <c:v>-1.2547823E-2</c:v>
                </c:pt>
                <c:pt idx="3063" formatCode="General">
                  <c:v>-1.2554621E-2</c:v>
                </c:pt>
                <c:pt idx="3064" formatCode="General">
                  <c:v>-1.2562499E-2</c:v>
                </c:pt>
                <c:pt idx="3065" formatCode="General">
                  <c:v>-1.2571153E-2</c:v>
                </c:pt>
                <c:pt idx="3066" formatCode="General">
                  <c:v>-1.2580434999999999E-2</c:v>
                </c:pt>
                <c:pt idx="3067" formatCode="General">
                  <c:v>-1.2590596000000001E-2</c:v>
                </c:pt>
                <c:pt idx="3068" formatCode="General">
                  <c:v>-1.2601568E-2</c:v>
                </c:pt>
                <c:pt idx="3069" formatCode="General">
                  <c:v>-1.2613078999999999E-2</c:v>
                </c:pt>
                <c:pt idx="3070" formatCode="General">
                  <c:v>-1.262482E-2</c:v>
                </c:pt>
                <c:pt idx="3071" formatCode="General">
                  <c:v>-1.2636606E-2</c:v>
                </c:pt>
                <c:pt idx="3072" formatCode="General">
                  <c:v>-1.2648257E-2</c:v>
                </c:pt>
                <c:pt idx="3073" formatCode="General">
                  <c:v>-1.2659396E-2</c:v>
                </c:pt>
                <c:pt idx="3074" formatCode="General">
                  <c:v>-1.2669889E-2</c:v>
                </c:pt>
                <c:pt idx="3075" formatCode="General">
                  <c:v>-1.2679477E-2</c:v>
                </c:pt>
                <c:pt idx="3076" formatCode="General">
                  <c:v>-1.2687766E-2</c:v>
                </c:pt>
                <c:pt idx="3077" formatCode="General">
                  <c:v>-1.2694632000000001E-2</c:v>
                </c:pt>
                <c:pt idx="3078" formatCode="General">
                  <c:v>-1.2699726E-2</c:v>
                </c:pt>
                <c:pt idx="3079" formatCode="General">
                  <c:v>-1.2703155000000001E-2</c:v>
                </c:pt>
                <c:pt idx="3080" formatCode="General">
                  <c:v>-1.2705283E-2</c:v>
                </c:pt>
                <c:pt idx="3081" formatCode="General">
                  <c:v>-1.2706235E-2</c:v>
                </c:pt>
                <c:pt idx="3082" formatCode="General">
                  <c:v>-1.2706063E-2</c:v>
                </c:pt>
                <c:pt idx="3083" formatCode="General">
                  <c:v>-1.2704780000000001E-2</c:v>
                </c:pt>
                <c:pt idx="3084" formatCode="General">
                  <c:v>-1.2702676E-2</c:v>
                </c:pt>
                <c:pt idx="3085" formatCode="General">
                  <c:v>-1.2699958000000001E-2</c:v>
                </c:pt>
                <c:pt idx="3086" formatCode="General">
                  <c:v>-1.2696847000000001E-2</c:v>
                </c:pt>
                <c:pt idx="3087" formatCode="General">
                  <c:v>-1.2693263999999999E-2</c:v>
                </c:pt>
                <c:pt idx="3088" formatCode="General">
                  <c:v>-1.2689149E-2</c:v>
                </c:pt>
                <c:pt idx="3089" formatCode="General">
                  <c:v>-1.2684595999999999E-2</c:v>
                </c:pt>
                <c:pt idx="3090" formatCode="General">
                  <c:v>-1.2679553E-2</c:v>
                </c:pt>
                <c:pt idx="3091" formatCode="General">
                  <c:v>-1.2674193E-2</c:v>
                </c:pt>
                <c:pt idx="3092" formatCode="General">
                  <c:v>-1.2668689E-2</c:v>
                </c:pt>
                <c:pt idx="3093" formatCode="General">
                  <c:v>-1.2663027E-2</c:v>
                </c:pt>
                <c:pt idx="3094" formatCode="General">
                  <c:v>-1.2657462E-2</c:v>
                </c:pt>
                <c:pt idx="3095" formatCode="General">
                  <c:v>-1.2652037E-2</c:v>
                </c:pt>
                <c:pt idx="3096" formatCode="General">
                  <c:v>-1.2646608E-2</c:v>
                </c:pt>
                <c:pt idx="3097" formatCode="General">
                  <c:v>-1.2641385E-2</c:v>
                </c:pt>
                <c:pt idx="3098" formatCode="General">
                  <c:v>-1.2636464E-2</c:v>
                </c:pt>
                <c:pt idx="3099" formatCode="General">
                  <c:v>-1.2631859E-2</c:v>
                </c:pt>
                <c:pt idx="3100" formatCode="General">
                  <c:v>-1.2627819E-2</c:v>
                </c:pt>
                <c:pt idx="3101" formatCode="General">
                  <c:v>-1.2624501999999999E-2</c:v>
                </c:pt>
                <c:pt idx="3102" formatCode="General">
                  <c:v>-1.2621815999999999E-2</c:v>
                </c:pt>
                <c:pt idx="3103" formatCode="General">
                  <c:v>-1.2619939E-2</c:v>
                </c:pt>
                <c:pt idx="3104" formatCode="General">
                  <c:v>-1.2619032000000001E-2</c:v>
                </c:pt>
                <c:pt idx="3105" formatCode="General">
                  <c:v>-1.2619141E-2</c:v>
                </c:pt>
                <c:pt idx="3106" formatCode="General">
                  <c:v>-1.2620156E-2</c:v>
                </c:pt>
                <c:pt idx="3107" formatCode="General">
                  <c:v>-1.26219E-2</c:v>
                </c:pt>
                <c:pt idx="3108" formatCode="General">
                  <c:v>-1.2624396E-2</c:v>
                </c:pt>
                <c:pt idx="3109" formatCode="General">
                  <c:v>-1.2627599999999999E-2</c:v>
                </c:pt>
                <c:pt idx="3110" formatCode="General">
                  <c:v>-1.263149E-2</c:v>
                </c:pt>
                <c:pt idx="3111" formatCode="General">
                  <c:v>-1.2636194999999999E-2</c:v>
                </c:pt>
                <c:pt idx="3112" formatCode="General">
                  <c:v>-1.2641829E-2</c:v>
                </c:pt>
                <c:pt idx="3113" formatCode="General">
                  <c:v>-1.2648305E-2</c:v>
                </c:pt>
                <c:pt idx="3114" formatCode="General">
                  <c:v>-1.265547E-2</c:v>
                </c:pt>
                <c:pt idx="3115" formatCode="General">
                  <c:v>-1.2663146E-2</c:v>
                </c:pt>
                <c:pt idx="3116" formatCode="General">
                  <c:v>-1.2671276E-2</c:v>
                </c:pt>
                <c:pt idx="3117" formatCode="General">
                  <c:v>-1.2679958E-2</c:v>
                </c:pt>
                <c:pt idx="3118" formatCode="General">
                  <c:v>-1.2689308999999999E-2</c:v>
                </c:pt>
                <c:pt idx="3119" formatCode="General">
                  <c:v>-1.2699462999999999E-2</c:v>
                </c:pt>
                <c:pt idx="3120" formatCode="General">
                  <c:v>-1.2710612E-2</c:v>
                </c:pt>
                <c:pt idx="3121" formatCode="General">
                  <c:v>-1.2722963E-2</c:v>
                </c:pt>
                <c:pt idx="3122" formatCode="General">
                  <c:v>-1.2736516999999999E-2</c:v>
                </c:pt>
                <c:pt idx="3123" formatCode="General">
                  <c:v>-1.2751217E-2</c:v>
                </c:pt>
                <c:pt idx="3124" formatCode="General">
                  <c:v>-1.2766998999999999E-2</c:v>
                </c:pt>
                <c:pt idx="3125" formatCode="General">
                  <c:v>-1.2783773999999999E-2</c:v>
                </c:pt>
                <c:pt idx="3126" formatCode="General">
                  <c:v>-1.2801332E-2</c:v>
                </c:pt>
                <c:pt idx="3127" formatCode="General">
                  <c:v>-1.2819198E-2</c:v>
                </c:pt>
                <c:pt idx="3128" formatCode="General">
                  <c:v>-1.2837289E-2</c:v>
                </c:pt>
                <c:pt idx="3129" formatCode="General">
                  <c:v>-1.2855854999999999E-2</c:v>
                </c:pt>
                <c:pt idx="3130" formatCode="General">
                  <c:v>-1.2874932E-2</c:v>
                </c:pt>
                <c:pt idx="3131" formatCode="General">
                  <c:v>-1.2894322999999999E-2</c:v>
                </c:pt>
                <c:pt idx="3132" formatCode="General">
                  <c:v>-1.2913829E-2</c:v>
                </c:pt>
                <c:pt idx="3133" formatCode="General">
                  <c:v>-1.293335E-2</c:v>
                </c:pt>
                <c:pt idx="3134" formatCode="General">
                  <c:v>-1.295295E-2</c:v>
                </c:pt>
                <c:pt idx="3135" formatCode="General">
                  <c:v>-1.2972666000000001E-2</c:v>
                </c:pt>
                <c:pt idx="3136" formatCode="General">
                  <c:v>-1.2992208E-2</c:v>
                </c:pt>
                <c:pt idx="3137" formatCode="General">
                  <c:v>-1.3011961000000001E-2</c:v>
                </c:pt>
                <c:pt idx="3138" formatCode="General">
                  <c:v>-1.3032151E-2</c:v>
                </c:pt>
                <c:pt idx="3139" formatCode="General">
                  <c:v>-1.3051884999999999E-2</c:v>
                </c:pt>
                <c:pt idx="3140" formatCode="General">
                  <c:v>-1.3070498999999999E-2</c:v>
                </c:pt>
                <c:pt idx="3141" formatCode="General">
                  <c:v>-1.3088041999999999E-2</c:v>
                </c:pt>
                <c:pt idx="3142" formatCode="General">
                  <c:v>-1.3104767E-2</c:v>
                </c:pt>
                <c:pt idx="3143" formatCode="General">
                  <c:v>-1.3121172E-2</c:v>
                </c:pt>
                <c:pt idx="3144" formatCode="General">
                  <c:v>-1.3137644E-2</c:v>
                </c:pt>
                <c:pt idx="3145" formatCode="General">
                  <c:v>-1.3154101E-2</c:v>
                </c:pt>
                <c:pt idx="3146" formatCode="General">
                  <c:v>-1.3170413000000001E-2</c:v>
                </c:pt>
                <c:pt idx="3147" formatCode="General">
                  <c:v>-1.3186632E-2</c:v>
                </c:pt>
                <c:pt idx="3148" formatCode="General">
                  <c:v>-1.3202853000000001E-2</c:v>
                </c:pt>
                <c:pt idx="3149" formatCode="General">
                  <c:v>-1.3218852E-2</c:v>
                </c:pt>
                <c:pt idx="3150" formatCode="General">
                  <c:v>-1.3234286E-2</c:v>
                </c:pt>
                <c:pt idx="3151" formatCode="General">
                  <c:v>-1.3249024999999999E-2</c:v>
                </c:pt>
                <c:pt idx="3152" formatCode="General">
                  <c:v>-1.3263034E-2</c:v>
                </c:pt>
                <c:pt idx="3153" formatCode="General">
                  <c:v>-1.3276145E-2</c:v>
                </c:pt>
                <c:pt idx="3154" formatCode="General">
                  <c:v>-1.3288255000000001E-2</c:v>
                </c:pt>
                <c:pt idx="3155" formatCode="General">
                  <c:v>-1.3299389E-2</c:v>
                </c:pt>
                <c:pt idx="3156" formatCode="General">
                  <c:v>-1.3309547999999999E-2</c:v>
                </c:pt>
                <c:pt idx="3157" formatCode="General">
                  <c:v>-1.3318897E-2</c:v>
                </c:pt>
                <c:pt idx="3158" formatCode="General">
                  <c:v>-1.3327441000000001E-2</c:v>
                </c:pt>
                <c:pt idx="3159" formatCode="General">
                  <c:v>-1.3335135E-2</c:v>
                </c:pt>
                <c:pt idx="3160" formatCode="General">
                  <c:v>-1.3341997E-2</c:v>
                </c:pt>
                <c:pt idx="3161" formatCode="General">
                  <c:v>-1.3347805000000001E-2</c:v>
                </c:pt>
                <c:pt idx="3162" formatCode="General">
                  <c:v>-1.3352424999999999E-2</c:v>
                </c:pt>
                <c:pt idx="3163" formatCode="General">
                  <c:v>-1.3355847000000001E-2</c:v>
                </c:pt>
                <c:pt idx="3164" formatCode="General">
                  <c:v>-1.3357954999999999E-2</c:v>
                </c:pt>
                <c:pt idx="3165" formatCode="General">
                  <c:v>-1.3358716E-2</c:v>
                </c:pt>
                <c:pt idx="3166" formatCode="General">
                  <c:v>-1.3358198999999999E-2</c:v>
                </c:pt>
                <c:pt idx="3167" formatCode="General">
                  <c:v>-1.3356463000000001E-2</c:v>
                </c:pt>
                <c:pt idx="3168" formatCode="General">
                  <c:v>-1.3353563000000001E-2</c:v>
                </c:pt>
                <c:pt idx="3169" formatCode="General">
                  <c:v>-1.3349603E-2</c:v>
                </c:pt>
                <c:pt idx="3170" formatCode="General">
                  <c:v>-1.3344745E-2</c:v>
                </c:pt>
                <c:pt idx="3171" formatCode="General">
                  <c:v>-1.3339063999999999E-2</c:v>
                </c:pt>
                <c:pt idx="3172" formatCode="General">
                  <c:v>-1.3332652E-2</c:v>
                </c:pt>
                <c:pt idx="3173" formatCode="General">
                  <c:v>-1.3325501999999999E-2</c:v>
                </c:pt>
                <c:pt idx="3174" formatCode="General">
                  <c:v>-1.3317839999999999E-2</c:v>
                </c:pt>
                <c:pt idx="3175" formatCode="General">
                  <c:v>-1.3309916E-2</c:v>
                </c:pt>
                <c:pt idx="3176" formatCode="General">
                  <c:v>-1.3301814E-2</c:v>
                </c:pt>
                <c:pt idx="3177" formatCode="General">
                  <c:v>-1.3293666000000001E-2</c:v>
                </c:pt>
                <c:pt idx="3178" formatCode="General">
                  <c:v>-1.3285573E-2</c:v>
                </c:pt>
                <c:pt idx="3179" formatCode="General">
                  <c:v>-1.3277613000000001E-2</c:v>
                </c:pt>
                <c:pt idx="3180" formatCode="General">
                  <c:v>-1.3269724E-2</c:v>
                </c:pt>
                <c:pt idx="3181" formatCode="General">
                  <c:v>-1.3262044000000001E-2</c:v>
                </c:pt>
                <c:pt idx="3182" formatCode="General">
                  <c:v>-1.3254729E-2</c:v>
                </c:pt>
                <c:pt idx="3183" formatCode="General">
                  <c:v>-1.3248012E-2</c:v>
                </c:pt>
                <c:pt idx="3184" formatCode="General">
                  <c:v>-1.3242189999999999E-2</c:v>
                </c:pt>
                <c:pt idx="3185" formatCode="General">
                  <c:v>-1.3237194000000001E-2</c:v>
                </c:pt>
                <c:pt idx="3186" formatCode="General">
                  <c:v>-1.3233167000000001E-2</c:v>
                </c:pt>
                <c:pt idx="3187" formatCode="General">
                  <c:v>-1.3230380999999999E-2</c:v>
                </c:pt>
                <c:pt idx="3188" formatCode="General">
                  <c:v>-1.3228864999999999E-2</c:v>
                </c:pt>
                <c:pt idx="3189" formatCode="General">
                  <c:v>-1.3228535E-2</c:v>
                </c:pt>
                <c:pt idx="3190" formatCode="General">
                  <c:v>-1.322928E-2</c:v>
                </c:pt>
                <c:pt idx="3191" formatCode="General">
                  <c:v>-1.3231066999999999E-2</c:v>
                </c:pt>
                <c:pt idx="3192" formatCode="General">
                  <c:v>-1.3233965E-2</c:v>
                </c:pt>
                <c:pt idx="3193" formatCode="General">
                  <c:v>-1.3237993999999999E-2</c:v>
                </c:pt>
                <c:pt idx="3194" formatCode="General">
                  <c:v>-1.3243077000000001E-2</c:v>
                </c:pt>
                <c:pt idx="3195" formatCode="General">
                  <c:v>-1.3249172E-2</c:v>
                </c:pt>
                <c:pt idx="3196" formatCode="General">
                  <c:v>-1.3256458E-2</c:v>
                </c:pt>
                <c:pt idx="3197" formatCode="General">
                  <c:v>-1.3264919999999999E-2</c:v>
                </c:pt>
                <c:pt idx="3198" formatCode="General">
                  <c:v>-1.3274355E-2</c:v>
                </c:pt>
                <c:pt idx="3199" formatCode="General">
                  <c:v>-1.3284694E-2</c:v>
                </c:pt>
                <c:pt idx="3200" formatCode="General">
                  <c:v>-1.3295761999999999E-2</c:v>
                </c:pt>
                <c:pt idx="3201" formatCode="General">
                  <c:v>-1.330718E-2</c:v>
                </c:pt>
                <c:pt idx="3202" formatCode="General">
                  <c:v>-1.3318781999999999E-2</c:v>
                </c:pt>
                <c:pt idx="3203" formatCode="General">
                  <c:v>-1.3330526000000001E-2</c:v>
                </c:pt>
                <c:pt idx="3204" formatCode="General">
                  <c:v>-1.33422E-2</c:v>
                </c:pt>
                <c:pt idx="3205" formatCode="General">
                  <c:v>-1.3353467000000001E-2</c:v>
                </c:pt>
                <c:pt idx="3206" formatCode="General">
                  <c:v>-1.3364040000000001E-2</c:v>
                </c:pt>
                <c:pt idx="3207" formatCode="General">
                  <c:v>-1.3373919999999999E-2</c:v>
                </c:pt>
                <c:pt idx="3208" formatCode="General">
                  <c:v>-1.3382956999999999E-2</c:v>
                </c:pt>
                <c:pt idx="3209" formatCode="General">
                  <c:v>-1.3390899E-2</c:v>
                </c:pt>
                <c:pt idx="3210" formatCode="General">
                  <c:v>-1.3397595E-2</c:v>
                </c:pt>
                <c:pt idx="3211" formatCode="General">
                  <c:v>-1.3402882E-2</c:v>
                </c:pt>
                <c:pt idx="3212" formatCode="General">
                  <c:v>-1.3406624000000001E-2</c:v>
                </c:pt>
                <c:pt idx="3213" formatCode="General">
                  <c:v>-1.3408587E-2</c:v>
                </c:pt>
                <c:pt idx="3214" formatCode="General">
                  <c:v>-1.3408751E-2</c:v>
                </c:pt>
                <c:pt idx="3215" formatCode="General">
                  <c:v>-1.3407179E-2</c:v>
                </c:pt>
                <c:pt idx="3216" formatCode="General">
                  <c:v>-1.3403854E-2</c:v>
                </c:pt>
                <c:pt idx="3217" formatCode="General">
                  <c:v>-1.3399075999999999E-2</c:v>
                </c:pt>
                <c:pt idx="3218" formatCode="General">
                  <c:v>-1.3393054E-2</c:v>
                </c:pt>
                <c:pt idx="3219" formatCode="General">
                  <c:v>-1.3385892999999999E-2</c:v>
                </c:pt>
                <c:pt idx="3220" formatCode="General">
                  <c:v>-1.3377837E-2</c:v>
                </c:pt>
                <c:pt idx="3221" formatCode="General">
                  <c:v>-1.3369277000000001E-2</c:v>
                </c:pt>
                <c:pt idx="3222" formatCode="General">
                  <c:v>-1.3360334999999999E-2</c:v>
                </c:pt>
                <c:pt idx="3223" formatCode="General">
                  <c:v>-1.3351063999999999E-2</c:v>
                </c:pt>
                <c:pt idx="3224" formatCode="General">
                  <c:v>-1.3341709E-2</c:v>
                </c:pt>
                <c:pt idx="3225" formatCode="General">
                  <c:v>-1.3332409999999999E-2</c:v>
                </c:pt>
                <c:pt idx="3226" formatCode="General">
                  <c:v>-1.3323312E-2</c:v>
                </c:pt>
                <c:pt idx="3227" formatCode="General">
                  <c:v>-1.3314530999999999E-2</c:v>
                </c:pt>
                <c:pt idx="3228" formatCode="General">
                  <c:v>-1.3306063E-2</c:v>
                </c:pt>
                <c:pt idx="3229" formatCode="General">
                  <c:v>-1.3297928000000001E-2</c:v>
                </c:pt>
                <c:pt idx="3230" formatCode="General">
                  <c:v>-1.3290115E-2</c:v>
                </c:pt>
                <c:pt idx="3231" formatCode="General">
                  <c:v>-1.3282672000000001E-2</c:v>
                </c:pt>
                <c:pt idx="3232" formatCode="General">
                  <c:v>-1.3275782E-2</c:v>
                </c:pt>
                <c:pt idx="3233" formatCode="General">
                  <c:v>-1.3269513E-2</c:v>
                </c:pt>
                <c:pt idx="3234" formatCode="General">
                  <c:v>-1.326404E-2</c:v>
                </c:pt>
                <c:pt idx="3235" formatCode="General">
                  <c:v>-1.325956E-2</c:v>
                </c:pt>
                <c:pt idx="3236" formatCode="General">
                  <c:v>-1.3256044999999999E-2</c:v>
                </c:pt>
                <c:pt idx="3237" formatCode="General">
                  <c:v>-1.3253427999999999E-2</c:v>
                </c:pt>
                <c:pt idx="3238" formatCode="General">
                  <c:v>-1.3251704E-2</c:v>
                </c:pt>
                <c:pt idx="3239" formatCode="General">
                  <c:v>-1.3250839E-2</c:v>
                </c:pt>
                <c:pt idx="3240" formatCode="General">
                  <c:v>-1.3250707E-2</c:v>
                </c:pt>
                <c:pt idx="3241" formatCode="General">
                  <c:v>-1.3251113E-2</c:v>
                </c:pt>
                <c:pt idx="3242" formatCode="General">
                  <c:v>-1.3251905E-2</c:v>
                </c:pt>
                <c:pt idx="3243" formatCode="General">
                  <c:v>-1.3252933999999999E-2</c:v>
                </c:pt>
                <c:pt idx="3244" formatCode="General">
                  <c:v>-1.3254263000000001E-2</c:v>
                </c:pt>
                <c:pt idx="3245" formatCode="General">
                  <c:v>-1.3256120999999999E-2</c:v>
                </c:pt>
                <c:pt idx="3246" formatCode="General">
                  <c:v>-1.3258561E-2</c:v>
                </c:pt>
                <c:pt idx="3247" formatCode="General">
                  <c:v>-1.3261695E-2</c:v>
                </c:pt>
                <c:pt idx="3248" formatCode="General">
                  <c:v>-1.3265725000000001E-2</c:v>
                </c:pt>
                <c:pt idx="3249" formatCode="General">
                  <c:v>-1.3270597E-2</c:v>
                </c:pt>
                <c:pt idx="3250" formatCode="General">
                  <c:v>-1.3276214999999999E-2</c:v>
                </c:pt>
                <c:pt idx="3251" formatCode="General">
                  <c:v>-1.3282623E-2</c:v>
                </c:pt>
                <c:pt idx="3252" formatCode="General">
                  <c:v>-1.3289918E-2</c:v>
                </c:pt>
                <c:pt idx="3253" formatCode="General">
                  <c:v>-1.3298167E-2</c:v>
                </c:pt>
                <c:pt idx="3254" formatCode="General">
                  <c:v>-1.3307388E-2</c:v>
                </c:pt>
                <c:pt idx="3255" formatCode="General">
                  <c:v>-1.3317766999999999E-2</c:v>
                </c:pt>
                <c:pt idx="3256" formatCode="General">
                  <c:v>-1.3329300000000001E-2</c:v>
                </c:pt>
                <c:pt idx="3257" formatCode="General">
                  <c:v>-1.334174E-2</c:v>
                </c:pt>
                <c:pt idx="3258" formatCode="General">
                  <c:v>-1.3355001E-2</c:v>
                </c:pt>
                <c:pt idx="3259" formatCode="General">
                  <c:v>-1.3368850999999999E-2</c:v>
                </c:pt>
                <c:pt idx="3260" formatCode="General">
                  <c:v>-1.3383139E-2</c:v>
                </c:pt>
                <c:pt idx="3261" formatCode="General">
                  <c:v>-1.3397933000000001E-2</c:v>
                </c:pt>
                <c:pt idx="3262" formatCode="General">
                  <c:v>-1.3413015E-2</c:v>
                </c:pt>
                <c:pt idx="3263" formatCode="General">
                  <c:v>-1.3428285E-2</c:v>
                </c:pt>
                <c:pt idx="3264" formatCode="General">
                  <c:v>-1.3443752999999999E-2</c:v>
                </c:pt>
                <c:pt idx="3265" formatCode="General">
                  <c:v>-1.3459321999999999E-2</c:v>
                </c:pt>
                <c:pt idx="3266" formatCode="General">
                  <c:v>-1.3474909E-2</c:v>
                </c:pt>
                <c:pt idx="3267" formatCode="General">
                  <c:v>-1.3490346E-2</c:v>
                </c:pt>
                <c:pt idx="3268" formatCode="General">
                  <c:v>-1.3505437E-2</c:v>
                </c:pt>
                <c:pt idx="3269" formatCode="General">
                  <c:v>-1.3520054E-2</c:v>
                </c:pt>
                <c:pt idx="3270" formatCode="General">
                  <c:v>-1.3534067E-2</c:v>
                </c:pt>
                <c:pt idx="3271" formatCode="General">
                  <c:v>-1.354761E-2</c:v>
                </c:pt>
                <c:pt idx="3272" formatCode="General">
                  <c:v>-1.3560726E-2</c:v>
                </c:pt>
                <c:pt idx="3273" formatCode="General">
                  <c:v>-1.3573103E-2</c:v>
                </c:pt>
                <c:pt idx="3274" formatCode="General">
                  <c:v>-1.3584673E-2</c:v>
                </c:pt>
                <c:pt idx="3275" formatCode="General">
                  <c:v>-1.3595434E-2</c:v>
                </c:pt>
                <c:pt idx="3276" formatCode="General">
                  <c:v>-1.3605246E-2</c:v>
                </c:pt>
                <c:pt idx="3277" formatCode="General">
                  <c:v>-1.3614088999999999E-2</c:v>
                </c:pt>
                <c:pt idx="3278" formatCode="General">
                  <c:v>-1.3622069000000001E-2</c:v>
                </c:pt>
                <c:pt idx="3279" formatCode="General">
                  <c:v>-1.3629097E-2</c:v>
                </c:pt>
                <c:pt idx="3280" formatCode="General">
                  <c:v>-1.3635062E-2</c:v>
                </c:pt>
                <c:pt idx="3281" formatCode="General">
                  <c:v>-1.3639912000000001E-2</c:v>
                </c:pt>
                <c:pt idx="3282" formatCode="General">
                  <c:v>-1.3643761000000001E-2</c:v>
                </c:pt>
                <c:pt idx="3283" formatCode="General">
                  <c:v>-1.3646781E-2</c:v>
                </c:pt>
                <c:pt idx="3284" formatCode="General">
                  <c:v>-1.3649089999999999E-2</c:v>
                </c:pt>
                <c:pt idx="3285" formatCode="General">
                  <c:v>-1.3650778000000001E-2</c:v>
                </c:pt>
                <c:pt idx="3286" formatCode="General">
                  <c:v>-1.3651724E-2</c:v>
                </c:pt>
                <c:pt idx="3287" formatCode="General">
                  <c:v>-1.3651907E-2</c:v>
                </c:pt>
                <c:pt idx="3288" formatCode="General">
                  <c:v>-1.3651213000000001E-2</c:v>
                </c:pt>
                <c:pt idx="3289" formatCode="General">
                  <c:v>-1.3649697000000001E-2</c:v>
                </c:pt>
                <c:pt idx="3290" formatCode="General">
                  <c:v>-1.3647533999999999E-2</c:v>
                </c:pt>
                <c:pt idx="3291" formatCode="General">
                  <c:v>-1.3644653E-2</c:v>
                </c:pt>
                <c:pt idx="3292" formatCode="General">
                  <c:v>-1.3641075000000001E-2</c:v>
                </c:pt>
                <c:pt idx="3293" formatCode="General">
                  <c:v>-1.3636792999999999E-2</c:v>
                </c:pt>
                <c:pt idx="3294" formatCode="General">
                  <c:v>-1.363177E-2</c:v>
                </c:pt>
                <c:pt idx="3295" formatCode="General">
                  <c:v>-1.362608E-2</c:v>
                </c:pt>
                <c:pt idx="3296" formatCode="General">
                  <c:v>-1.3619706000000001E-2</c:v>
                </c:pt>
                <c:pt idx="3297" formatCode="General">
                  <c:v>-1.361274E-2</c:v>
                </c:pt>
                <c:pt idx="3298" formatCode="General">
                  <c:v>-1.3605371999999999E-2</c:v>
                </c:pt>
                <c:pt idx="3299" formatCode="General">
                  <c:v>-1.3597821E-2</c:v>
                </c:pt>
                <c:pt idx="3300" formatCode="General">
                  <c:v>-1.3590306E-2</c:v>
                </c:pt>
                <c:pt idx="3301" formatCode="General">
                  <c:v>-1.3582878E-2</c:v>
                </c:pt>
                <c:pt idx="3302" formatCode="General">
                  <c:v>-1.3575589000000001E-2</c:v>
                </c:pt>
                <c:pt idx="3303" formatCode="General">
                  <c:v>-1.356838E-2</c:v>
                </c:pt>
                <c:pt idx="3304" formatCode="General">
                  <c:v>-1.3561279000000001E-2</c:v>
                </c:pt>
                <c:pt idx="3305" formatCode="General">
                  <c:v>-1.3554375E-2</c:v>
                </c:pt>
                <c:pt idx="3306" formatCode="General">
                  <c:v>-1.3548062E-2</c:v>
                </c:pt>
                <c:pt idx="3307" formatCode="General">
                  <c:v>-1.3542877E-2</c:v>
                </c:pt>
                <c:pt idx="3308" formatCode="General">
                  <c:v>-1.3538946E-2</c:v>
                </c:pt>
                <c:pt idx="3309" formatCode="General">
                  <c:v>-1.3536319999999999E-2</c:v>
                </c:pt>
                <c:pt idx="3310" formatCode="General">
                  <c:v>-1.3535258E-2</c:v>
                </c:pt>
                <c:pt idx="3311" formatCode="General">
                  <c:v>-1.3535973999999999E-2</c:v>
                </c:pt>
                <c:pt idx="3312" formatCode="General">
                  <c:v>-1.3538427E-2</c:v>
                </c:pt>
                <c:pt idx="3313" formatCode="General">
                  <c:v>-1.3542518E-2</c:v>
                </c:pt>
                <c:pt idx="3314" formatCode="General">
                  <c:v>-1.3548005E-2</c:v>
                </c:pt>
                <c:pt idx="3315" formatCode="General">
                  <c:v>-1.355482E-2</c:v>
                </c:pt>
                <c:pt idx="3316" formatCode="General">
                  <c:v>-1.3563113E-2</c:v>
                </c:pt>
                <c:pt idx="3317" formatCode="General">
                  <c:v>-1.3572878999999999E-2</c:v>
                </c:pt>
                <c:pt idx="3318" formatCode="General">
                  <c:v>-1.3585137000000001E-2</c:v>
                </c:pt>
                <c:pt idx="3319" formatCode="General">
                  <c:v>-1.3600152000000001E-2</c:v>
                </c:pt>
                <c:pt idx="3320" formatCode="General">
                  <c:v>-1.3616243E-2</c:v>
                </c:pt>
                <c:pt idx="3321" formatCode="General">
                  <c:v>-1.3631923000000001E-2</c:v>
                </c:pt>
                <c:pt idx="3322" formatCode="General">
                  <c:v>-1.3646520000000001E-2</c:v>
                </c:pt>
                <c:pt idx="3323" formatCode="General">
                  <c:v>-1.3660017999999999E-2</c:v>
                </c:pt>
                <c:pt idx="3324" formatCode="General">
                  <c:v>-1.3672728E-2</c:v>
                </c:pt>
                <c:pt idx="3325" formatCode="General">
                  <c:v>-1.3684887E-2</c:v>
                </c:pt>
                <c:pt idx="3326" formatCode="General">
                  <c:v>-1.3696755E-2</c:v>
                </c:pt>
                <c:pt idx="3327" formatCode="General">
                  <c:v>-1.3708585000000001E-2</c:v>
                </c:pt>
                <c:pt idx="3328" formatCode="General">
                  <c:v>-1.3720682E-2</c:v>
                </c:pt>
                <c:pt idx="3329" formatCode="General">
                  <c:v>-1.3733492E-2</c:v>
                </c:pt>
                <c:pt idx="3330" formatCode="General">
                  <c:v>-1.3747090999999999E-2</c:v>
                </c:pt>
                <c:pt idx="3331" formatCode="General">
                  <c:v>-1.376132E-2</c:v>
                </c:pt>
                <c:pt idx="3332" formatCode="General">
                  <c:v>-1.3775714999999999E-2</c:v>
                </c:pt>
                <c:pt idx="3333" formatCode="General">
                  <c:v>-1.3789753E-2</c:v>
                </c:pt>
                <c:pt idx="3334" formatCode="General">
                  <c:v>-1.3803118E-2</c:v>
                </c:pt>
                <c:pt idx="3335" formatCode="General">
                  <c:v>-1.3815624E-2</c:v>
                </c:pt>
                <c:pt idx="3336" formatCode="General">
                  <c:v>-1.3827333000000001E-2</c:v>
                </c:pt>
                <c:pt idx="3337" formatCode="General">
                  <c:v>-1.3838273999999999E-2</c:v>
                </c:pt>
                <c:pt idx="3338" formatCode="General">
                  <c:v>-1.3848554000000001E-2</c:v>
                </c:pt>
                <c:pt idx="3339" formatCode="General">
                  <c:v>-1.3858445E-2</c:v>
                </c:pt>
                <c:pt idx="3340" formatCode="General">
                  <c:v>-1.3867966000000001E-2</c:v>
                </c:pt>
                <c:pt idx="3341" formatCode="General">
                  <c:v>-1.3877037E-2</c:v>
                </c:pt>
                <c:pt idx="3342" formatCode="General">
                  <c:v>-1.3885653E-2</c:v>
                </c:pt>
                <c:pt idx="3343" formatCode="General">
                  <c:v>-1.3893869999999999E-2</c:v>
                </c:pt>
                <c:pt idx="3344" formatCode="General">
                  <c:v>-1.3901469E-2</c:v>
                </c:pt>
                <c:pt idx="3345" formatCode="General">
                  <c:v>-1.3908189E-2</c:v>
                </c:pt>
                <c:pt idx="3346" formatCode="General">
                  <c:v>-1.3914131999999999E-2</c:v>
                </c:pt>
                <c:pt idx="3347" formatCode="General">
                  <c:v>-1.3919356000000001E-2</c:v>
                </c:pt>
                <c:pt idx="3348" formatCode="General">
                  <c:v>-1.3923987000000001E-2</c:v>
                </c:pt>
                <c:pt idx="3349" formatCode="General">
                  <c:v>-1.3928179000000001E-2</c:v>
                </c:pt>
                <c:pt idx="3350" formatCode="General">
                  <c:v>-1.3931928999999999E-2</c:v>
                </c:pt>
                <c:pt idx="3351" formatCode="General">
                  <c:v>-1.393515E-2</c:v>
                </c:pt>
                <c:pt idx="3352" formatCode="General">
                  <c:v>-1.3937665E-2</c:v>
                </c:pt>
                <c:pt idx="3353" formatCode="General">
                  <c:v>-1.3939412E-2</c:v>
                </c:pt>
                <c:pt idx="3354" formatCode="General">
                  <c:v>-1.3940398999999999E-2</c:v>
                </c:pt>
                <c:pt idx="3355" formatCode="General">
                  <c:v>-1.3940403000000001E-2</c:v>
                </c:pt>
                <c:pt idx="3356" formatCode="General">
                  <c:v>-1.3939263E-2</c:v>
                </c:pt>
                <c:pt idx="3357" formatCode="General">
                  <c:v>-1.3937049999999999E-2</c:v>
                </c:pt>
                <c:pt idx="3358" formatCode="General">
                  <c:v>-1.3933874000000001E-2</c:v>
                </c:pt>
                <c:pt idx="3359" formatCode="General">
                  <c:v>-1.3929973E-2</c:v>
                </c:pt>
                <c:pt idx="3360" formatCode="General">
                  <c:v>-1.3925662E-2</c:v>
                </c:pt>
                <c:pt idx="3361" formatCode="General">
                  <c:v>-1.3921054E-2</c:v>
                </c:pt>
                <c:pt idx="3362" formatCode="General">
                  <c:v>-1.3916400000000001E-2</c:v>
                </c:pt>
                <c:pt idx="3363" formatCode="General">
                  <c:v>-1.3911778E-2</c:v>
                </c:pt>
                <c:pt idx="3364" formatCode="General">
                  <c:v>-1.3906844999999999E-2</c:v>
                </c:pt>
                <c:pt idx="3365" formatCode="General">
                  <c:v>-1.3901373999999999E-2</c:v>
                </c:pt>
                <c:pt idx="3366" formatCode="General">
                  <c:v>-1.3895301000000001E-2</c:v>
                </c:pt>
                <c:pt idx="3367" formatCode="General">
                  <c:v>-1.3888661E-2</c:v>
                </c:pt>
                <c:pt idx="3368" formatCode="General">
                  <c:v>-1.3881443E-2</c:v>
                </c:pt>
                <c:pt idx="3369" formatCode="General">
                  <c:v>-1.3873781E-2</c:v>
                </c:pt>
                <c:pt idx="3370" formatCode="General">
                  <c:v>-1.3865924999999999E-2</c:v>
                </c:pt>
                <c:pt idx="3371" formatCode="General">
                  <c:v>-1.3858254E-2</c:v>
                </c:pt>
                <c:pt idx="3372" formatCode="General">
                  <c:v>-1.3851080999999999E-2</c:v>
                </c:pt>
                <c:pt idx="3373" formatCode="General">
                  <c:v>-1.3844683999999999E-2</c:v>
                </c:pt>
                <c:pt idx="3374" formatCode="General">
                  <c:v>-1.3839206E-2</c:v>
                </c:pt>
                <c:pt idx="3375" formatCode="General">
                  <c:v>-1.3834717999999999E-2</c:v>
                </c:pt>
                <c:pt idx="3376" formatCode="General">
                  <c:v>-1.3831326999999999E-2</c:v>
                </c:pt>
                <c:pt idx="3377" formatCode="General">
                  <c:v>-1.3829021E-2</c:v>
                </c:pt>
                <c:pt idx="3378" formatCode="General">
                  <c:v>-1.3827921E-2</c:v>
                </c:pt>
                <c:pt idx="3379" formatCode="General">
                  <c:v>-1.3828066E-2</c:v>
                </c:pt>
                <c:pt idx="3380" formatCode="General">
                  <c:v>-1.3829423E-2</c:v>
                </c:pt>
                <c:pt idx="3381" formatCode="General">
                  <c:v>-1.3832127E-2</c:v>
                </c:pt>
                <c:pt idx="3382" formatCode="General">
                  <c:v>-1.3836144999999999E-2</c:v>
                </c:pt>
                <c:pt idx="3383" formatCode="General">
                  <c:v>-1.3841196E-2</c:v>
                </c:pt>
                <c:pt idx="3384" formatCode="General">
                  <c:v>-1.3847043999999999E-2</c:v>
                </c:pt>
                <c:pt idx="3385" formatCode="General">
                  <c:v>-1.3853577000000001E-2</c:v>
                </c:pt>
                <c:pt idx="3386" formatCode="General">
                  <c:v>-1.3860702000000001E-2</c:v>
                </c:pt>
                <c:pt idx="3387" formatCode="General">
                  <c:v>-1.3868284999999999E-2</c:v>
                </c:pt>
                <c:pt idx="3388" formatCode="General">
                  <c:v>-1.3876279E-2</c:v>
                </c:pt>
                <c:pt idx="3389" formatCode="General">
                  <c:v>-1.3884443999999999E-2</c:v>
                </c:pt>
                <c:pt idx="3390" formatCode="General">
                  <c:v>-1.3892573E-2</c:v>
                </c:pt>
                <c:pt idx="3391" formatCode="General">
                  <c:v>-1.3900648999999999E-2</c:v>
                </c:pt>
                <c:pt idx="3392" formatCode="General">
                  <c:v>-1.3908566000000001E-2</c:v>
                </c:pt>
                <c:pt idx="3393" formatCode="General">
                  <c:v>-1.391618E-2</c:v>
                </c:pt>
                <c:pt idx="3394" formatCode="General">
                  <c:v>-1.3923492000000001E-2</c:v>
                </c:pt>
                <c:pt idx="3395" formatCode="General">
                  <c:v>-1.3930680000000001E-2</c:v>
                </c:pt>
                <c:pt idx="3396" formatCode="General">
                  <c:v>-1.3938008E-2</c:v>
                </c:pt>
                <c:pt idx="3397" formatCode="General">
                  <c:v>-1.3945538E-2</c:v>
                </c:pt>
                <c:pt idx="3398" formatCode="General">
                  <c:v>-1.395328E-2</c:v>
                </c:pt>
                <c:pt idx="3399" formatCode="General">
                  <c:v>-1.3961372E-2</c:v>
                </c:pt>
                <c:pt idx="3400" formatCode="General">
                  <c:v>-1.3969552E-2</c:v>
                </c:pt>
                <c:pt idx="3401" formatCode="General">
                  <c:v>-1.3977542000000001E-2</c:v>
                </c:pt>
                <c:pt idx="3402" formatCode="General">
                  <c:v>-1.3985238000000001E-2</c:v>
                </c:pt>
                <c:pt idx="3403" formatCode="General">
                  <c:v>-1.399247E-2</c:v>
                </c:pt>
                <c:pt idx="3404" formatCode="General">
                  <c:v>-1.3999227E-2</c:v>
                </c:pt>
                <c:pt idx="3405" formatCode="General">
                  <c:v>-1.4005438E-2</c:v>
                </c:pt>
                <c:pt idx="3406" formatCode="General">
                  <c:v>-1.4011183E-2</c:v>
                </c:pt>
                <c:pt idx="3407" formatCode="General">
                  <c:v>-1.4016743E-2</c:v>
                </c:pt>
                <c:pt idx="3408" formatCode="General">
                  <c:v>-1.4022084000000001E-2</c:v>
                </c:pt>
                <c:pt idx="3409" formatCode="General">
                  <c:v>-1.4027131E-2</c:v>
                </c:pt>
                <c:pt idx="3410" formatCode="General">
                  <c:v>-1.4031993E-2</c:v>
                </c:pt>
                <c:pt idx="3411" formatCode="General">
                  <c:v>-1.4036776000000001E-2</c:v>
                </c:pt>
                <c:pt idx="3412" formatCode="General">
                  <c:v>-1.4041672E-2</c:v>
                </c:pt>
                <c:pt idx="3413" formatCode="General">
                  <c:v>-1.4046687E-2</c:v>
                </c:pt>
                <c:pt idx="3414" formatCode="General">
                  <c:v>-1.4051736E-2</c:v>
                </c:pt>
                <c:pt idx="3415" formatCode="General">
                  <c:v>-1.4056927E-2</c:v>
                </c:pt>
                <c:pt idx="3416" formatCode="General">
                  <c:v>-1.4062239000000001E-2</c:v>
                </c:pt>
                <c:pt idx="3417" formatCode="General">
                  <c:v>-1.4067593999999999E-2</c:v>
                </c:pt>
                <c:pt idx="3418" formatCode="General">
                  <c:v>-1.4073085000000001E-2</c:v>
                </c:pt>
                <c:pt idx="3419" formatCode="General">
                  <c:v>-1.4078591E-2</c:v>
                </c:pt>
                <c:pt idx="3420" formatCode="General">
                  <c:v>-1.4083876E-2</c:v>
                </c:pt>
                <c:pt idx="3421" formatCode="General">
                  <c:v>-1.408863E-2</c:v>
                </c:pt>
                <c:pt idx="3422" formatCode="General">
                  <c:v>-1.4092639000000001E-2</c:v>
                </c:pt>
                <c:pt idx="3423" formatCode="General">
                  <c:v>-1.4096014E-2</c:v>
                </c:pt>
                <c:pt idx="3424" formatCode="General">
                  <c:v>-1.4098716000000001E-2</c:v>
                </c:pt>
                <c:pt idx="3425" formatCode="General">
                  <c:v>-1.4100727E-2</c:v>
                </c:pt>
                <c:pt idx="3426" formatCode="General">
                  <c:v>-1.4101872E-2</c:v>
                </c:pt>
                <c:pt idx="3427" formatCode="General">
                  <c:v>-1.4102037E-2</c:v>
                </c:pt>
                <c:pt idx="3428" formatCode="General">
                  <c:v>-1.4101201000000001E-2</c:v>
                </c:pt>
                <c:pt idx="3429" formatCode="General">
                  <c:v>-1.4099156999999999E-2</c:v>
                </c:pt>
                <c:pt idx="3430" formatCode="General">
                  <c:v>-1.4095824999999999E-2</c:v>
                </c:pt>
                <c:pt idx="3431" formatCode="General">
                  <c:v>-1.4091375999999999E-2</c:v>
                </c:pt>
                <c:pt idx="3432" formatCode="General">
                  <c:v>-1.4086046E-2</c:v>
                </c:pt>
                <c:pt idx="3433" formatCode="General">
                  <c:v>-1.4079922E-2</c:v>
                </c:pt>
                <c:pt idx="3434" formatCode="General">
                  <c:v>-1.4073123999999999E-2</c:v>
                </c:pt>
                <c:pt idx="3435" formatCode="General">
                  <c:v>-1.4065958999999999E-2</c:v>
                </c:pt>
                <c:pt idx="3436" formatCode="General">
                  <c:v>-1.4058719000000001E-2</c:v>
                </c:pt>
                <c:pt idx="3437" formatCode="General">
                  <c:v>-1.4051446E-2</c:v>
                </c:pt>
                <c:pt idx="3438" formatCode="General">
                  <c:v>-1.4044149000000001E-2</c:v>
                </c:pt>
                <c:pt idx="3439" formatCode="General">
                  <c:v>-1.4037010000000001E-2</c:v>
                </c:pt>
                <c:pt idx="3440" formatCode="General">
                  <c:v>-1.4030025999999999E-2</c:v>
                </c:pt>
                <c:pt idx="3441" formatCode="General">
                  <c:v>-1.4023242E-2</c:v>
                </c:pt>
                <c:pt idx="3442" formatCode="General">
                  <c:v>-1.4017036E-2</c:v>
                </c:pt>
                <c:pt idx="3443" formatCode="General">
                  <c:v>-1.4011534000000001E-2</c:v>
                </c:pt>
                <c:pt idx="3444" formatCode="General">
                  <c:v>-1.4006701999999999E-2</c:v>
                </c:pt>
                <c:pt idx="3445" formatCode="General">
                  <c:v>-1.4002492E-2</c:v>
                </c:pt>
                <c:pt idx="3446" formatCode="General">
                  <c:v>-1.3998872000000001E-2</c:v>
                </c:pt>
                <c:pt idx="3447" formatCode="General">
                  <c:v>-1.3995838E-2</c:v>
                </c:pt>
                <c:pt idx="3448" formatCode="General">
                  <c:v>-1.3993273000000001E-2</c:v>
                </c:pt>
                <c:pt idx="3449" formatCode="General">
                  <c:v>-1.3991155999999999E-2</c:v>
                </c:pt>
                <c:pt idx="3450" formatCode="General">
                  <c:v>-1.3989543E-2</c:v>
                </c:pt>
                <c:pt idx="3451" formatCode="General">
                  <c:v>-1.3988403E-2</c:v>
                </c:pt>
                <c:pt idx="3452" formatCode="General">
                  <c:v>-1.3987576E-2</c:v>
                </c:pt>
                <c:pt idx="3453" formatCode="General">
                  <c:v>-1.3986988000000001E-2</c:v>
                </c:pt>
                <c:pt idx="3454" formatCode="General">
                  <c:v>-1.3986524E-2</c:v>
                </c:pt>
                <c:pt idx="3455" formatCode="General">
                  <c:v>-1.3985882E-2</c:v>
                </c:pt>
                <c:pt idx="3456" formatCode="General">
                  <c:v>-1.3984895000000001E-2</c:v>
                </c:pt>
                <c:pt idx="3457" formatCode="General">
                  <c:v>-1.3983488000000001E-2</c:v>
                </c:pt>
                <c:pt idx="3458" formatCode="General">
                  <c:v>-1.3981446E-2</c:v>
                </c:pt>
                <c:pt idx="3459" formatCode="General">
                  <c:v>-1.3978707E-2</c:v>
                </c:pt>
                <c:pt idx="3460" formatCode="General">
                  <c:v>-1.3975481999999999E-2</c:v>
                </c:pt>
                <c:pt idx="3461" formatCode="General">
                  <c:v>-1.3971849999999999E-2</c:v>
                </c:pt>
                <c:pt idx="3462" formatCode="General">
                  <c:v>-1.3967881E-2</c:v>
                </c:pt>
                <c:pt idx="3463" formatCode="General">
                  <c:v>-1.3963817999999999E-2</c:v>
                </c:pt>
                <c:pt idx="3464" formatCode="General">
                  <c:v>-1.3959743E-2</c:v>
                </c:pt>
                <c:pt idx="3465" formatCode="General">
                  <c:v>-1.3955779E-2</c:v>
                </c:pt>
                <c:pt idx="3466" formatCode="General">
                  <c:v>-1.3952152000000001E-2</c:v>
                </c:pt>
                <c:pt idx="3467" formatCode="General">
                  <c:v>-1.3948909000000001E-2</c:v>
                </c:pt>
                <c:pt idx="3468" formatCode="General">
                  <c:v>-1.3946112E-2</c:v>
                </c:pt>
                <c:pt idx="3469" formatCode="General">
                  <c:v>-1.3943756E-2</c:v>
                </c:pt>
                <c:pt idx="3470" formatCode="General">
                  <c:v>-1.3941576000000001E-2</c:v>
                </c:pt>
                <c:pt idx="3471" formatCode="General">
                  <c:v>-1.3939208999999999E-2</c:v>
                </c:pt>
                <c:pt idx="3472" formatCode="General">
                  <c:v>-1.3936608E-2</c:v>
                </c:pt>
                <c:pt idx="3473" formatCode="General">
                  <c:v>-1.3933709000000001E-2</c:v>
                </c:pt>
                <c:pt idx="3474" formatCode="General">
                  <c:v>-1.3930244E-2</c:v>
                </c:pt>
                <c:pt idx="3475" formatCode="General">
                  <c:v>-1.3926304E-2</c:v>
                </c:pt>
                <c:pt idx="3476" formatCode="General">
                  <c:v>-1.3921930000000001E-2</c:v>
                </c:pt>
                <c:pt idx="3477" formatCode="General">
                  <c:v>-1.3917054E-2</c:v>
                </c:pt>
                <c:pt idx="3478" formatCode="General">
                  <c:v>-1.3911593E-2</c:v>
                </c:pt>
                <c:pt idx="3479" formatCode="General">
                  <c:v>-1.3905358E-2</c:v>
                </c:pt>
                <c:pt idx="3480" formatCode="General">
                  <c:v>-1.3898267000000001E-2</c:v>
                </c:pt>
                <c:pt idx="3481" formatCode="General">
                  <c:v>-1.3890316E-2</c:v>
                </c:pt>
                <c:pt idx="3482" formatCode="General">
                  <c:v>-1.3881522E-2</c:v>
                </c:pt>
                <c:pt idx="3483" formatCode="General">
                  <c:v>-1.3871995E-2</c:v>
                </c:pt>
                <c:pt idx="3484" formatCode="General">
                  <c:v>-1.3861962E-2</c:v>
                </c:pt>
                <c:pt idx="3485" formatCode="General">
                  <c:v>-1.3851689E-2</c:v>
                </c:pt>
                <c:pt idx="3486" formatCode="General">
                  <c:v>-1.3841521000000001E-2</c:v>
                </c:pt>
                <c:pt idx="3487" formatCode="General">
                  <c:v>-1.3831767999999999E-2</c:v>
                </c:pt>
                <c:pt idx="3488" formatCode="General">
                  <c:v>-1.3822558E-2</c:v>
                </c:pt>
                <c:pt idx="3489" formatCode="General">
                  <c:v>-1.381402E-2</c:v>
                </c:pt>
                <c:pt idx="3490" formatCode="General">
                  <c:v>-1.3806262E-2</c:v>
                </c:pt>
                <c:pt idx="3491" formatCode="General">
                  <c:v>-1.3799248E-2</c:v>
                </c:pt>
                <c:pt idx="3492" formatCode="General">
                  <c:v>-1.3793033E-2</c:v>
                </c:pt>
                <c:pt idx="3493" formatCode="General">
                  <c:v>-1.3787717E-2</c:v>
                </c:pt>
                <c:pt idx="3494" formatCode="General">
                  <c:v>-1.3783264E-2</c:v>
                </c:pt>
                <c:pt idx="3495" formatCode="General">
                  <c:v>-1.3779660000000001E-2</c:v>
                </c:pt>
                <c:pt idx="3496" formatCode="General">
                  <c:v>-1.3777019999999999E-2</c:v>
                </c:pt>
                <c:pt idx="3497" formatCode="General">
                  <c:v>-1.3775443E-2</c:v>
                </c:pt>
                <c:pt idx="3498" formatCode="General">
                  <c:v>-1.3774847E-2</c:v>
                </c:pt>
                <c:pt idx="3499" formatCode="General">
                  <c:v>-1.3775348999999999E-2</c:v>
                </c:pt>
                <c:pt idx="3500" formatCode="General">
                  <c:v>-1.3777025E-2</c:v>
                </c:pt>
                <c:pt idx="3501" formatCode="General">
                  <c:v>-1.3779863E-2</c:v>
                </c:pt>
                <c:pt idx="3502" formatCode="General">
                  <c:v>-1.3784015E-2</c:v>
                </c:pt>
                <c:pt idx="3503" formatCode="General">
                  <c:v>-1.378937E-2</c:v>
                </c:pt>
                <c:pt idx="3504" formatCode="General">
                  <c:v>-1.3795774E-2</c:v>
                </c:pt>
                <c:pt idx="3505" formatCode="General">
                  <c:v>-1.3803139000000001E-2</c:v>
                </c:pt>
                <c:pt idx="3506" formatCode="General">
                  <c:v>-1.3811363E-2</c:v>
                </c:pt>
                <c:pt idx="3507" formatCode="General">
                  <c:v>-1.3820262E-2</c:v>
                </c:pt>
                <c:pt idx="3508" formatCode="General">
                  <c:v>-1.3829599999999999E-2</c:v>
                </c:pt>
                <c:pt idx="3509" formatCode="General">
                  <c:v>-1.3839341E-2</c:v>
                </c:pt>
                <c:pt idx="3510" formatCode="General">
                  <c:v>-1.384955E-2</c:v>
                </c:pt>
                <c:pt idx="3511" formatCode="General">
                  <c:v>-1.3860180999999999E-2</c:v>
                </c:pt>
                <c:pt idx="3512" formatCode="General">
                  <c:v>-1.3871088E-2</c:v>
                </c:pt>
                <c:pt idx="3513" formatCode="General">
                  <c:v>-1.3882366E-2</c:v>
                </c:pt>
                <c:pt idx="3514" formatCode="General">
                  <c:v>-1.389401E-2</c:v>
                </c:pt>
                <c:pt idx="3515" formatCode="General">
                  <c:v>-1.3905602E-2</c:v>
                </c:pt>
                <c:pt idx="3516" formatCode="General">
                  <c:v>-1.3916791E-2</c:v>
                </c:pt>
                <c:pt idx="3517" formatCode="General">
                  <c:v>-1.3927375000000001E-2</c:v>
                </c:pt>
                <c:pt idx="3518" formatCode="General">
                  <c:v>-1.3937293E-2</c:v>
                </c:pt>
                <c:pt idx="3519" formatCode="General">
                  <c:v>-1.3946594E-2</c:v>
                </c:pt>
                <c:pt idx="3520" formatCode="General">
                  <c:v>-1.3955271E-2</c:v>
                </c:pt>
                <c:pt idx="3521" formatCode="General">
                  <c:v>-1.3963286E-2</c:v>
                </c:pt>
                <c:pt idx="3522" formatCode="General">
                  <c:v>-1.3970638000000001E-2</c:v>
                </c:pt>
                <c:pt idx="3523" formatCode="General">
                  <c:v>-1.3977434E-2</c:v>
                </c:pt>
                <c:pt idx="3524" formatCode="General">
                  <c:v>-1.3983822E-2</c:v>
                </c:pt>
                <c:pt idx="3525" formatCode="General">
                  <c:v>-1.3989967000000001E-2</c:v>
                </c:pt>
                <c:pt idx="3526" formatCode="General">
                  <c:v>-1.3995868999999999E-2</c:v>
                </c:pt>
                <c:pt idx="3527" formatCode="General">
                  <c:v>-1.4001484999999999E-2</c:v>
                </c:pt>
                <c:pt idx="3528" formatCode="General">
                  <c:v>-1.400701E-2</c:v>
                </c:pt>
                <c:pt idx="3529" formatCode="General">
                  <c:v>-1.4012704000000001E-2</c:v>
                </c:pt>
                <c:pt idx="3530" formatCode="General">
                  <c:v>-1.4018813E-2</c:v>
                </c:pt>
                <c:pt idx="3531" formatCode="General">
                  <c:v>-1.4025648999999999E-2</c:v>
                </c:pt>
                <c:pt idx="3532" formatCode="General">
                  <c:v>-1.4033238999999999E-2</c:v>
                </c:pt>
                <c:pt idx="3533" formatCode="General">
                  <c:v>-1.4041356E-2</c:v>
                </c:pt>
                <c:pt idx="3534" formatCode="General">
                  <c:v>-1.4049753E-2</c:v>
                </c:pt>
                <c:pt idx="3535" formatCode="General">
                  <c:v>-1.4058272E-2</c:v>
                </c:pt>
                <c:pt idx="3536" formatCode="General">
                  <c:v>-1.4066679E-2</c:v>
                </c:pt>
                <c:pt idx="3537" formatCode="General">
                  <c:v>-1.4074796000000001E-2</c:v>
                </c:pt>
                <c:pt idx="3538" formatCode="General">
                  <c:v>-1.4082615E-2</c:v>
                </c:pt>
                <c:pt idx="3539" formatCode="General">
                  <c:v>-1.4090042000000001E-2</c:v>
                </c:pt>
                <c:pt idx="3540" formatCode="General">
                  <c:v>-1.4097168E-2</c:v>
                </c:pt>
                <c:pt idx="3541" formatCode="General">
                  <c:v>-1.4104157000000001E-2</c:v>
                </c:pt>
                <c:pt idx="3542" formatCode="General">
                  <c:v>-1.4110960000000001E-2</c:v>
                </c:pt>
                <c:pt idx="3543" formatCode="General">
                  <c:v>-1.4117467999999999E-2</c:v>
                </c:pt>
                <c:pt idx="3544" formatCode="General">
                  <c:v>-1.4123729999999999E-2</c:v>
                </c:pt>
                <c:pt idx="3545" formatCode="General">
                  <c:v>-1.4129663000000001E-2</c:v>
                </c:pt>
                <c:pt idx="3546" formatCode="General">
                  <c:v>-1.4135043999999999E-2</c:v>
                </c:pt>
                <c:pt idx="3547" formatCode="General">
                  <c:v>-1.4139885E-2</c:v>
                </c:pt>
                <c:pt idx="3548" formatCode="General">
                  <c:v>-1.414427E-2</c:v>
                </c:pt>
                <c:pt idx="3549" formatCode="General">
                  <c:v>-1.4148175000000001E-2</c:v>
                </c:pt>
                <c:pt idx="3550" formatCode="General">
                  <c:v>-1.4151741000000001E-2</c:v>
                </c:pt>
                <c:pt idx="3551" formatCode="General">
                  <c:v>-1.4155111999999999E-2</c:v>
                </c:pt>
                <c:pt idx="3552" formatCode="General">
                  <c:v>-1.4158116E-2</c:v>
                </c:pt>
                <c:pt idx="3553" formatCode="General">
                  <c:v>-1.4160815E-2</c:v>
                </c:pt>
                <c:pt idx="3554" formatCode="General">
                  <c:v>-1.4163333E-2</c:v>
                </c:pt>
                <c:pt idx="3555" formatCode="General">
                  <c:v>-1.4165613000000001E-2</c:v>
                </c:pt>
                <c:pt idx="3556" formatCode="General">
                  <c:v>-1.4167709000000001E-2</c:v>
                </c:pt>
                <c:pt idx="3557" formatCode="General">
                  <c:v>-1.4169584000000001E-2</c:v>
                </c:pt>
                <c:pt idx="3558" formatCode="General">
                  <c:v>-1.4171312E-2</c:v>
                </c:pt>
                <c:pt idx="3559" formatCode="General">
                  <c:v>-1.4172980999999999E-2</c:v>
                </c:pt>
                <c:pt idx="3560" formatCode="General">
                  <c:v>-1.4174575E-2</c:v>
                </c:pt>
                <c:pt idx="3561" formatCode="General">
                  <c:v>-1.4176295E-2</c:v>
                </c:pt>
                <c:pt idx="3562" formatCode="General">
                  <c:v>-1.4178303999999999E-2</c:v>
                </c:pt>
                <c:pt idx="3563" formatCode="General">
                  <c:v>-1.4180648000000001E-2</c:v>
                </c:pt>
                <c:pt idx="3564" formatCode="General">
                  <c:v>-1.4183408E-2</c:v>
                </c:pt>
                <c:pt idx="3565" formatCode="General">
                  <c:v>-1.4186597E-2</c:v>
                </c:pt>
                <c:pt idx="3566" formatCode="General">
                  <c:v>-1.4190177999999999E-2</c:v>
                </c:pt>
                <c:pt idx="3567" formatCode="General">
                  <c:v>-1.4194131E-2</c:v>
                </c:pt>
                <c:pt idx="3568" formatCode="General">
                  <c:v>-1.4198511E-2</c:v>
                </c:pt>
                <c:pt idx="3569" formatCode="General">
                  <c:v>-1.4203215999999999E-2</c:v>
                </c:pt>
                <c:pt idx="3570" formatCode="General">
                  <c:v>-1.4208030999999999E-2</c:v>
                </c:pt>
                <c:pt idx="3571" formatCode="General">
                  <c:v>-1.4212825E-2</c:v>
                </c:pt>
                <c:pt idx="3572" formatCode="General">
                  <c:v>-1.4217695000000001E-2</c:v>
                </c:pt>
                <c:pt idx="3573" formatCode="General">
                  <c:v>-1.4222894999999999E-2</c:v>
                </c:pt>
                <c:pt idx="3574" formatCode="General">
                  <c:v>-1.4228454E-2</c:v>
                </c:pt>
                <c:pt idx="3575" formatCode="General">
                  <c:v>-1.4234623E-2</c:v>
                </c:pt>
                <c:pt idx="3576" formatCode="General">
                  <c:v>-1.4241756E-2</c:v>
                </c:pt>
                <c:pt idx="3577" formatCode="General">
                  <c:v>-1.4249812000000001E-2</c:v>
                </c:pt>
                <c:pt idx="3578" formatCode="General">
                  <c:v>-1.4258651000000001E-2</c:v>
                </c:pt>
                <c:pt idx="3579" formatCode="General">
                  <c:v>-1.4268067000000001E-2</c:v>
                </c:pt>
                <c:pt idx="3580" formatCode="General">
                  <c:v>-1.4277758999999999E-2</c:v>
                </c:pt>
                <c:pt idx="3581" formatCode="General">
                  <c:v>-1.4287663000000001E-2</c:v>
                </c:pt>
                <c:pt idx="3582" formatCode="General">
                  <c:v>-1.4297814000000001E-2</c:v>
                </c:pt>
                <c:pt idx="3583" formatCode="General">
                  <c:v>-1.430815E-2</c:v>
                </c:pt>
                <c:pt idx="3584" formatCode="General">
                  <c:v>-1.4318634E-2</c:v>
                </c:pt>
                <c:pt idx="3585" formatCode="General">
                  <c:v>-1.4329115999999999E-2</c:v>
                </c:pt>
                <c:pt idx="3586" formatCode="General">
                  <c:v>-1.4339543999999999E-2</c:v>
                </c:pt>
                <c:pt idx="3587" formatCode="General">
                  <c:v>-1.4349761000000001E-2</c:v>
                </c:pt>
                <c:pt idx="3588" formatCode="General">
                  <c:v>-1.4359663999999999E-2</c:v>
                </c:pt>
                <c:pt idx="3589" formatCode="General">
                  <c:v>-1.4369335E-2</c:v>
                </c:pt>
                <c:pt idx="3590" formatCode="General">
                  <c:v>-1.4378673999999999E-2</c:v>
                </c:pt>
                <c:pt idx="3591" formatCode="General">
                  <c:v>-1.4387707E-2</c:v>
                </c:pt>
                <c:pt idx="3592" formatCode="General">
                  <c:v>-1.4396493E-2</c:v>
                </c:pt>
                <c:pt idx="3593" formatCode="General">
                  <c:v>-1.440486E-2</c:v>
                </c:pt>
                <c:pt idx="3594" formatCode="General">
                  <c:v>-1.4412751E-2</c:v>
                </c:pt>
                <c:pt idx="3595" formatCode="General">
                  <c:v>-1.4420242E-2</c:v>
                </c:pt>
                <c:pt idx="3596" formatCode="General">
                  <c:v>-1.4427303000000001E-2</c:v>
                </c:pt>
                <c:pt idx="3597" formatCode="General">
                  <c:v>-1.4433816E-2</c:v>
                </c:pt>
                <c:pt idx="3598" formatCode="General">
                  <c:v>-1.4439792E-2</c:v>
                </c:pt>
                <c:pt idx="3599" formatCode="General">
                  <c:v>-1.4445493E-2</c:v>
                </c:pt>
                <c:pt idx="3600" formatCode="General">
                  <c:v>-1.4451126999999999E-2</c:v>
                </c:pt>
                <c:pt idx="3601" formatCode="General">
                  <c:v>-1.4456805E-2</c:v>
                </c:pt>
                <c:pt idx="3602" formatCode="General">
                  <c:v>-1.4462559999999999E-2</c:v>
                </c:pt>
                <c:pt idx="3603" formatCode="General">
                  <c:v>-1.4468480000000001E-2</c:v>
                </c:pt>
                <c:pt idx="3604" formatCode="General">
                  <c:v>-1.4474692000000001E-2</c:v>
                </c:pt>
                <c:pt idx="3605" formatCode="General">
                  <c:v>-1.4481160999999999E-2</c:v>
                </c:pt>
                <c:pt idx="3606" formatCode="General">
                  <c:v>-1.4488058999999999E-2</c:v>
                </c:pt>
                <c:pt idx="3607" formatCode="General">
                  <c:v>-1.449546E-2</c:v>
                </c:pt>
                <c:pt idx="3608" formatCode="General">
                  <c:v>-1.450327E-2</c:v>
                </c:pt>
                <c:pt idx="3609" formatCode="General">
                  <c:v>-1.4511507999999999E-2</c:v>
                </c:pt>
                <c:pt idx="3610" formatCode="General">
                  <c:v>-1.4519816E-2</c:v>
                </c:pt>
                <c:pt idx="3611" formatCode="General">
                  <c:v>-1.452791E-2</c:v>
                </c:pt>
                <c:pt idx="3612" formatCode="General">
                  <c:v>-1.4535727999999999E-2</c:v>
                </c:pt>
                <c:pt idx="3613" formatCode="General">
                  <c:v>-1.4543100999999999E-2</c:v>
                </c:pt>
                <c:pt idx="3614" formatCode="General">
                  <c:v>-1.4549914000000001E-2</c:v>
                </c:pt>
                <c:pt idx="3615" formatCode="General">
                  <c:v>-1.455592E-2</c:v>
                </c:pt>
                <c:pt idx="3616" formatCode="General">
                  <c:v>-1.4560886E-2</c:v>
                </c:pt>
                <c:pt idx="3617" formatCode="General">
                  <c:v>-1.4564952000000001E-2</c:v>
                </c:pt>
                <c:pt idx="3618" formatCode="General">
                  <c:v>-1.4568361E-2</c:v>
                </c:pt>
                <c:pt idx="3619" formatCode="General">
                  <c:v>-1.4571242999999999E-2</c:v>
                </c:pt>
                <c:pt idx="3620" formatCode="General">
                  <c:v>-1.4573506999999999E-2</c:v>
                </c:pt>
                <c:pt idx="3621" formatCode="General">
                  <c:v>-1.4574965E-2</c:v>
                </c:pt>
                <c:pt idx="3622" formatCode="General">
                  <c:v>-1.4575194E-2</c:v>
                </c:pt>
                <c:pt idx="3623" formatCode="General">
                  <c:v>-1.457369E-2</c:v>
                </c:pt>
                <c:pt idx="3624" formatCode="General">
                  <c:v>-1.4570471999999999E-2</c:v>
                </c:pt>
                <c:pt idx="3625" formatCode="General">
                  <c:v>-1.456582E-2</c:v>
                </c:pt>
                <c:pt idx="3626" formatCode="General">
                  <c:v>-1.4560122E-2</c:v>
                </c:pt>
                <c:pt idx="3627" formatCode="General">
                  <c:v>-1.4553876E-2</c:v>
                </c:pt>
                <c:pt idx="3628" formatCode="General">
                  <c:v>-1.4547254000000001E-2</c:v>
                </c:pt>
                <c:pt idx="3629" formatCode="General">
                  <c:v>-1.4540282E-2</c:v>
                </c:pt>
                <c:pt idx="3630" formatCode="General">
                  <c:v>-1.4533101E-2</c:v>
                </c:pt>
                <c:pt idx="3631" formatCode="General">
                  <c:v>-1.4525609E-2</c:v>
                </c:pt>
                <c:pt idx="3632" formatCode="General">
                  <c:v>-1.4517558E-2</c:v>
                </c:pt>
                <c:pt idx="3633" formatCode="General">
                  <c:v>-1.4508937E-2</c:v>
                </c:pt>
                <c:pt idx="3634" formatCode="General">
                  <c:v>-1.4499817E-2</c:v>
                </c:pt>
                <c:pt idx="3635" formatCode="General">
                  <c:v>-1.4490334000000001E-2</c:v>
                </c:pt>
                <c:pt idx="3636" formatCode="General">
                  <c:v>-1.4480846E-2</c:v>
                </c:pt>
                <c:pt idx="3637" formatCode="General">
                  <c:v>-1.4471695999999999E-2</c:v>
                </c:pt>
                <c:pt idx="3638" formatCode="General">
                  <c:v>-1.446304E-2</c:v>
                </c:pt>
                <c:pt idx="3639" formatCode="General">
                  <c:v>-1.4455183999999999E-2</c:v>
                </c:pt>
                <c:pt idx="3640" formatCode="General">
                  <c:v>-1.4448381999999999E-2</c:v>
                </c:pt>
                <c:pt idx="3641" formatCode="General">
                  <c:v>-1.4442551E-2</c:v>
                </c:pt>
                <c:pt idx="3642" formatCode="General">
                  <c:v>-1.4437579000000001E-2</c:v>
                </c:pt>
                <c:pt idx="3643" formatCode="General">
                  <c:v>-1.4433451E-2</c:v>
                </c:pt>
                <c:pt idx="3644" formatCode="General">
                  <c:v>-1.4430504E-2</c:v>
                </c:pt>
                <c:pt idx="3645" formatCode="General">
                  <c:v>-1.4428998E-2</c:v>
                </c:pt>
                <c:pt idx="3646" formatCode="General">
                  <c:v>-1.4429012999999999E-2</c:v>
                </c:pt>
                <c:pt idx="3647" formatCode="General">
                  <c:v>-1.4430871E-2</c:v>
                </c:pt>
                <c:pt idx="3648" formatCode="General">
                  <c:v>-1.4434860000000001E-2</c:v>
                </c:pt>
                <c:pt idx="3649" formatCode="General">
                  <c:v>-1.4441004E-2</c:v>
                </c:pt>
                <c:pt idx="3650" formatCode="General">
                  <c:v>-1.4449243000000001E-2</c:v>
                </c:pt>
                <c:pt idx="3651" formatCode="General">
                  <c:v>-1.4459375E-2</c:v>
                </c:pt>
                <c:pt idx="3652" formatCode="General">
                  <c:v>-1.4471144999999999E-2</c:v>
                </c:pt>
                <c:pt idx="3653" formatCode="General">
                  <c:v>-1.4484382000000001E-2</c:v>
                </c:pt>
                <c:pt idx="3654" formatCode="General">
                  <c:v>-1.4498831E-2</c:v>
                </c:pt>
                <c:pt idx="3655" formatCode="General">
                  <c:v>-1.4514276E-2</c:v>
                </c:pt>
                <c:pt idx="3656" formatCode="General">
                  <c:v>-1.4530520999999999E-2</c:v>
                </c:pt>
                <c:pt idx="3657" formatCode="General">
                  <c:v>-1.454738E-2</c:v>
                </c:pt>
                <c:pt idx="3658" formatCode="General">
                  <c:v>-1.4564631999999999E-2</c:v>
                </c:pt>
                <c:pt idx="3659" formatCode="General">
                  <c:v>-1.4582144999999999E-2</c:v>
                </c:pt>
                <c:pt idx="3660" formatCode="General">
                  <c:v>-1.4599813999999999E-2</c:v>
                </c:pt>
                <c:pt idx="3661" formatCode="General">
                  <c:v>-1.4617553E-2</c:v>
                </c:pt>
                <c:pt idx="3662" formatCode="General">
                  <c:v>-1.4635485E-2</c:v>
                </c:pt>
                <c:pt idx="3663" formatCode="General">
                  <c:v>-1.4653604000000001E-2</c:v>
                </c:pt>
                <c:pt idx="3664" formatCode="General">
                  <c:v>-1.4672080000000001E-2</c:v>
                </c:pt>
                <c:pt idx="3665" formatCode="General">
                  <c:v>-1.4691086000000001E-2</c:v>
                </c:pt>
                <c:pt idx="3666" formatCode="General">
                  <c:v>-1.4710501000000001E-2</c:v>
                </c:pt>
                <c:pt idx="3667" formatCode="General">
                  <c:v>-1.4730131E-2</c:v>
                </c:pt>
                <c:pt idx="3668" formatCode="General">
                  <c:v>-1.4749915000000001E-2</c:v>
                </c:pt>
                <c:pt idx="3669" formatCode="General">
                  <c:v>-1.4769673000000001E-2</c:v>
                </c:pt>
                <c:pt idx="3670" formatCode="General">
                  <c:v>-1.4789192E-2</c:v>
                </c:pt>
                <c:pt idx="3671" formatCode="General">
                  <c:v>-1.4808470000000001E-2</c:v>
                </c:pt>
                <c:pt idx="3672" formatCode="General">
                  <c:v>-1.4827384000000001E-2</c:v>
                </c:pt>
                <c:pt idx="3673" formatCode="General">
                  <c:v>-1.4845864E-2</c:v>
                </c:pt>
                <c:pt idx="3674" formatCode="General">
                  <c:v>-1.4863741999999999E-2</c:v>
                </c:pt>
                <c:pt idx="3675" formatCode="General">
                  <c:v>-1.4880686000000001E-2</c:v>
                </c:pt>
                <c:pt idx="3676" formatCode="General">
                  <c:v>-1.4896619E-2</c:v>
                </c:pt>
                <c:pt idx="3677" formatCode="General">
                  <c:v>-1.4911539E-2</c:v>
                </c:pt>
                <c:pt idx="3678" formatCode="General">
                  <c:v>-1.4925344E-2</c:v>
                </c:pt>
                <c:pt idx="3679" formatCode="General">
                  <c:v>-1.4937982000000001E-2</c:v>
                </c:pt>
                <c:pt idx="3680" formatCode="General">
                  <c:v>-1.4949544E-2</c:v>
                </c:pt>
                <c:pt idx="3681" formatCode="General">
                  <c:v>-1.49601E-2</c:v>
                </c:pt>
                <c:pt idx="3682" formatCode="General">
                  <c:v>-1.4969586E-2</c:v>
                </c:pt>
                <c:pt idx="3683" formatCode="General">
                  <c:v>-1.4978004E-2</c:v>
                </c:pt>
                <c:pt idx="3684" formatCode="General">
                  <c:v>-1.4985454E-2</c:v>
                </c:pt>
                <c:pt idx="3685" formatCode="General">
                  <c:v>-1.4991773999999999E-2</c:v>
                </c:pt>
                <c:pt idx="3686" formatCode="General">
                  <c:v>-1.4996900000000001E-2</c:v>
                </c:pt>
                <c:pt idx="3687" formatCode="General">
                  <c:v>-1.5001151000000001E-2</c:v>
                </c:pt>
                <c:pt idx="3688" formatCode="General">
                  <c:v>-1.5004549000000001E-2</c:v>
                </c:pt>
                <c:pt idx="3689" formatCode="General">
                  <c:v>-1.5007217E-2</c:v>
                </c:pt>
                <c:pt idx="3690" formatCode="General">
                  <c:v>-1.5009415E-2</c:v>
                </c:pt>
                <c:pt idx="3691" formatCode="General">
                  <c:v>-1.5011187E-2</c:v>
                </c:pt>
                <c:pt idx="3692" formatCode="General">
                  <c:v>-1.5012578E-2</c:v>
                </c:pt>
                <c:pt idx="3693" formatCode="General">
                  <c:v>-1.5013492999999999E-2</c:v>
                </c:pt>
                <c:pt idx="3694" formatCode="General">
                  <c:v>-1.5013897E-2</c:v>
                </c:pt>
                <c:pt idx="3695" formatCode="General">
                  <c:v>-1.501368E-2</c:v>
                </c:pt>
                <c:pt idx="3696" formatCode="General">
                  <c:v>-1.5012729000000001E-2</c:v>
                </c:pt>
                <c:pt idx="3697" formatCode="General">
                  <c:v>-1.5011180000000001E-2</c:v>
                </c:pt>
                <c:pt idx="3698" formatCode="General">
                  <c:v>-1.5008937999999999E-2</c:v>
                </c:pt>
                <c:pt idx="3699" formatCode="General">
                  <c:v>-1.5006001999999999E-2</c:v>
                </c:pt>
                <c:pt idx="3700" formatCode="General">
                  <c:v>-1.5002524E-2</c:v>
                </c:pt>
                <c:pt idx="3701" formatCode="General">
                  <c:v>-1.4998578E-2</c:v>
                </c:pt>
                <c:pt idx="3702" formatCode="General">
                  <c:v>-1.4994317E-2</c:v>
                </c:pt>
                <c:pt idx="3703" formatCode="General">
                  <c:v>-1.4989765E-2</c:v>
                </c:pt>
                <c:pt idx="3704" formatCode="General">
                  <c:v>-1.4984781000000001E-2</c:v>
                </c:pt>
                <c:pt idx="3705" formatCode="General">
                  <c:v>-1.4979263E-2</c:v>
                </c:pt>
                <c:pt idx="3706" formatCode="General">
                  <c:v>-1.4973166E-2</c:v>
                </c:pt>
                <c:pt idx="3707" formatCode="General">
                  <c:v>-1.496655E-2</c:v>
                </c:pt>
                <c:pt idx="3708" formatCode="General">
                  <c:v>-1.4959656999999999E-2</c:v>
                </c:pt>
                <c:pt idx="3709" formatCode="General">
                  <c:v>-1.4952722E-2</c:v>
                </c:pt>
                <c:pt idx="3710" formatCode="General">
                  <c:v>-1.4945933E-2</c:v>
                </c:pt>
                <c:pt idx="3711" formatCode="General">
                  <c:v>-1.4939288E-2</c:v>
                </c:pt>
                <c:pt idx="3712" formatCode="General">
                  <c:v>-1.4932809E-2</c:v>
                </c:pt>
                <c:pt idx="3713" formatCode="General">
                  <c:v>-1.4926623999999999E-2</c:v>
                </c:pt>
                <c:pt idx="3714" formatCode="General">
                  <c:v>-1.4920945999999999E-2</c:v>
                </c:pt>
                <c:pt idx="3715" formatCode="General">
                  <c:v>-1.4915843E-2</c:v>
                </c:pt>
                <c:pt idx="3716" formatCode="General">
                  <c:v>-1.4911047E-2</c:v>
                </c:pt>
                <c:pt idx="3717" formatCode="General">
                  <c:v>-1.4906562E-2</c:v>
                </c:pt>
                <c:pt idx="3718" formatCode="General">
                  <c:v>-1.4902225E-2</c:v>
                </c:pt>
                <c:pt idx="3719" formatCode="General">
                  <c:v>-1.4897786E-2</c:v>
                </c:pt>
                <c:pt idx="3720" formatCode="General">
                  <c:v>-1.4893127000000001E-2</c:v>
                </c:pt>
                <c:pt idx="3721" formatCode="General">
                  <c:v>-1.488807E-2</c:v>
                </c:pt>
                <c:pt idx="3722" formatCode="General">
                  <c:v>-1.4882546999999999E-2</c:v>
                </c:pt>
                <c:pt idx="3723" formatCode="General">
                  <c:v>-1.4876647999999999E-2</c:v>
                </c:pt>
                <c:pt idx="3724" formatCode="General">
                  <c:v>-1.4870594000000001E-2</c:v>
                </c:pt>
                <c:pt idx="3725" formatCode="General">
                  <c:v>-1.4864426E-2</c:v>
                </c:pt>
                <c:pt idx="3726" formatCode="General">
                  <c:v>-1.4858356E-2</c:v>
                </c:pt>
                <c:pt idx="3727" formatCode="General">
                  <c:v>-1.4852503E-2</c:v>
                </c:pt>
                <c:pt idx="3728" formatCode="General">
                  <c:v>-1.4846737E-2</c:v>
                </c:pt>
                <c:pt idx="3729" formatCode="General">
                  <c:v>-1.4841174E-2</c:v>
                </c:pt>
                <c:pt idx="3730" formatCode="General">
                  <c:v>-1.4836056E-2</c:v>
                </c:pt>
                <c:pt idx="3731" formatCode="General">
                  <c:v>-1.4831482999999999E-2</c:v>
                </c:pt>
                <c:pt idx="3732" formatCode="General">
                  <c:v>-1.4827576E-2</c:v>
                </c:pt>
                <c:pt idx="3733" formatCode="General">
                  <c:v>-1.4824568999999999E-2</c:v>
                </c:pt>
                <c:pt idx="3734" formatCode="General">
                  <c:v>-1.4822414000000001E-2</c:v>
                </c:pt>
                <c:pt idx="3735" formatCode="General">
                  <c:v>-1.4821044E-2</c:v>
                </c:pt>
                <c:pt idx="3736" formatCode="General">
                  <c:v>-1.4820463000000001E-2</c:v>
                </c:pt>
                <c:pt idx="3737" formatCode="General">
                  <c:v>-1.4820464E-2</c:v>
                </c:pt>
                <c:pt idx="3738" formatCode="General">
                  <c:v>-1.4820923E-2</c:v>
                </c:pt>
                <c:pt idx="3739" formatCode="General">
                  <c:v>-1.4821755000000001E-2</c:v>
                </c:pt>
                <c:pt idx="3740" formatCode="General">
                  <c:v>-1.4822838E-2</c:v>
                </c:pt>
                <c:pt idx="3741" formatCode="General">
                  <c:v>-1.4824128000000001E-2</c:v>
                </c:pt>
                <c:pt idx="3742" formatCode="General">
                  <c:v>-1.4825547E-2</c:v>
                </c:pt>
                <c:pt idx="3743" formatCode="General">
                  <c:v>-1.4826849E-2</c:v>
                </c:pt>
                <c:pt idx="3744" formatCode="General">
                  <c:v>-1.482783E-2</c:v>
                </c:pt>
                <c:pt idx="3745" formatCode="General">
                  <c:v>-1.4828305E-2</c:v>
                </c:pt>
                <c:pt idx="3746" formatCode="General">
                  <c:v>-1.482808E-2</c:v>
                </c:pt>
                <c:pt idx="3747" formatCode="General">
                  <c:v>-1.4826987E-2</c:v>
                </c:pt>
                <c:pt idx="3748" formatCode="General">
                  <c:v>-1.4824659E-2</c:v>
                </c:pt>
                <c:pt idx="3749" formatCode="General">
                  <c:v>-1.4820900999999999E-2</c:v>
                </c:pt>
                <c:pt idx="3750" formatCode="General">
                  <c:v>-1.4815722E-2</c:v>
                </c:pt>
                <c:pt idx="3751" formatCode="General">
                  <c:v>-1.4809067E-2</c:v>
                </c:pt>
                <c:pt idx="3752" formatCode="General">
                  <c:v>-1.4801007E-2</c:v>
                </c:pt>
                <c:pt idx="3753" formatCode="General">
                  <c:v>-1.479162E-2</c:v>
                </c:pt>
                <c:pt idx="3754" formatCode="General">
                  <c:v>-1.4781005999999999E-2</c:v>
                </c:pt>
                <c:pt idx="3755" formatCode="General">
                  <c:v>-1.4769291E-2</c:v>
                </c:pt>
                <c:pt idx="3756" formatCode="General">
                  <c:v>-1.4756309E-2</c:v>
                </c:pt>
                <c:pt idx="3757" formatCode="General">
                  <c:v>-1.4742045E-2</c:v>
                </c:pt>
                <c:pt idx="3758" formatCode="General">
                  <c:v>-1.4726619999999999E-2</c:v>
                </c:pt>
                <c:pt idx="3759" formatCode="General">
                  <c:v>-1.4710199E-2</c:v>
                </c:pt>
                <c:pt idx="3760" formatCode="General">
                  <c:v>-1.469292E-2</c:v>
                </c:pt>
                <c:pt idx="3761" formatCode="General">
                  <c:v>-1.4674879E-2</c:v>
                </c:pt>
                <c:pt idx="3762" formatCode="General">
                  <c:v>-1.465644E-2</c:v>
                </c:pt>
                <c:pt idx="3763" formatCode="General">
                  <c:v>-1.4637872999999999E-2</c:v>
                </c:pt>
                <c:pt idx="3764" formatCode="General">
                  <c:v>-1.4619211999999999E-2</c:v>
                </c:pt>
                <c:pt idx="3765" formatCode="General">
                  <c:v>-1.4600630999999999E-2</c:v>
                </c:pt>
                <c:pt idx="3766" formatCode="General">
                  <c:v>-1.4582336E-2</c:v>
                </c:pt>
                <c:pt idx="3767" formatCode="General">
                  <c:v>-1.4564595E-2</c:v>
                </c:pt>
                <c:pt idx="3768" formatCode="General">
                  <c:v>-1.4547707999999999E-2</c:v>
                </c:pt>
                <c:pt idx="3769" formatCode="General">
                  <c:v>-1.4531952000000001E-2</c:v>
                </c:pt>
                <c:pt idx="3770" formatCode="General">
                  <c:v>-1.4517687E-2</c:v>
                </c:pt>
                <c:pt idx="3771" formatCode="General">
                  <c:v>-1.450508E-2</c:v>
                </c:pt>
                <c:pt idx="3772" formatCode="General">
                  <c:v>-1.4494078000000001E-2</c:v>
                </c:pt>
                <c:pt idx="3773" formatCode="General">
                  <c:v>-1.4484729999999999E-2</c:v>
                </c:pt>
                <c:pt idx="3774" formatCode="General">
                  <c:v>-1.4477142E-2</c:v>
                </c:pt>
                <c:pt idx="3775" formatCode="General">
                  <c:v>-1.4471415E-2</c:v>
                </c:pt>
                <c:pt idx="3776" formatCode="General">
                  <c:v>-1.4467782E-2</c:v>
                </c:pt>
                <c:pt idx="3777" formatCode="General">
                  <c:v>-1.4466368E-2</c:v>
                </c:pt>
                <c:pt idx="3778" formatCode="General">
                  <c:v>-1.4467423E-2</c:v>
                </c:pt>
                <c:pt idx="3779" formatCode="General">
                  <c:v>-1.4471022E-2</c:v>
                </c:pt>
                <c:pt idx="3780" formatCode="General">
                  <c:v>-1.447699E-2</c:v>
                </c:pt>
                <c:pt idx="3781" formatCode="General">
                  <c:v>-1.448527E-2</c:v>
                </c:pt>
                <c:pt idx="3782" formatCode="General">
                  <c:v>-1.4495559E-2</c:v>
                </c:pt>
                <c:pt idx="3783" formatCode="General">
                  <c:v>-1.4507502E-2</c:v>
                </c:pt>
                <c:pt idx="3784" formatCode="General">
                  <c:v>-1.4521064E-2</c:v>
                </c:pt>
                <c:pt idx="3785" formatCode="General">
                  <c:v>-1.4535971999999999E-2</c:v>
                </c:pt>
                <c:pt idx="3786" formatCode="General">
                  <c:v>-1.4551895E-2</c:v>
                </c:pt>
                <c:pt idx="3787" formatCode="General">
                  <c:v>-1.4568845E-2</c:v>
                </c:pt>
                <c:pt idx="3788" formatCode="General">
                  <c:v>-1.4586764E-2</c:v>
                </c:pt>
                <c:pt idx="3789" formatCode="General">
                  <c:v>-1.4605658000000001E-2</c:v>
                </c:pt>
                <c:pt idx="3790" formatCode="General">
                  <c:v>-1.4625398E-2</c:v>
                </c:pt>
                <c:pt idx="3791" formatCode="General">
                  <c:v>-1.4645708E-2</c:v>
                </c:pt>
                <c:pt idx="3792" formatCode="General">
                  <c:v>-1.4666403999999999E-2</c:v>
                </c:pt>
                <c:pt idx="3793" formatCode="General">
                  <c:v>-1.4687481E-2</c:v>
                </c:pt>
                <c:pt idx="3794" formatCode="General">
                  <c:v>-1.4708919000000001E-2</c:v>
                </c:pt>
                <c:pt idx="3795" formatCode="General">
                  <c:v>-1.4730468E-2</c:v>
                </c:pt>
                <c:pt idx="3796" formatCode="General">
                  <c:v>-1.4752192000000001E-2</c:v>
                </c:pt>
                <c:pt idx="3797" formatCode="General">
                  <c:v>-1.4774326000000001E-2</c:v>
                </c:pt>
                <c:pt idx="3798" formatCode="General">
                  <c:v>-1.4796968000000001E-2</c:v>
                </c:pt>
                <c:pt idx="3799" formatCode="General">
                  <c:v>-1.4820109E-2</c:v>
                </c:pt>
                <c:pt idx="3800" formatCode="General">
                  <c:v>-1.4843683999999999E-2</c:v>
                </c:pt>
                <c:pt idx="3801" formatCode="General">
                  <c:v>-1.4867422E-2</c:v>
                </c:pt>
                <c:pt idx="3802" formatCode="General">
                  <c:v>-1.4890919000000001E-2</c:v>
                </c:pt>
                <c:pt idx="3803" formatCode="General">
                  <c:v>-1.4913948E-2</c:v>
                </c:pt>
                <c:pt idx="3804" formatCode="General">
                  <c:v>-1.4936211E-2</c:v>
                </c:pt>
                <c:pt idx="3805" formatCode="General">
                  <c:v>-1.4957326999999999E-2</c:v>
                </c:pt>
                <c:pt idx="3806" formatCode="General">
                  <c:v>-1.4977104999999999E-2</c:v>
                </c:pt>
                <c:pt idx="3807" formatCode="General">
                  <c:v>-1.4995422E-2</c:v>
                </c:pt>
                <c:pt idx="3808" formatCode="General">
                  <c:v>-1.5012252E-2</c:v>
                </c:pt>
                <c:pt idx="3809" formatCode="General">
                  <c:v>-1.5027614999999999E-2</c:v>
                </c:pt>
                <c:pt idx="3810" formatCode="General">
                  <c:v>-1.5041549E-2</c:v>
                </c:pt>
                <c:pt idx="3811" formatCode="General">
                  <c:v>-1.5054156000000001E-2</c:v>
                </c:pt>
                <c:pt idx="3812" formatCode="General">
                  <c:v>-1.5065492999999999E-2</c:v>
                </c:pt>
                <c:pt idx="3813" formatCode="General">
                  <c:v>-1.5075754E-2</c:v>
                </c:pt>
                <c:pt idx="3814" formatCode="General">
                  <c:v>-1.5085111999999999E-2</c:v>
                </c:pt>
                <c:pt idx="3815" formatCode="General">
                  <c:v>-1.5093686E-2</c:v>
                </c:pt>
                <c:pt idx="3816" formatCode="General">
                  <c:v>-1.5101719E-2</c:v>
                </c:pt>
                <c:pt idx="3817" formatCode="General">
                  <c:v>-1.5109282E-2</c:v>
                </c:pt>
                <c:pt idx="3818" formatCode="General">
                  <c:v>-1.5116407E-2</c:v>
                </c:pt>
                <c:pt idx="3819" formatCode="General">
                  <c:v>-1.5123124E-2</c:v>
                </c:pt>
                <c:pt idx="3820" formatCode="General">
                  <c:v>-1.5129472999999999E-2</c:v>
                </c:pt>
                <c:pt idx="3821" formatCode="General">
                  <c:v>-1.5135542E-2</c:v>
                </c:pt>
                <c:pt idx="3822" formatCode="General">
                  <c:v>-1.514131E-2</c:v>
                </c:pt>
                <c:pt idx="3823" formatCode="General">
                  <c:v>-1.5146654000000001E-2</c:v>
                </c:pt>
                <c:pt idx="3824" formatCode="General">
                  <c:v>-1.5151316999999999E-2</c:v>
                </c:pt>
                <c:pt idx="3825" formatCode="General">
                  <c:v>-1.5155112E-2</c:v>
                </c:pt>
                <c:pt idx="3826" formatCode="General">
                  <c:v>-1.5157827E-2</c:v>
                </c:pt>
                <c:pt idx="3827" formatCode="General">
                  <c:v>-1.5159176E-2</c:v>
                </c:pt>
                <c:pt idx="3828" formatCode="General">
                  <c:v>-1.5158809000000001E-2</c:v>
                </c:pt>
                <c:pt idx="3829" formatCode="General">
                  <c:v>-1.5156542E-2</c:v>
                </c:pt>
                <c:pt idx="3830" formatCode="General">
                  <c:v>-1.5152451000000001E-2</c:v>
                </c:pt>
                <c:pt idx="3831" formatCode="General">
                  <c:v>-1.5146768999999999E-2</c:v>
                </c:pt>
                <c:pt idx="3832" formatCode="General">
                  <c:v>-1.5139606999999999E-2</c:v>
                </c:pt>
                <c:pt idx="3833" formatCode="General">
                  <c:v>-1.5131093999999999E-2</c:v>
                </c:pt>
                <c:pt idx="3834" formatCode="General">
                  <c:v>-1.5121434E-2</c:v>
                </c:pt>
                <c:pt idx="3835" formatCode="General">
                  <c:v>-1.5110501E-2</c:v>
                </c:pt>
                <c:pt idx="3836" formatCode="General">
                  <c:v>-1.509828E-2</c:v>
                </c:pt>
                <c:pt idx="3837" formatCode="General">
                  <c:v>-1.5084835E-2</c:v>
                </c:pt>
                <c:pt idx="3838" formatCode="General">
                  <c:v>-1.507029E-2</c:v>
                </c:pt>
                <c:pt idx="3839" formatCode="General">
                  <c:v>-1.5054909E-2</c:v>
                </c:pt>
                <c:pt idx="3840" formatCode="General">
                  <c:v>-1.5038930000000001E-2</c:v>
                </c:pt>
                <c:pt idx="3841" formatCode="General">
                  <c:v>-1.5022745000000001E-2</c:v>
                </c:pt>
                <c:pt idx="3842" formatCode="General">
                  <c:v>-1.5006749E-2</c:v>
                </c:pt>
                <c:pt idx="3843" formatCode="General">
                  <c:v>-1.4991203999999999E-2</c:v>
                </c:pt>
                <c:pt idx="3844" formatCode="General">
                  <c:v>-1.4976222000000001E-2</c:v>
                </c:pt>
                <c:pt idx="3845" formatCode="General">
                  <c:v>-1.4961867E-2</c:v>
                </c:pt>
                <c:pt idx="3846" formatCode="General">
                  <c:v>-1.4948209E-2</c:v>
                </c:pt>
                <c:pt idx="3847" formatCode="General">
                  <c:v>-1.4935347999999999E-2</c:v>
                </c:pt>
                <c:pt idx="3848" formatCode="General">
                  <c:v>-1.4923456999999999E-2</c:v>
                </c:pt>
                <c:pt idx="3849" formatCode="General">
                  <c:v>-1.4912643999999999E-2</c:v>
                </c:pt>
                <c:pt idx="3850" formatCode="General">
                  <c:v>-1.4903212000000001E-2</c:v>
                </c:pt>
                <c:pt idx="3851" formatCode="General">
                  <c:v>-1.4895413E-2</c:v>
                </c:pt>
                <c:pt idx="3852" formatCode="General">
                  <c:v>-1.4889378999999999E-2</c:v>
                </c:pt>
                <c:pt idx="3853" formatCode="General">
                  <c:v>-1.4885228E-2</c:v>
                </c:pt>
                <c:pt idx="3854" formatCode="General">
                  <c:v>-1.4882876E-2</c:v>
                </c:pt>
                <c:pt idx="3855" formatCode="General">
                  <c:v>-1.488244E-2</c:v>
                </c:pt>
                <c:pt idx="3856" formatCode="General">
                  <c:v>-1.4884023999999999E-2</c:v>
                </c:pt>
                <c:pt idx="3857" formatCode="General">
                  <c:v>-1.4887618E-2</c:v>
                </c:pt>
                <c:pt idx="3858" formatCode="General">
                  <c:v>-1.4893192E-2</c:v>
                </c:pt>
                <c:pt idx="3859" formatCode="General">
                  <c:v>-1.4900827E-2</c:v>
                </c:pt>
                <c:pt idx="3860" formatCode="General">
                  <c:v>-1.4910671E-2</c:v>
                </c:pt>
                <c:pt idx="3861" formatCode="General">
                  <c:v>-1.4922573E-2</c:v>
                </c:pt>
                <c:pt idx="3862" formatCode="General">
                  <c:v>-1.4936303E-2</c:v>
                </c:pt>
                <c:pt idx="3863" formatCode="General">
                  <c:v>-1.4951633000000001E-2</c:v>
                </c:pt>
                <c:pt idx="3864" formatCode="General">
                  <c:v>-1.4968479E-2</c:v>
                </c:pt>
                <c:pt idx="3865" formatCode="General">
                  <c:v>-1.4986760999999999E-2</c:v>
                </c:pt>
                <c:pt idx="3866" formatCode="General">
                  <c:v>-1.5006164000000001E-2</c:v>
                </c:pt>
                <c:pt idx="3867" formatCode="General">
                  <c:v>-1.5026339E-2</c:v>
                </c:pt>
                <c:pt idx="3868" formatCode="General">
                  <c:v>-1.5047079E-2</c:v>
                </c:pt>
                <c:pt idx="3869" formatCode="General">
                  <c:v>-1.5067997E-2</c:v>
                </c:pt>
                <c:pt idx="3870" formatCode="General">
                  <c:v>-1.5088617E-2</c:v>
                </c:pt>
                <c:pt idx="3871" formatCode="General">
                  <c:v>-1.510881E-2</c:v>
                </c:pt>
                <c:pt idx="3872" formatCode="General">
                  <c:v>-1.5128628999999999E-2</c:v>
                </c:pt>
                <c:pt idx="3873" formatCode="General">
                  <c:v>-1.5148045000000001E-2</c:v>
                </c:pt>
                <c:pt idx="3874" formatCode="General">
                  <c:v>-1.5166976E-2</c:v>
                </c:pt>
                <c:pt idx="3875" formatCode="General">
                  <c:v>-1.5185514000000001E-2</c:v>
                </c:pt>
                <c:pt idx="3876" formatCode="General">
                  <c:v>-1.5203774999999999E-2</c:v>
                </c:pt>
                <c:pt idx="3877" formatCode="General">
                  <c:v>-1.5221686999999999E-2</c:v>
                </c:pt>
                <c:pt idx="3878" formatCode="General">
                  <c:v>-1.5239134999999999E-2</c:v>
                </c:pt>
                <c:pt idx="3879" formatCode="General">
                  <c:v>-1.5256038E-2</c:v>
                </c:pt>
                <c:pt idx="3880" formatCode="General">
                  <c:v>-1.5272340000000001E-2</c:v>
                </c:pt>
                <c:pt idx="3881" formatCode="General">
                  <c:v>-1.5287821E-2</c:v>
                </c:pt>
                <c:pt idx="3882" formatCode="General">
                  <c:v>-1.5302324000000001E-2</c:v>
                </c:pt>
                <c:pt idx="3883" formatCode="General">
                  <c:v>-1.5315871999999999E-2</c:v>
                </c:pt>
                <c:pt idx="3884" formatCode="General">
                  <c:v>-1.5328295E-2</c:v>
                </c:pt>
                <c:pt idx="3885" formatCode="General">
                  <c:v>-1.5339368000000001E-2</c:v>
                </c:pt>
                <c:pt idx="3886" formatCode="General">
                  <c:v>-1.5348963E-2</c:v>
                </c:pt>
                <c:pt idx="3887" formatCode="General">
                  <c:v>-1.5356679999999999E-2</c:v>
                </c:pt>
                <c:pt idx="3888" formatCode="General">
                  <c:v>-1.5362249999999999E-2</c:v>
                </c:pt>
                <c:pt idx="3889" formatCode="General">
                  <c:v>-1.5365485E-2</c:v>
                </c:pt>
                <c:pt idx="3890" formatCode="General">
                  <c:v>-1.5366148E-2</c:v>
                </c:pt>
                <c:pt idx="3891" formatCode="General">
                  <c:v>-1.5364182000000001E-2</c:v>
                </c:pt>
                <c:pt idx="3892" formatCode="General">
                  <c:v>-1.5359641E-2</c:v>
                </c:pt>
                <c:pt idx="3893" formatCode="General">
                  <c:v>-1.5352625999999999E-2</c:v>
                </c:pt>
                <c:pt idx="3894" formatCode="General">
                  <c:v>-1.5343134E-2</c:v>
                </c:pt>
                <c:pt idx="3895" formatCode="General">
                  <c:v>-1.5331228000000001E-2</c:v>
                </c:pt>
                <c:pt idx="3896" formatCode="General">
                  <c:v>-1.5317081E-2</c:v>
                </c:pt>
                <c:pt idx="3897" formatCode="General">
                  <c:v>-1.5301006000000001E-2</c:v>
                </c:pt>
                <c:pt idx="3898" formatCode="General">
                  <c:v>-1.5283138E-2</c:v>
                </c:pt>
                <c:pt idx="3899" formatCode="General">
                  <c:v>-1.5263762E-2</c:v>
                </c:pt>
                <c:pt idx="3900" formatCode="General">
                  <c:v>-1.5243324000000001E-2</c:v>
                </c:pt>
                <c:pt idx="3901" formatCode="General">
                  <c:v>-1.522217E-2</c:v>
                </c:pt>
                <c:pt idx="3902" formatCode="General">
                  <c:v>-1.5200728E-2</c:v>
                </c:pt>
                <c:pt idx="3903" formatCode="General">
                  <c:v>-1.5179430000000001E-2</c:v>
                </c:pt>
                <c:pt idx="3904" formatCode="General">
                  <c:v>-1.515852E-2</c:v>
                </c:pt>
                <c:pt idx="3905" formatCode="General">
                  <c:v>-1.5138096E-2</c:v>
                </c:pt>
                <c:pt idx="3906" formatCode="General">
                  <c:v>-1.5118335E-2</c:v>
                </c:pt>
                <c:pt idx="3907" formatCode="General">
                  <c:v>-1.5099181E-2</c:v>
                </c:pt>
                <c:pt idx="3908" formatCode="General">
                  <c:v>-1.5080659E-2</c:v>
                </c:pt>
                <c:pt idx="3909" formatCode="General">
                  <c:v>-1.5062882999999999E-2</c:v>
                </c:pt>
                <c:pt idx="3910" formatCode="General">
                  <c:v>-1.5045845E-2</c:v>
                </c:pt>
                <c:pt idx="3911" formatCode="General">
                  <c:v>-1.5029549999999999E-2</c:v>
                </c:pt>
                <c:pt idx="3912" formatCode="General">
                  <c:v>-1.5014145E-2</c:v>
                </c:pt>
                <c:pt idx="3913" formatCode="General">
                  <c:v>-1.4999673999999999E-2</c:v>
                </c:pt>
                <c:pt idx="3914" formatCode="General">
                  <c:v>-1.4986038E-2</c:v>
                </c:pt>
                <c:pt idx="3915" formatCode="General">
                  <c:v>-1.4973056E-2</c:v>
                </c:pt>
                <c:pt idx="3916" formatCode="General">
                  <c:v>-1.4960575E-2</c:v>
                </c:pt>
                <c:pt idx="3917" formatCode="General">
                  <c:v>-1.4948446000000001E-2</c:v>
                </c:pt>
                <c:pt idx="3918" formatCode="General">
                  <c:v>-1.4936417E-2</c:v>
                </c:pt>
                <c:pt idx="3919" formatCode="General">
                  <c:v>-1.4924468999999999E-2</c:v>
                </c:pt>
                <c:pt idx="3920" formatCode="General">
                  <c:v>-1.4912603999999999E-2</c:v>
                </c:pt>
                <c:pt idx="3921" formatCode="General">
                  <c:v>-1.4900849000000001E-2</c:v>
                </c:pt>
                <c:pt idx="3922" formatCode="General">
                  <c:v>-1.4889273999999999E-2</c:v>
                </c:pt>
                <c:pt idx="3923" formatCode="General">
                  <c:v>-1.4878003000000001E-2</c:v>
                </c:pt>
                <c:pt idx="3924" formatCode="General">
                  <c:v>-1.4867148E-2</c:v>
                </c:pt>
                <c:pt idx="3925" formatCode="General">
                  <c:v>-1.4856815000000001E-2</c:v>
                </c:pt>
                <c:pt idx="3926" formatCode="General">
                  <c:v>-1.4846991E-2</c:v>
                </c:pt>
                <c:pt idx="3927" formatCode="General">
                  <c:v>-1.4837763E-2</c:v>
                </c:pt>
                <c:pt idx="3928" formatCode="General">
                  <c:v>-1.4829471E-2</c:v>
                </c:pt>
                <c:pt idx="3929" formatCode="General">
                  <c:v>-1.4822329E-2</c:v>
                </c:pt>
                <c:pt idx="3930" formatCode="General">
                  <c:v>-1.4816388999999999E-2</c:v>
                </c:pt>
                <c:pt idx="3931" formatCode="General">
                  <c:v>-1.4811626E-2</c:v>
                </c:pt>
                <c:pt idx="3932" formatCode="General">
                  <c:v>-1.4807818E-2</c:v>
                </c:pt>
                <c:pt idx="3933" formatCode="General">
                  <c:v>-1.4805018E-2</c:v>
                </c:pt>
                <c:pt idx="3934" formatCode="General">
                  <c:v>-1.4803439999999999E-2</c:v>
                </c:pt>
                <c:pt idx="3935" formatCode="General">
                  <c:v>-1.4803060999999999E-2</c:v>
                </c:pt>
                <c:pt idx="3936" formatCode="General">
                  <c:v>-1.4804009999999999E-2</c:v>
                </c:pt>
                <c:pt idx="3937" formatCode="General">
                  <c:v>-1.4806628E-2</c:v>
                </c:pt>
                <c:pt idx="3938" formatCode="General">
                  <c:v>-1.4810894E-2</c:v>
                </c:pt>
                <c:pt idx="3939" formatCode="General">
                  <c:v>-1.4816707E-2</c:v>
                </c:pt>
                <c:pt idx="3940" formatCode="General">
                  <c:v>-1.4824105000000001E-2</c:v>
                </c:pt>
                <c:pt idx="3941" formatCode="General">
                  <c:v>-1.4833058999999999E-2</c:v>
                </c:pt>
                <c:pt idx="3942" formatCode="General">
                  <c:v>-1.4843502E-2</c:v>
                </c:pt>
                <c:pt idx="3943" formatCode="General">
                  <c:v>-1.485508E-2</c:v>
                </c:pt>
                <c:pt idx="3944" formatCode="General">
                  <c:v>-1.4867673E-2</c:v>
                </c:pt>
                <c:pt idx="3945" formatCode="General">
                  <c:v>-1.4881451E-2</c:v>
                </c:pt>
                <c:pt idx="3946" formatCode="General">
                  <c:v>-1.4896438E-2</c:v>
                </c:pt>
                <c:pt idx="3947" formatCode="General">
                  <c:v>-1.4912254E-2</c:v>
                </c:pt>
                <c:pt idx="3948" formatCode="General">
                  <c:v>-1.4928744000000001E-2</c:v>
                </c:pt>
                <c:pt idx="3949" formatCode="General">
                  <c:v>-1.4945719999999999E-2</c:v>
                </c:pt>
                <c:pt idx="3950" formatCode="General">
                  <c:v>-1.496282E-2</c:v>
                </c:pt>
                <c:pt idx="3951" formatCode="General">
                  <c:v>-1.4979539E-2</c:v>
                </c:pt>
                <c:pt idx="3952" formatCode="General">
                  <c:v>-1.4995368E-2</c:v>
                </c:pt>
                <c:pt idx="3953" formatCode="General">
                  <c:v>-1.5010002E-2</c:v>
                </c:pt>
                <c:pt idx="3954" formatCode="General">
                  <c:v>-1.5023262000000001E-2</c:v>
                </c:pt>
                <c:pt idx="3955" formatCode="General">
                  <c:v>-1.5035022E-2</c:v>
                </c:pt>
                <c:pt idx="3956" formatCode="General">
                  <c:v>-1.5045261000000001E-2</c:v>
                </c:pt>
                <c:pt idx="3957" formatCode="General">
                  <c:v>-1.5053860000000001E-2</c:v>
                </c:pt>
                <c:pt idx="3958" formatCode="General">
                  <c:v>-1.5060763E-2</c:v>
                </c:pt>
                <c:pt idx="3959" formatCode="General">
                  <c:v>-1.5066123000000001E-2</c:v>
                </c:pt>
                <c:pt idx="3960" formatCode="General">
                  <c:v>-1.5069961E-2</c:v>
                </c:pt>
                <c:pt idx="3961" formatCode="General">
                  <c:v>-1.507239E-2</c:v>
                </c:pt>
                <c:pt idx="3962" formatCode="General">
                  <c:v>-1.5073843999999999E-2</c:v>
                </c:pt>
                <c:pt idx="3963" formatCode="General">
                  <c:v>-1.5074578E-2</c:v>
                </c:pt>
                <c:pt idx="3964" formatCode="General">
                  <c:v>-1.507497E-2</c:v>
                </c:pt>
                <c:pt idx="3965" formatCode="General">
                  <c:v>-1.5075743000000001E-2</c:v>
                </c:pt>
                <c:pt idx="3966" formatCode="General">
                  <c:v>-1.5077306E-2</c:v>
                </c:pt>
                <c:pt idx="3967" formatCode="General">
                  <c:v>-1.5079904E-2</c:v>
                </c:pt>
                <c:pt idx="3968" formatCode="General">
                  <c:v>-1.5083668999999999E-2</c:v>
                </c:pt>
                <c:pt idx="3969" formatCode="General">
                  <c:v>-1.5088849999999999E-2</c:v>
                </c:pt>
                <c:pt idx="3970" formatCode="General">
                  <c:v>-1.5095509E-2</c:v>
                </c:pt>
                <c:pt idx="3971" formatCode="General">
                  <c:v>-1.5103673999999999E-2</c:v>
                </c:pt>
                <c:pt idx="3972" formatCode="General">
                  <c:v>-1.5113250999999999E-2</c:v>
                </c:pt>
                <c:pt idx="3973" formatCode="General">
                  <c:v>-1.5124059E-2</c:v>
                </c:pt>
                <c:pt idx="3974" formatCode="General">
                  <c:v>-1.5136111000000001E-2</c:v>
                </c:pt>
                <c:pt idx="3975" formatCode="General">
                  <c:v>-1.5149434999999999E-2</c:v>
                </c:pt>
                <c:pt idx="3976" formatCode="General">
                  <c:v>-1.5164075000000001E-2</c:v>
                </c:pt>
                <c:pt idx="3977" formatCode="General">
                  <c:v>-1.5179863E-2</c:v>
                </c:pt>
                <c:pt idx="3978" formatCode="General">
                  <c:v>-1.5196626E-2</c:v>
                </c:pt>
                <c:pt idx="3979" formatCode="General">
                  <c:v>-1.5214234E-2</c:v>
                </c:pt>
                <c:pt idx="3980" formatCode="General">
                  <c:v>-1.5232417999999999E-2</c:v>
                </c:pt>
                <c:pt idx="3981" formatCode="General">
                  <c:v>-1.5250916E-2</c:v>
                </c:pt>
                <c:pt idx="3982" formatCode="General">
                  <c:v>-1.5269471E-2</c:v>
                </c:pt>
                <c:pt idx="3983" formatCode="General">
                  <c:v>-1.5287861E-2</c:v>
                </c:pt>
                <c:pt idx="3984" formatCode="General">
                  <c:v>-1.5306080999999999E-2</c:v>
                </c:pt>
                <c:pt idx="3985" formatCode="General">
                  <c:v>-1.5323976E-2</c:v>
                </c:pt>
                <c:pt idx="3986" formatCode="General">
                  <c:v>-1.5341486999999999E-2</c:v>
                </c:pt>
                <c:pt idx="3987" formatCode="General">
                  <c:v>-1.5358657E-2</c:v>
                </c:pt>
                <c:pt idx="3988" formatCode="General">
                  <c:v>-1.5375277999999999E-2</c:v>
                </c:pt>
                <c:pt idx="3989" formatCode="General">
                  <c:v>-1.5391139999999999E-2</c:v>
                </c:pt>
                <c:pt idx="3990" formatCode="General">
                  <c:v>-1.5405932000000001E-2</c:v>
                </c:pt>
                <c:pt idx="3991" formatCode="General">
                  <c:v>-1.5419321999999999E-2</c:v>
                </c:pt>
                <c:pt idx="3992" formatCode="General">
                  <c:v>-1.5431009000000001E-2</c:v>
                </c:pt>
                <c:pt idx="3993" formatCode="General">
                  <c:v>-1.5440779E-2</c:v>
                </c:pt>
                <c:pt idx="3994" formatCode="General">
                  <c:v>-1.544856E-2</c:v>
                </c:pt>
                <c:pt idx="3995" formatCode="General">
                  <c:v>-1.5454443E-2</c:v>
                </c:pt>
                <c:pt idx="3996" formatCode="General">
                  <c:v>-1.5458513E-2</c:v>
                </c:pt>
                <c:pt idx="3997" formatCode="General">
                  <c:v>-1.5460654000000001E-2</c:v>
                </c:pt>
                <c:pt idx="3998" formatCode="General">
                  <c:v>-1.5460879E-2</c:v>
                </c:pt>
                <c:pt idx="3999" formatCode="General">
                  <c:v>-1.5459199E-2</c:v>
                </c:pt>
                <c:pt idx="4000" formatCode="General">
                  <c:v>-1.5455442E-2</c:v>
                </c:pt>
                <c:pt idx="4001" formatCode="General">
                  <c:v>-1.5449466E-2</c:v>
                </c:pt>
                <c:pt idx="4002" formatCode="General">
                  <c:v>-1.5441214999999999E-2</c:v>
                </c:pt>
                <c:pt idx="4003" formatCode="General">
                  <c:v>-1.5430892E-2</c:v>
                </c:pt>
                <c:pt idx="4004" formatCode="General">
                  <c:v>-1.5418684E-2</c:v>
                </c:pt>
                <c:pt idx="4005" formatCode="General">
                  <c:v>-1.5404848E-2</c:v>
                </c:pt>
                <c:pt idx="4006" formatCode="General">
                  <c:v>-1.5389786000000001E-2</c:v>
                </c:pt>
                <c:pt idx="4007" formatCode="General">
                  <c:v>-1.5373662E-2</c:v>
                </c:pt>
                <c:pt idx="4008" formatCode="General">
                  <c:v>-1.5356740000000001E-2</c:v>
                </c:pt>
                <c:pt idx="4009" formatCode="General">
                  <c:v>-1.5339327E-2</c:v>
                </c:pt>
                <c:pt idx="4010" formatCode="General">
                  <c:v>-1.5321491E-2</c:v>
                </c:pt>
                <c:pt idx="4011" formatCode="General">
                  <c:v>-1.5303373E-2</c:v>
                </c:pt>
                <c:pt idx="4012" formatCode="General">
                  <c:v>-1.5285401000000001E-2</c:v>
                </c:pt>
                <c:pt idx="4013" formatCode="General">
                  <c:v>-1.5267924E-2</c:v>
                </c:pt>
                <c:pt idx="4014" formatCode="General">
                  <c:v>-1.5251284E-2</c:v>
                </c:pt>
                <c:pt idx="4015" formatCode="General">
                  <c:v>-1.5236013E-2</c:v>
                </c:pt>
                <c:pt idx="4016" formatCode="General">
                  <c:v>-1.5222619E-2</c:v>
                </c:pt>
                <c:pt idx="4017" formatCode="General">
                  <c:v>-1.5211677E-2</c:v>
                </c:pt>
                <c:pt idx="4018" formatCode="General">
                  <c:v>-1.5203543E-2</c:v>
                </c:pt>
                <c:pt idx="4019" formatCode="General">
                  <c:v>-1.5198303999999999E-2</c:v>
                </c:pt>
                <c:pt idx="4020" formatCode="General">
                  <c:v>-1.5195981000000001E-2</c:v>
                </c:pt>
                <c:pt idx="4021" formatCode="General">
                  <c:v>-1.5196612E-2</c:v>
                </c:pt>
                <c:pt idx="4022" formatCode="General">
                  <c:v>-1.5200056E-2</c:v>
                </c:pt>
                <c:pt idx="4023" formatCode="General">
                  <c:v>-1.5205989E-2</c:v>
                </c:pt>
                <c:pt idx="4024" formatCode="General">
                  <c:v>-1.5214248999999999E-2</c:v>
                </c:pt>
                <c:pt idx="4025" formatCode="General">
                  <c:v>-1.5224657000000001E-2</c:v>
                </c:pt>
                <c:pt idx="4026" formatCode="General">
                  <c:v>-1.5236980000000001E-2</c:v>
                </c:pt>
                <c:pt idx="4027" formatCode="General">
                  <c:v>-1.5251168000000001E-2</c:v>
                </c:pt>
                <c:pt idx="4028" formatCode="General">
                  <c:v>-1.5267235000000001E-2</c:v>
                </c:pt>
                <c:pt idx="4029" formatCode="General">
                  <c:v>-1.5284982000000001E-2</c:v>
                </c:pt>
                <c:pt idx="4030" formatCode="General">
                  <c:v>-1.5304059E-2</c:v>
                </c:pt>
                <c:pt idx="4031" formatCode="General">
                  <c:v>-1.5323872000000001E-2</c:v>
                </c:pt>
                <c:pt idx="4032" formatCode="General">
                  <c:v>-1.5343880000000001E-2</c:v>
                </c:pt>
                <c:pt idx="4033" formatCode="General">
                  <c:v>-1.5363564999999999E-2</c:v>
                </c:pt>
                <c:pt idx="4034" formatCode="General">
                  <c:v>-1.5382394000000001E-2</c:v>
                </c:pt>
                <c:pt idx="4035" formatCode="General">
                  <c:v>-1.5400193E-2</c:v>
                </c:pt>
                <c:pt idx="4036" formatCode="General">
                  <c:v>-1.5416899E-2</c:v>
                </c:pt>
                <c:pt idx="4037" formatCode="General">
                  <c:v>-1.5432474999999999E-2</c:v>
                </c:pt>
                <c:pt idx="4038" formatCode="General">
                  <c:v>-1.5446883999999999E-2</c:v>
                </c:pt>
                <c:pt idx="4039" formatCode="General">
                  <c:v>-1.5460022E-2</c:v>
                </c:pt>
                <c:pt idx="4040" formatCode="General">
                  <c:v>-1.5471812E-2</c:v>
                </c:pt>
                <c:pt idx="4041" formatCode="General">
                  <c:v>-1.5482278E-2</c:v>
                </c:pt>
                <c:pt idx="4042" formatCode="General">
                  <c:v>-1.5491296E-2</c:v>
                </c:pt>
                <c:pt idx="4043" formatCode="General">
                  <c:v>-1.5498962999999999E-2</c:v>
                </c:pt>
                <c:pt idx="4044" formatCode="General">
                  <c:v>-1.5505655E-2</c:v>
                </c:pt>
                <c:pt idx="4045" formatCode="General">
                  <c:v>-1.5511561E-2</c:v>
                </c:pt>
                <c:pt idx="4046" formatCode="General">
                  <c:v>-1.5517082E-2</c:v>
                </c:pt>
                <c:pt idx="4047" formatCode="General">
                  <c:v>-1.5522535E-2</c:v>
                </c:pt>
                <c:pt idx="4048" formatCode="General">
                  <c:v>-1.5528253000000001E-2</c:v>
                </c:pt>
                <c:pt idx="4049" formatCode="General">
                  <c:v>-1.5534747999999999E-2</c:v>
                </c:pt>
                <c:pt idx="4050" formatCode="General">
                  <c:v>-1.5542268E-2</c:v>
                </c:pt>
                <c:pt idx="4051" formatCode="General">
                  <c:v>-1.5551165E-2</c:v>
                </c:pt>
                <c:pt idx="4052" formatCode="General">
                  <c:v>-1.556161E-2</c:v>
                </c:pt>
                <c:pt idx="4053" formatCode="General">
                  <c:v>-1.557366E-2</c:v>
                </c:pt>
                <c:pt idx="4054" formatCode="General">
                  <c:v>-1.5587442999999999E-2</c:v>
                </c:pt>
                <c:pt idx="4055" formatCode="General">
                  <c:v>-1.5602767E-2</c:v>
                </c:pt>
                <c:pt idx="4056" formatCode="General">
                  <c:v>-1.5619398E-2</c:v>
                </c:pt>
                <c:pt idx="4057" formatCode="General">
                  <c:v>-1.5637205000000001E-2</c:v>
                </c:pt>
                <c:pt idx="4058" formatCode="General">
                  <c:v>-1.5656064000000001E-2</c:v>
                </c:pt>
                <c:pt idx="4059" formatCode="General">
                  <c:v>-1.5676025999999999E-2</c:v>
                </c:pt>
                <c:pt idx="4060" formatCode="General">
                  <c:v>-1.5697116000000001E-2</c:v>
                </c:pt>
                <c:pt idx="4061" formatCode="General">
                  <c:v>-1.5719225E-2</c:v>
                </c:pt>
                <c:pt idx="4062" formatCode="General">
                  <c:v>-1.5742061000000002E-2</c:v>
                </c:pt>
                <c:pt idx="4063" formatCode="General">
                  <c:v>-1.5765265000000001E-2</c:v>
                </c:pt>
                <c:pt idx="4064" formatCode="General">
                  <c:v>-1.5788601999999999E-2</c:v>
                </c:pt>
                <c:pt idx="4065" formatCode="General">
                  <c:v>-1.5811697E-2</c:v>
                </c:pt>
                <c:pt idx="4066" formatCode="General">
                  <c:v>-1.5834101999999999E-2</c:v>
                </c:pt>
                <c:pt idx="4067" formatCode="General">
                  <c:v>-1.5855480000000002E-2</c:v>
                </c:pt>
                <c:pt idx="4068" formatCode="General">
                  <c:v>-1.5875448E-2</c:v>
                </c:pt>
                <c:pt idx="4069" formatCode="General">
                  <c:v>-1.5893630999999998E-2</c:v>
                </c:pt>
                <c:pt idx="4070" formatCode="General">
                  <c:v>-1.5909961E-2</c:v>
                </c:pt>
                <c:pt idx="4071" formatCode="General">
                  <c:v>-1.5924668999999999E-2</c:v>
                </c:pt>
                <c:pt idx="4072" formatCode="General">
                  <c:v>-1.5937889E-2</c:v>
                </c:pt>
                <c:pt idx="4073" formatCode="General">
                  <c:v>-1.5949728E-2</c:v>
                </c:pt>
                <c:pt idx="4074" formatCode="General">
                  <c:v>-1.5960321999999999E-2</c:v>
                </c:pt>
                <c:pt idx="4075" formatCode="General">
                  <c:v>-1.5969719E-2</c:v>
                </c:pt>
                <c:pt idx="4076" formatCode="General">
                  <c:v>-1.597786E-2</c:v>
                </c:pt>
                <c:pt idx="4077" formatCode="General">
                  <c:v>-1.5984535000000001E-2</c:v>
                </c:pt>
                <c:pt idx="4078" formatCode="General">
                  <c:v>-1.5989904999999999E-2</c:v>
                </c:pt>
                <c:pt idx="4079" formatCode="General">
                  <c:v>-1.5994294999999999E-2</c:v>
                </c:pt>
                <c:pt idx="4080" formatCode="General">
                  <c:v>-1.5997656999999998E-2</c:v>
                </c:pt>
                <c:pt idx="4081" formatCode="General">
                  <c:v>-1.5999789E-2</c:v>
                </c:pt>
                <c:pt idx="4082" formatCode="General">
                  <c:v>-1.60006E-2</c:v>
                </c:pt>
                <c:pt idx="4083" formatCode="General">
                  <c:v>-1.6000067999999999E-2</c:v>
                </c:pt>
                <c:pt idx="4084" formatCode="General">
                  <c:v>-1.5998350000000001E-2</c:v>
                </c:pt>
                <c:pt idx="4085" formatCode="General">
                  <c:v>-1.5995743E-2</c:v>
                </c:pt>
                <c:pt idx="4086" formatCode="General">
                  <c:v>-1.5992274000000001E-2</c:v>
                </c:pt>
                <c:pt idx="4087" formatCode="General">
                  <c:v>-1.5988100000000002E-2</c:v>
                </c:pt>
                <c:pt idx="4088" formatCode="General">
                  <c:v>-1.5983497999999999E-2</c:v>
                </c:pt>
                <c:pt idx="4089" formatCode="General">
                  <c:v>-1.5978757999999999E-2</c:v>
                </c:pt>
                <c:pt idx="4090" formatCode="General">
                  <c:v>-1.5974186000000001E-2</c:v>
                </c:pt>
                <c:pt idx="4091" formatCode="General">
                  <c:v>-1.5970086000000001E-2</c:v>
                </c:pt>
                <c:pt idx="4092" formatCode="General">
                  <c:v>-1.5966765000000001E-2</c:v>
                </c:pt>
                <c:pt idx="4093" formatCode="General">
                  <c:v>-1.5964266000000001E-2</c:v>
                </c:pt>
                <c:pt idx="4094" formatCode="General">
                  <c:v>-1.5962647999999999E-2</c:v>
                </c:pt>
                <c:pt idx="4095" formatCode="General">
                  <c:v>-1.5962143000000002E-2</c:v>
                </c:pt>
                <c:pt idx="4096" formatCode="General">
                  <c:v>-1.5962870000000001E-2</c:v>
                </c:pt>
                <c:pt idx="4097" formatCode="General">
                  <c:v>-1.5964717999999999E-2</c:v>
                </c:pt>
                <c:pt idx="4098" formatCode="General">
                  <c:v>-1.5967474999999998E-2</c:v>
                </c:pt>
                <c:pt idx="4099" formatCode="General">
                  <c:v>-1.5970993999999999E-2</c:v>
                </c:pt>
                <c:pt idx="4100" formatCode="General">
                  <c:v>-1.5975135000000001E-2</c:v>
                </c:pt>
                <c:pt idx="4101" formatCode="General">
                  <c:v>-1.5979711000000001E-2</c:v>
                </c:pt>
                <c:pt idx="4102" formatCode="General">
                  <c:v>-1.5984669E-2</c:v>
                </c:pt>
                <c:pt idx="4103" formatCode="General">
                  <c:v>-1.5989950999999999E-2</c:v>
                </c:pt>
                <c:pt idx="4104" formatCode="General">
                  <c:v>-1.5995448999999998E-2</c:v>
                </c:pt>
                <c:pt idx="4105" formatCode="General">
                  <c:v>-1.6000965999999998E-2</c:v>
                </c:pt>
                <c:pt idx="4106" formatCode="General">
                  <c:v>-1.6006544000000001E-2</c:v>
                </c:pt>
                <c:pt idx="4107" formatCode="General">
                  <c:v>-1.601238E-2</c:v>
                </c:pt>
                <c:pt idx="4108" formatCode="General">
                  <c:v>-1.6018607000000001E-2</c:v>
                </c:pt>
                <c:pt idx="4109" formatCode="General">
                  <c:v>-1.6025380999999998E-2</c:v>
                </c:pt>
                <c:pt idx="4110" formatCode="General">
                  <c:v>-1.6032858000000001E-2</c:v>
                </c:pt>
                <c:pt idx="4111" formatCode="General">
                  <c:v>-1.6041277E-2</c:v>
                </c:pt>
                <c:pt idx="4112" formatCode="General">
                  <c:v>-1.605065E-2</c:v>
                </c:pt>
                <c:pt idx="4113" formatCode="General">
                  <c:v>-1.6060799000000001E-2</c:v>
                </c:pt>
                <c:pt idx="4114" formatCode="General">
                  <c:v>-1.6071484E-2</c:v>
                </c:pt>
                <c:pt idx="4115" formatCode="General">
                  <c:v>-1.6082603000000001E-2</c:v>
                </c:pt>
                <c:pt idx="4116" formatCode="General">
                  <c:v>-1.609389E-2</c:v>
                </c:pt>
                <c:pt idx="4117" formatCode="General">
                  <c:v>-1.6104841000000002E-2</c:v>
                </c:pt>
                <c:pt idx="4118" formatCode="General">
                  <c:v>-1.611506E-2</c:v>
                </c:pt>
                <c:pt idx="4119" formatCode="General">
                  <c:v>-1.6124378000000002E-2</c:v>
                </c:pt>
                <c:pt idx="4120" formatCode="General">
                  <c:v>-1.6132664000000001E-2</c:v>
                </c:pt>
                <c:pt idx="4121" formatCode="General">
                  <c:v>-1.6139699E-2</c:v>
                </c:pt>
                <c:pt idx="4122" formatCode="General">
                  <c:v>-1.6145512000000001E-2</c:v>
                </c:pt>
                <c:pt idx="4123" formatCode="General">
                  <c:v>-1.6149982E-2</c:v>
                </c:pt>
                <c:pt idx="4124" formatCode="General">
                  <c:v>-1.6153039000000001E-2</c:v>
                </c:pt>
                <c:pt idx="4125" formatCode="General">
                  <c:v>-1.6154699000000002E-2</c:v>
                </c:pt>
                <c:pt idx="4126" formatCode="General">
                  <c:v>-1.61549E-2</c:v>
                </c:pt>
                <c:pt idx="4127" formatCode="General">
                  <c:v>-1.6153942000000001E-2</c:v>
                </c:pt>
                <c:pt idx="4128" formatCode="General">
                  <c:v>-1.6152086999999999E-2</c:v>
                </c:pt>
                <c:pt idx="4129" formatCode="General">
                  <c:v>-1.6149427000000001E-2</c:v>
                </c:pt>
                <c:pt idx="4130" formatCode="General">
                  <c:v>-1.614612E-2</c:v>
                </c:pt>
                <c:pt idx="4131" formatCode="General">
                  <c:v>-1.6142303E-2</c:v>
                </c:pt>
                <c:pt idx="4132" formatCode="General">
                  <c:v>-1.6138165999999999E-2</c:v>
                </c:pt>
                <c:pt idx="4133" formatCode="General">
                  <c:v>-1.6133793E-2</c:v>
                </c:pt>
                <c:pt idx="4134" formatCode="General">
                  <c:v>-1.6129458999999999E-2</c:v>
                </c:pt>
                <c:pt idx="4135" formatCode="General">
                  <c:v>-1.6125512000000002E-2</c:v>
                </c:pt>
                <c:pt idx="4136" formatCode="General">
                  <c:v>-1.6122050999999998E-2</c:v>
                </c:pt>
                <c:pt idx="4137" formatCode="General">
                  <c:v>-1.6119106000000001E-2</c:v>
                </c:pt>
                <c:pt idx="4138" formatCode="General">
                  <c:v>-1.6116689999999999E-2</c:v>
                </c:pt>
                <c:pt idx="4139" formatCode="General">
                  <c:v>-1.6114878999999999E-2</c:v>
                </c:pt>
                <c:pt idx="4140" formatCode="General">
                  <c:v>-1.6113715000000001E-2</c:v>
                </c:pt>
                <c:pt idx="4141" formatCode="General">
                  <c:v>-1.6113168000000001E-2</c:v>
                </c:pt>
                <c:pt idx="4142" formatCode="General">
                  <c:v>-1.6113066999999998E-2</c:v>
                </c:pt>
                <c:pt idx="4143" formatCode="General">
                  <c:v>-1.611336E-2</c:v>
                </c:pt>
                <c:pt idx="4144" formatCode="General">
                  <c:v>-1.6114173999999998E-2</c:v>
                </c:pt>
                <c:pt idx="4145" formatCode="General">
                  <c:v>-1.6115300999999999E-2</c:v>
                </c:pt>
                <c:pt idx="4146" formatCode="General">
                  <c:v>-1.611659E-2</c:v>
                </c:pt>
                <c:pt idx="4147" formatCode="General">
                  <c:v>-1.6118220999999999E-2</c:v>
                </c:pt>
                <c:pt idx="4148" formatCode="General">
                  <c:v>-1.6120104E-2</c:v>
                </c:pt>
                <c:pt idx="4149" formatCode="General">
                  <c:v>-1.6122261999999998E-2</c:v>
                </c:pt>
                <c:pt idx="4150" formatCode="General">
                  <c:v>-1.6124283999999999E-2</c:v>
                </c:pt>
                <c:pt idx="4151" formatCode="General">
                  <c:v>-1.6125628999999999E-2</c:v>
                </c:pt>
                <c:pt idx="4152" formatCode="General">
                  <c:v>-1.6126946E-2</c:v>
                </c:pt>
                <c:pt idx="4153" formatCode="General">
                  <c:v>-1.6129099000000001E-2</c:v>
                </c:pt>
                <c:pt idx="4154" formatCode="General">
                  <c:v>-1.6132225E-2</c:v>
                </c:pt>
                <c:pt idx="4155" formatCode="General">
                  <c:v>-1.6135934000000001E-2</c:v>
                </c:pt>
                <c:pt idx="4156" formatCode="General">
                  <c:v>-1.6139765E-2</c:v>
                </c:pt>
                <c:pt idx="4157" formatCode="General">
                  <c:v>-1.6143258000000001E-2</c:v>
                </c:pt>
                <c:pt idx="4158" formatCode="General">
                  <c:v>-1.6145981E-2</c:v>
                </c:pt>
                <c:pt idx="4159" formatCode="General">
                  <c:v>-1.6147692000000002E-2</c:v>
                </c:pt>
                <c:pt idx="4160" formatCode="General">
                  <c:v>-1.6148204999999999E-2</c:v>
                </c:pt>
                <c:pt idx="4161" formatCode="General">
                  <c:v>-1.6147297000000001E-2</c:v>
                </c:pt>
                <c:pt idx="4162" formatCode="General">
                  <c:v>-1.6144769E-2</c:v>
                </c:pt>
                <c:pt idx="4163" formatCode="General">
                  <c:v>-1.6140581000000001E-2</c:v>
                </c:pt>
                <c:pt idx="4164" formatCode="General">
                  <c:v>-1.6134708000000001E-2</c:v>
                </c:pt>
                <c:pt idx="4165" formatCode="General">
                  <c:v>-1.6126964000000001E-2</c:v>
                </c:pt>
                <c:pt idx="4166" formatCode="General">
                  <c:v>-1.6117167000000002E-2</c:v>
                </c:pt>
                <c:pt idx="4167" formatCode="General">
                  <c:v>-1.6105165000000001E-2</c:v>
                </c:pt>
                <c:pt idx="4168" formatCode="General">
                  <c:v>-1.6090887000000002E-2</c:v>
                </c:pt>
                <c:pt idx="4169" formatCode="General">
                  <c:v>-1.6074359999999999E-2</c:v>
                </c:pt>
                <c:pt idx="4170" formatCode="General">
                  <c:v>-1.6055527999999999E-2</c:v>
                </c:pt>
                <c:pt idx="4171" formatCode="General">
                  <c:v>-1.6034343E-2</c:v>
                </c:pt>
                <c:pt idx="4172" formatCode="General">
                  <c:v>-1.6010944999999999E-2</c:v>
                </c:pt>
                <c:pt idx="4173" formatCode="General">
                  <c:v>-1.5985479E-2</c:v>
                </c:pt>
                <c:pt idx="4174" formatCode="General">
                  <c:v>-1.5958206999999999E-2</c:v>
                </c:pt>
                <c:pt idx="4175" formatCode="General">
                  <c:v>-1.5929557E-2</c:v>
                </c:pt>
                <c:pt idx="4176" formatCode="General">
                  <c:v>-1.5899989999999999E-2</c:v>
                </c:pt>
                <c:pt idx="4177" formatCode="General">
                  <c:v>-1.5870011999999999E-2</c:v>
                </c:pt>
                <c:pt idx="4178" formatCode="General">
                  <c:v>-1.5839994E-2</c:v>
                </c:pt>
                <c:pt idx="4179" formatCode="General">
                  <c:v>-1.5810016E-2</c:v>
                </c:pt>
                <c:pt idx="4180" formatCode="General">
                  <c:v>-1.5780163999999999E-2</c:v>
                </c:pt>
                <c:pt idx="4181" formatCode="General">
                  <c:v>-1.5750435E-2</c:v>
                </c:pt>
                <c:pt idx="4182" formatCode="General">
                  <c:v>-1.5720738000000001E-2</c:v>
                </c:pt>
                <c:pt idx="4183" formatCode="General">
                  <c:v>-1.5691057000000001E-2</c:v>
                </c:pt>
                <c:pt idx="4184" formatCode="General">
                  <c:v>-1.5661494000000001E-2</c:v>
                </c:pt>
                <c:pt idx="4185" formatCode="General">
                  <c:v>-1.5632396E-2</c:v>
                </c:pt>
                <c:pt idx="4186" formatCode="General">
                  <c:v>-1.5604421E-2</c:v>
                </c:pt>
                <c:pt idx="4187" formatCode="General">
                  <c:v>-1.5578036999999999E-2</c:v>
                </c:pt>
                <c:pt idx="4188" formatCode="General">
                  <c:v>-1.5553025E-2</c:v>
                </c:pt>
                <c:pt idx="4189" formatCode="General">
                  <c:v>-1.5529385999999999E-2</c:v>
                </c:pt>
                <c:pt idx="4190" formatCode="General">
                  <c:v>-1.5507231E-2</c:v>
                </c:pt>
                <c:pt idx="4191" formatCode="General">
                  <c:v>-1.5486267E-2</c:v>
                </c:pt>
                <c:pt idx="4192" formatCode="General">
                  <c:v>-1.5466428000000001E-2</c:v>
                </c:pt>
                <c:pt idx="4193" formatCode="General">
                  <c:v>-1.5447766E-2</c:v>
                </c:pt>
                <c:pt idx="4194" formatCode="General">
                  <c:v>-1.5430007000000001E-2</c:v>
                </c:pt>
                <c:pt idx="4195" formatCode="General">
                  <c:v>-1.5413112E-2</c:v>
                </c:pt>
                <c:pt idx="4196" formatCode="General">
                  <c:v>-1.5397294000000001E-2</c:v>
                </c:pt>
                <c:pt idx="4197" formatCode="General">
                  <c:v>-1.5382632E-2</c:v>
                </c:pt>
                <c:pt idx="4198" formatCode="General">
                  <c:v>-1.5369383E-2</c:v>
                </c:pt>
                <c:pt idx="4199" formatCode="General">
                  <c:v>-1.5357648E-2</c:v>
                </c:pt>
                <c:pt idx="4200" formatCode="General">
                  <c:v>-1.5347446000000001E-2</c:v>
                </c:pt>
                <c:pt idx="4201" formatCode="General">
                  <c:v>-1.5338826999999999E-2</c:v>
                </c:pt>
                <c:pt idx="4202" formatCode="General">
                  <c:v>-1.5331614E-2</c:v>
                </c:pt>
                <c:pt idx="4203" formatCode="General">
                  <c:v>-1.5325604E-2</c:v>
                </c:pt>
                <c:pt idx="4204" formatCode="General">
                  <c:v>-1.5320785E-2</c:v>
                </c:pt>
                <c:pt idx="4205" formatCode="General">
                  <c:v>-1.5317235E-2</c:v>
                </c:pt>
                <c:pt idx="4206" formatCode="General">
                  <c:v>-1.5315146999999999E-2</c:v>
                </c:pt>
                <c:pt idx="4207" formatCode="General">
                  <c:v>-1.5314609E-2</c:v>
                </c:pt>
                <c:pt idx="4208" formatCode="General">
                  <c:v>-1.5315499999999999E-2</c:v>
                </c:pt>
                <c:pt idx="4209" formatCode="General">
                  <c:v>-1.5317858E-2</c:v>
                </c:pt>
                <c:pt idx="4210" formatCode="General">
                  <c:v>-1.5321604000000001E-2</c:v>
                </c:pt>
                <c:pt idx="4211" formatCode="General">
                  <c:v>-1.5326472000000001E-2</c:v>
                </c:pt>
                <c:pt idx="4212" formatCode="General">
                  <c:v>-1.5332378000000001E-2</c:v>
                </c:pt>
                <c:pt idx="4213" formatCode="General">
                  <c:v>-1.5339294E-2</c:v>
                </c:pt>
                <c:pt idx="4214" formatCode="General">
                  <c:v>-1.5347087000000001E-2</c:v>
                </c:pt>
                <c:pt idx="4215" formatCode="General">
                  <c:v>-1.5355806E-2</c:v>
                </c:pt>
                <c:pt idx="4216" formatCode="General">
                  <c:v>-1.5365347E-2</c:v>
                </c:pt>
                <c:pt idx="4217" formatCode="General">
                  <c:v>-1.5375590999999999E-2</c:v>
                </c:pt>
                <c:pt idx="4218" formatCode="General">
                  <c:v>-1.5386519E-2</c:v>
                </c:pt>
                <c:pt idx="4219" formatCode="General">
                  <c:v>-1.5397895E-2</c:v>
                </c:pt>
                <c:pt idx="4220" formatCode="General">
                  <c:v>-1.5409552999999999E-2</c:v>
                </c:pt>
                <c:pt idx="4221" formatCode="General">
                  <c:v>-1.542147E-2</c:v>
                </c:pt>
                <c:pt idx="4222" formatCode="General">
                  <c:v>-1.5433631999999999E-2</c:v>
                </c:pt>
                <c:pt idx="4223" formatCode="General">
                  <c:v>-1.5446191E-2</c:v>
                </c:pt>
                <c:pt idx="4224" formatCode="General">
                  <c:v>-1.5459163999999999E-2</c:v>
                </c:pt>
                <c:pt idx="4225" formatCode="General">
                  <c:v>-1.5472336999999999E-2</c:v>
                </c:pt>
                <c:pt idx="4226" formatCode="General">
                  <c:v>-1.5485563000000001E-2</c:v>
                </c:pt>
                <c:pt idx="4227" formatCode="General">
                  <c:v>-1.5498873999999999E-2</c:v>
                </c:pt>
                <c:pt idx="4228" formatCode="General">
                  <c:v>-1.5512450000000001E-2</c:v>
                </c:pt>
                <c:pt idx="4229" formatCode="General">
                  <c:v>-1.5526214999999999E-2</c:v>
                </c:pt>
                <c:pt idx="4230" formatCode="General">
                  <c:v>-1.5540159E-2</c:v>
                </c:pt>
                <c:pt idx="4231" formatCode="General">
                  <c:v>-1.5554471E-2</c:v>
                </c:pt>
                <c:pt idx="4232" formatCode="General">
                  <c:v>-1.5569153000000001E-2</c:v>
                </c:pt>
                <c:pt idx="4233" formatCode="General">
                  <c:v>-1.5584202E-2</c:v>
                </c:pt>
                <c:pt idx="4234" formatCode="General">
                  <c:v>-1.5599557999999999E-2</c:v>
                </c:pt>
                <c:pt idx="4235" formatCode="General">
                  <c:v>-1.5614934E-2</c:v>
                </c:pt>
                <c:pt idx="4236" formatCode="General">
                  <c:v>-1.5630270000000002E-2</c:v>
                </c:pt>
                <c:pt idx="4237" formatCode="General">
                  <c:v>-1.5645457000000002E-2</c:v>
                </c:pt>
                <c:pt idx="4238" formatCode="General">
                  <c:v>-1.5660521E-2</c:v>
                </c:pt>
                <c:pt idx="4239" formatCode="General">
                  <c:v>-1.5675476000000001E-2</c:v>
                </c:pt>
                <c:pt idx="4240" formatCode="General">
                  <c:v>-1.5690141000000001E-2</c:v>
                </c:pt>
                <c:pt idx="4241" formatCode="General">
                  <c:v>-1.5704552E-2</c:v>
                </c:pt>
                <c:pt idx="4242" formatCode="General">
                  <c:v>-1.5718639E-2</c:v>
                </c:pt>
                <c:pt idx="4243" formatCode="General">
                  <c:v>-1.5732627999999999E-2</c:v>
                </c:pt>
                <c:pt idx="4244" formatCode="General">
                  <c:v>-1.5746626E-2</c:v>
                </c:pt>
                <c:pt idx="4245" formatCode="General">
                  <c:v>-1.5760481999999999E-2</c:v>
                </c:pt>
                <c:pt idx="4246" formatCode="General">
                  <c:v>-1.5773974999999999E-2</c:v>
                </c:pt>
                <c:pt idx="4247" formatCode="General">
                  <c:v>-1.5786872E-2</c:v>
                </c:pt>
                <c:pt idx="4248" formatCode="General">
                  <c:v>-1.5798844999999999E-2</c:v>
                </c:pt>
                <c:pt idx="4249" formatCode="General">
                  <c:v>-1.5809548E-2</c:v>
                </c:pt>
                <c:pt idx="4250" formatCode="General">
                  <c:v>-1.5819106999999999E-2</c:v>
                </c:pt>
                <c:pt idx="4251" formatCode="General">
                  <c:v>-1.5827443E-2</c:v>
                </c:pt>
                <c:pt idx="4252" formatCode="General">
                  <c:v>-1.5834266999999999E-2</c:v>
                </c:pt>
                <c:pt idx="4253" formatCode="General">
                  <c:v>-1.5839572E-2</c:v>
                </c:pt>
                <c:pt idx="4254" formatCode="General">
                  <c:v>-1.5843471000000001E-2</c:v>
                </c:pt>
                <c:pt idx="4255" formatCode="General">
                  <c:v>-1.5846223E-2</c:v>
                </c:pt>
                <c:pt idx="4256" formatCode="General">
                  <c:v>-1.5848074E-2</c:v>
                </c:pt>
                <c:pt idx="4257" formatCode="General">
                  <c:v>-1.5849111999999999E-2</c:v>
                </c:pt>
                <c:pt idx="4258" formatCode="General">
                  <c:v>-1.584936E-2</c:v>
                </c:pt>
                <c:pt idx="4259" formatCode="General">
                  <c:v>-1.5848904E-2</c:v>
                </c:pt>
                <c:pt idx="4260" formatCode="General">
                  <c:v>-1.5847938999999998E-2</c:v>
                </c:pt>
                <c:pt idx="4261" formatCode="General">
                  <c:v>-1.5846945000000001E-2</c:v>
                </c:pt>
                <c:pt idx="4262" formatCode="General">
                  <c:v>-1.5846374999999999E-2</c:v>
                </c:pt>
                <c:pt idx="4263" formatCode="General">
                  <c:v>-1.5846411000000001E-2</c:v>
                </c:pt>
                <c:pt idx="4264" formatCode="General">
                  <c:v>-1.5847267000000002E-2</c:v>
                </c:pt>
                <c:pt idx="4265" formatCode="General">
                  <c:v>-1.5849287E-2</c:v>
                </c:pt>
                <c:pt idx="4266" formatCode="General">
                  <c:v>-1.5852740000000001E-2</c:v>
                </c:pt>
                <c:pt idx="4267" formatCode="General">
                  <c:v>-1.5857578000000001E-2</c:v>
                </c:pt>
                <c:pt idx="4268" formatCode="General">
                  <c:v>-1.5863644E-2</c:v>
                </c:pt>
                <c:pt idx="4269" formatCode="General">
                  <c:v>-1.5870907E-2</c:v>
                </c:pt>
                <c:pt idx="4270" formatCode="General">
                  <c:v>-1.5879388000000001E-2</c:v>
                </c:pt>
                <c:pt idx="4271" formatCode="General">
                  <c:v>-1.5889143000000001E-2</c:v>
                </c:pt>
                <c:pt idx="4272" formatCode="General">
                  <c:v>-1.5900137000000002E-2</c:v>
                </c:pt>
                <c:pt idx="4273" formatCode="General">
                  <c:v>-1.5912243E-2</c:v>
                </c:pt>
                <c:pt idx="4274" formatCode="General">
                  <c:v>-1.5925159000000001E-2</c:v>
                </c:pt>
                <c:pt idx="4275" formatCode="General">
                  <c:v>-1.5938531999999998E-2</c:v>
                </c:pt>
                <c:pt idx="4276" formatCode="General">
                  <c:v>-1.5952154999999999E-2</c:v>
                </c:pt>
                <c:pt idx="4277" formatCode="General">
                  <c:v>-1.5965771E-2</c:v>
                </c:pt>
                <c:pt idx="4278" formatCode="General">
                  <c:v>-1.5979172999999999E-2</c:v>
                </c:pt>
                <c:pt idx="4279" formatCode="General">
                  <c:v>-1.5992467999999999E-2</c:v>
                </c:pt>
                <c:pt idx="4280" formatCode="General">
                  <c:v>-1.6005770999999998E-2</c:v>
                </c:pt>
                <c:pt idx="4281" formatCode="General">
                  <c:v>-1.6019083E-2</c:v>
                </c:pt>
                <c:pt idx="4282" formatCode="General">
                  <c:v>-1.603245E-2</c:v>
                </c:pt>
                <c:pt idx="4283" formatCode="General">
                  <c:v>-1.6045759999999999E-2</c:v>
                </c:pt>
                <c:pt idx="4284" formatCode="General">
                  <c:v>-1.6058887000000001E-2</c:v>
                </c:pt>
                <c:pt idx="4285" formatCode="General">
                  <c:v>-1.6071843999999998E-2</c:v>
                </c:pt>
                <c:pt idx="4286" formatCode="General">
                  <c:v>-1.6084724000000002E-2</c:v>
                </c:pt>
                <c:pt idx="4287" formatCode="General">
                  <c:v>-1.6097553000000001E-2</c:v>
                </c:pt>
                <c:pt idx="4288" formatCode="General">
                  <c:v>-1.6110477000000002E-2</c:v>
                </c:pt>
                <c:pt idx="4289" formatCode="General">
                  <c:v>-1.6123525999999999E-2</c:v>
                </c:pt>
                <c:pt idx="4290" formatCode="General">
                  <c:v>-1.6136648E-2</c:v>
                </c:pt>
                <c:pt idx="4291" formatCode="General">
                  <c:v>-1.6149975E-2</c:v>
                </c:pt>
                <c:pt idx="4292" formatCode="General">
                  <c:v>-1.6163479000000001E-2</c:v>
                </c:pt>
                <c:pt idx="4293" formatCode="General">
                  <c:v>-1.6177218E-2</c:v>
                </c:pt>
                <c:pt idx="4294" formatCode="General">
                  <c:v>-1.6191312999999999E-2</c:v>
                </c:pt>
                <c:pt idx="4295" formatCode="General">
                  <c:v>-1.6205668999999999E-2</c:v>
                </c:pt>
                <c:pt idx="4296" formatCode="General">
                  <c:v>-1.6220101000000001E-2</c:v>
                </c:pt>
                <c:pt idx="4297" formatCode="General">
                  <c:v>-1.6234350000000002E-2</c:v>
                </c:pt>
                <c:pt idx="4298" formatCode="General">
                  <c:v>-1.6248148E-2</c:v>
                </c:pt>
                <c:pt idx="4299" formatCode="General">
                  <c:v>-1.6261444E-2</c:v>
                </c:pt>
                <c:pt idx="4300" formatCode="General">
                  <c:v>-1.6274477999999998E-2</c:v>
                </c:pt>
                <c:pt idx="4301" formatCode="General">
                  <c:v>-1.6287457000000002E-2</c:v>
                </c:pt>
                <c:pt idx="4302" formatCode="General">
                  <c:v>-1.6300713000000001E-2</c:v>
                </c:pt>
                <c:pt idx="4303" formatCode="General">
                  <c:v>-1.6314519E-2</c:v>
                </c:pt>
                <c:pt idx="4304" formatCode="General">
                  <c:v>-1.6328958000000001E-2</c:v>
                </c:pt>
                <c:pt idx="4305" formatCode="General">
                  <c:v>-1.6343940000000001E-2</c:v>
                </c:pt>
                <c:pt idx="4306" formatCode="General">
                  <c:v>-1.6359229999999999E-2</c:v>
                </c:pt>
                <c:pt idx="4307" formatCode="General">
                  <c:v>-1.6374903999999999E-2</c:v>
                </c:pt>
                <c:pt idx="4308" formatCode="General">
                  <c:v>-1.6390994999999998E-2</c:v>
                </c:pt>
                <c:pt idx="4309" formatCode="General">
                  <c:v>-1.6407181999999999E-2</c:v>
                </c:pt>
                <c:pt idx="4310" formatCode="General">
                  <c:v>-1.6423162000000002E-2</c:v>
                </c:pt>
                <c:pt idx="4311" formatCode="General">
                  <c:v>-1.6438761999999999E-2</c:v>
                </c:pt>
                <c:pt idx="4312" formatCode="General">
                  <c:v>-1.6453941E-2</c:v>
                </c:pt>
                <c:pt idx="4313" formatCode="General">
                  <c:v>-1.6468544000000002E-2</c:v>
                </c:pt>
                <c:pt idx="4314" formatCode="General">
                  <c:v>-1.6482403999999999E-2</c:v>
                </c:pt>
                <c:pt idx="4315" formatCode="General">
                  <c:v>-1.6495459000000001E-2</c:v>
                </c:pt>
                <c:pt idx="4316" formatCode="General">
                  <c:v>-1.6507620000000001E-2</c:v>
                </c:pt>
                <c:pt idx="4317" formatCode="General">
                  <c:v>-1.6518873999999999E-2</c:v>
                </c:pt>
                <c:pt idx="4318" formatCode="General">
                  <c:v>-1.6529098999999998E-2</c:v>
                </c:pt>
                <c:pt idx="4319" formatCode="General">
                  <c:v>-1.6538263000000001E-2</c:v>
                </c:pt>
                <c:pt idx="4320" formatCode="General">
                  <c:v>-1.6546287E-2</c:v>
                </c:pt>
                <c:pt idx="4321" formatCode="General">
                  <c:v>-1.6553198000000002E-2</c:v>
                </c:pt>
                <c:pt idx="4322" formatCode="General">
                  <c:v>-1.6559343000000001E-2</c:v>
                </c:pt>
                <c:pt idx="4323" formatCode="General">
                  <c:v>-1.6564868E-2</c:v>
                </c:pt>
                <c:pt idx="4324" formatCode="General">
                  <c:v>-1.6569902000000001E-2</c:v>
                </c:pt>
                <c:pt idx="4325" formatCode="General">
                  <c:v>-1.6574623E-2</c:v>
                </c:pt>
                <c:pt idx="4326" formatCode="General">
                  <c:v>-1.6578978000000001E-2</c:v>
                </c:pt>
                <c:pt idx="4327" formatCode="General">
                  <c:v>-1.6582895E-2</c:v>
                </c:pt>
                <c:pt idx="4328" formatCode="General">
                  <c:v>-1.6586310999999999E-2</c:v>
                </c:pt>
                <c:pt idx="4329" formatCode="General">
                  <c:v>-1.6589294000000001E-2</c:v>
                </c:pt>
                <c:pt idx="4330" formatCode="General">
                  <c:v>-1.6591885000000001E-2</c:v>
                </c:pt>
                <c:pt idx="4331" formatCode="General">
                  <c:v>-1.6593915000000001E-2</c:v>
                </c:pt>
                <c:pt idx="4332" formatCode="General">
                  <c:v>-1.6595085999999998E-2</c:v>
                </c:pt>
                <c:pt idx="4333" formatCode="General">
                  <c:v>-1.6595023E-2</c:v>
                </c:pt>
                <c:pt idx="4334" formatCode="General">
                  <c:v>-1.6593566000000001E-2</c:v>
                </c:pt>
                <c:pt idx="4335" formatCode="General">
                  <c:v>-1.6590708999999999E-2</c:v>
                </c:pt>
                <c:pt idx="4336" formatCode="General">
                  <c:v>-1.6586426000000001E-2</c:v>
                </c:pt>
                <c:pt idx="4337" formatCode="General">
                  <c:v>-1.6580767E-2</c:v>
                </c:pt>
                <c:pt idx="4338" formatCode="General">
                  <c:v>-1.6574076E-2</c:v>
                </c:pt>
                <c:pt idx="4339" formatCode="General">
                  <c:v>-1.6566482E-2</c:v>
                </c:pt>
                <c:pt idx="4340" formatCode="General">
                  <c:v>-1.6557942999999999E-2</c:v>
                </c:pt>
                <c:pt idx="4341" formatCode="General">
                  <c:v>-1.6548627999999999E-2</c:v>
                </c:pt>
                <c:pt idx="4342" formatCode="General">
                  <c:v>-1.6538593000000001E-2</c:v>
                </c:pt>
                <c:pt idx="4343" formatCode="General">
                  <c:v>-1.6528095E-2</c:v>
                </c:pt>
                <c:pt idx="4344" formatCode="General">
                  <c:v>-1.6517674E-2</c:v>
                </c:pt>
                <c:pt idx="4345" formatCode="General">
                  <c:v>-1.6507763000000002E-2</c:v>
                </c:pt>
                <c:pt idx="4346" formatCode="General">
                  <c:v>-1.6498592999999999E-2</c:v>
                </c:pt>
                <c:pt idx="4347" formatCode="General">
                  <c:v>-1.6490108E-2</c:v>
                </c:pt>
                <c:pt idx="4348" formatCode="General">
                  <c:v>-1.6482083000000002E-2</c:v>
                </c:pt>
                <c:pt idx="4349" formatCode="General">
                  <c:v>-1.6474603000000001E-2</c:v>
                </c:pt>
                <c:pt idx="4350" formatCode="General">
                  <c:v>-1.6467948999999999E-2</c:v>
                </c:pt>
                <c:pt idx="4351" formatCode="General">
                  <c:v>-1.6462122999999999E-2</c:v>
                </c:pt>
                <c:pt idx="4352" formatCode="General">
                  <c:v>-1.6457105999999999E-2</c:v>
                </c:pt>
                <c:pt idx="4353" formatCode="General">
                  <c:v>-1.6453254E-2</c:v>
                </c:pt>
                <c:pt idx="4354" formatCode="General">
                  <c:v>-1.6450968E-2</c:v>
                </c:pt>
                <c:pt idx="4355" formatCode="General">
                  <c:v>-1.6450365000000002E-2</c:v>
                </c:pt>
                <c:pt idx="4356" formatCode="General">
                  <c:v>-1.6451062999999998E-2</c:v>
                </c:pt>
                <c:pt idx="4357" formatCode="General">
                  <c:v>-1.6453051E-2</c:v>
                </c:pt>
                <c:pt idx="4358" formatCode="General">
                  <c:v>-1.6456722999999999E-2</c:v>
                </c:pt>
                <c:pt idx="4359" formatCode="General">
                  <c:v>-1.6461982E-2</c:v>
                </c:pt>
                <c:pt idx="4360" formatCode="General">
                  <c:v>-1.6468686E-2</c:v>
                </c:pt>
                <c:pt idx="4361" formatCode="General">
                  <c:v>-1.6476882000000002E-2</c:v>
                </c:pt>
                <c:pt idx="4362" formatCode="General">
                  <c:v>-1.6486443E-2</c:v>
                </c:pt>
                <c:pt idx="4363" formatCode="General">
                  <c:v>-1.6497146000000001E-2</c:v>
                </c:pt>
                <c:pt idx="4364" formatCode="General">
                  <c:v>-1.6508881999999999E-2</c:v>
                </c:pt>
                <c:pt idx="4365" formatCode="General">
                  <c:v>-1.6521509E-2</c:v>
                </c:pt>
                <c:pt idx="4366" formatCode="General">
                  <c:v>-1.6534604000000001E-2</c:v>
                </c:pt>
                <c:pt idx="4367" formatCode="General">
                  <c:v>-1.6547829999999999E-2</c:v>
                </c:pt>
                <c:pt idx="4368" formatCode="General">
                  <c:v>-1.6561004000000001E-2</c:v>
                </c:pt>
                <c:pt idx="4369" formatCode="General">
                  <c:v>-1.6573681999999999E-2</c:v>
                </c:pt>
                <c:pt idx="4370" formatCode="General">
                  <c:v>-1.6585388E-2</c:v>
                </c:pt>
                <c:pt idx="4371" formatCode="General">
                  <c:v>-1.6595795E-2</c:v>
                </c:pt>
                <c:pt idx="4372" formatCode="General">
                  <c:v>-1.6604701999999999E-2</c:v>
                </c:pt>
                <c:pt idx="4373" formatCode="General">
                  <c:v>-1.6611805E-2</c:v>
                </c:pt>
                <c:pt idx="4374" formatCode="General">
                  <c:v>-1.6616830999999999E-2</c:v>
                </c:pt>
                <c:pt idx="4375" formatCode="General">
                  <c:v>-1.6619887999999999E-2</c:v>
                </c:pt>
                <c:pt idx="4376" formatCode="General">
                  <c:v>-1.662106E-2</c:v>
                </c:pt>
                <c:pt idx="4377" formatCode="General">
                  <c:v>-1.6620395E-2</c:v>
                </c:pt>
                <c:pt idx="4378" formatCode="General">
                  <c:v>-1.6618167999999999E-2</c:v>
                </c:pt>
                <c:pt idx="4379" formatCode="General">
                  <c:v>-1.6614741999999998E-2</c:v>
                </c:pt>
                <c:pt idx="4380" formatCode="General">
                  <c:v>-1.6610393000000001E-2</c:v>
                </c:pt>
                <c:pt idx="4381" formatCode="General">
                  <c:v>-1.6605328999999999E-2</c:v>
                </c:pt>
                <c:pt idx="4382" formatCode="General">
                  <c:v>-1.6599697E-2</c:v>
                </c:pt>
                <c:pt idx="4383" formatCode="General">
                  <c:v>-1.6593718E-2</c:v>
                </c:pt>
                <c:pt idx="4384" formatCode="General">
                  <c:v>-1.6587688E-2</c:v>
                </c:pt>
                <c:pt idx="4385" formatCode="General">
                  <c:v>-1.6581848999999999E-2</c:v>
                </c:pt>
                <c:pt idx="4386" formatCode="General">
                  <c:v>-1.6576325999999999E-2</c:v>
                </c:pt>
                <c:pt idx="4387" formatCode="General">
                  <c:v>-1.6571149E-2</c:v>
                </c:pt>
                <c:pt idx="4388" formatCode="General">
                  <c:v>-1.6566245E-2</c:v>
                </c:pt>
                <c:pt idx="4389" formatCode="General">
                  <c:v>-1.6561352000000001E-2</c:v>
                </c:pt>
                <c:pt idx="4390" formatCode="General">
                  <c:v>-1.6556301999999998E-2</c:v>
                </c:pt>
                <c:pt idx="4391" formatCode="General">
                  <c:v>-1.6550978000000001E-2</c:v>
                </c:pt>
                <c:pt idx="4392" formatCode="General">
                  <c:v>-1.6545244000000001E-2</c:v>
                </c:pt>
                <c:pt idx="4393" formatCode="General">
                  <c:v>-1.6539122999999999E-2</c:v>
                </c:pt>
                <c:pt idx="4394" formatCode="General">
                  <c:v>-1.6532755999999999E-2</c:v>
                </c:pt>
                <c:pt idx="4395" formatCode="General">
                  <c:v>-1.6526249999999999E-2</c:v>
                </c:pt>
                <c:pt idx="4396" formatCode="General">
                  <c:v>-1.6519542000000002E-2</c:v>
                </c:pt>
                <c:pt idx="4397" formatCode="General">
                  <c:v>-1.6512643E-2</c:v>
                </c:pt>
                <c:pt idx="4398" formatCode="General">
                  <c:v>-1.6505577E-2</c:v>
                </c:pt>
                <c:pt idx="4399" formatCode="General">
                  <c:v>-1.6498232000000002E-2</c:v>
                </c:pt>
                <c:pt idx="4400" formatCode="General">
                  <c:v>-1.6490591999999998E-2</c:v>
                </c:pt>
                <c:pt idx="4401" formatCode="General">
                  <c:v>-1.6482492000000001E-2</c:v>
                </c:pt>
                <c:pt idx="4402" formatCode="General">
                  <c:v>-1.6473897000000001E-2</c:v>
                </c:pt>
                <c:pt idx="4403" formatCode="General">
                  <c:v>-1.6464917999999999E-2</c:v>
                </c:pt>
                <c:pt idx="4404" formatCode="General">
                  <c:v>-1.6455531999999998E-2</c:v>
                </c:pt>
                <c:pt idx="4405" formatCode="General">
                  <c:v>-1.6445602E-2</c:v>
                </c:pt>
                <c:pt idx="4406" formatCode="General">
                  <c:v>-1.6434931E-2</c:v>
                </c:pt>
                <c:pt idx="4407" formatCode="General">
                  <c:v>-1.6423655999999998E-2</c:v>
                </c:pt>
                <c:pt idx="4408" formatCode="General">
                  <c:v>-1.6412010000000001E-2</c:v>
                </c:pt>
                <c:pt idx="4409" formatCode="General">
                  <c:v>-1.6399960000000002E-2</c:v>
                </c:pt>
                <c:pt idx="4410" formatCode="General">
                  <c:v>-1.6387573999999999E-2</c:v>
                </c:pt>
                <c:pt idx="4411" formatCode="General">
                  <c:v>-1.6375115999999999E-2</c:v>
                </c:pt>
                <c:pt idx="4412" formatCode="General">
                  <c:v>-1.6362690999999999E-2</c:v>
                </c:pt>
                <c:pt idx="4413" formatCode="General">
                  <c:v>-1.635031E-2</c:v>
                </c:pt>
                <c:pt idx="4414" formatCode="General">
                  <c:v>-1.6338031999999999E-2</c:v>
                </c:pt>
                <c:pt idx="4415" formatCode="General">
                  <c:v>-1.6325854000000001E-2</c:v>
                </c:pt>
                <c:pt idx="4416" formatCode="General">
                  <c:v>-1.6313950000000001E-2</c:v>
                </c:pt>
                <c:pt idx="4417" formatCode="General">
                  <c:v>-1.6302535999999999E-2</c:v>
                </c:pt>
                <c:pt idx="4418" formatCode="General">
                  <c:v>-1.6291877999999999E-2</c:v>
                </c:pt>
                <c:pt idx="4419" formatCode="General">
                  <c:v>-1.6282089E-2</c:v>
                </c:pt>
                <c:pt idx="4420" formatCode="General">
                  <c:v>-1.6273103000000001E-2</c:v>
                </c:pt>
                <c:pt idx="4421" formatCode="General">
                  <c:v>-1.6264834999999998E-2</c:v>
                </c:pt>
                <c:pt idx="4422" formatCode="General">
                  <c:v>-1.6257477999999999E-2</c:v>
                </c:pt>
                <c:pt idx="4423" formatCode="General">
                  <c:v>-1.6251544999999999E-2</c:v>
                </c:pt>
                <c:pt idx="4424" formatCode="General">
                  <c:v>-1.6247277000000001E-2</c:v>
                </c:pt>
                <c:pt idx="4425" formatCode="General">
                  <c:v>-1.6244585999999998E-2</c:v>
                </c:pt>
                <c:pt idx="4426" formatCode="General">
                  <c:v>-1.6243159E-2</c:v>
                </c:pt>
                <c:pt idx="4427" formatCode="General">
                  <c:v>-1.6242883E-2</c:v>
                </c:pt>
                <c:pt idx="4428" formatCode="General">
                  <c:v>-1.6243878E-2</c:v>
                </c:pt>
                <c:pt idx="4429" formatCode="General">
                  <c:v>-1.6246005000000001E-2</c:v>
                </c:pt>
                <c:pt idx="4430" formatCode="General">
                  <c:v>-1.6248975999999998E-2</c:v>
                </c:pt>
                <c:pt idx="4431" formatCode="General">
                  <c:v>-1.6252486E-2</c:v>
                </c:pt>
                <c:pt idx="4432" formatCode="General">
                  <c:v>-1.6256413000000001E-2</c:v>
                </c:pt>
                <c:pt idx="4433" formatCode="General">
                  <c:v>-1.6260575999999999E-2</c:v>
                </c:pt>
                <c:pt idx="4434" formatCode="General">
                  <c:v>-1.6264812999999999E-2</c:v>
                </c:pt>
                <c:pt idx="4435" formatCode="General">
                  <c:v>-1.6269098999999999E-2</c:v>
                </c:pt>
                <c:pt idx="4436" formatCode="General">
                  <c:v>-1.6273290999999999E-2</c:v>
                </c:pt>
                <c:pt idx="4437" formatCode="General">
                  <c:v>-1.6277309E-2</c:v>
                </c:pt>
                <c:pt idx="4438" formatCode="General">
                  <c:v>-1.6280823999999999E-2</c:v>
                </c:pt>
                <c:pt idx="4439" formatCode="General">
                  <c:v>-1.6283691999999999E-2</c:v>
                </c:pt>
                <c:pt idx="4440" formatCode="General">
                  <c:v>-1.6286011E-2</c:v>
                </c:pt>
                <c:pt idx="4441" formatCode="General">
                  <c:v>-1.6287934E-2</c:v>
                </c:pt>
                <c:pt idx="4442" formatCode="General">
                  <c:v>-1.6289656E-2</c:v>
                </c:pt>
                <c:pt idx="4443" formatCode="General">
                  <c:v>-1.6291111E-2</c:v>
                </c:pt>
                <c:pt idx="4444" formatCode="General">
                  <c:v>-1.6292221999999999E-2</c:v>
                </c:pt>
                <c:pt idx="4445" formatCode="General">
                  <c:v>-1.6293057E-2</c:v>
                </c:pt>
                <c:pt idx="4446" formatCode="General">
                  <c:v>-1.6293504E-2</c:v>
                </c:pt>
                <c:pt idx="4447" formatCode="General">
                  <c:v>-1.6293498E-2</c:v>
                </c:pt>
                <c:pt idx="4448" formatCode="General">
                  <c:v>-1.6293050999999999E-2</c:v>
                </c:pt>
                <c:pt idx="4449" formatCode="General">
                  <c:v>-1.6292161999999999E-2</c:v>
                </c:pt>
                <c:pt idx="4450" formatCode="General">
                  <c:v>-1.6290741000000001E-2</c:v>
                </c:pt>
                <c:pt idx="4451" formatCode="General">
                  <c:v>-1.6288701999999999E-2</c:v>
                </c:pt>
                <c:pt idx="4452" formatCode="General">
                  <c:v>-1.6285930000000001E-2</c:v>
                </c:pt>
                <c:pt idx="4453" formatCode="General">
                  <c:v>-1.6282141E-2</c:v>
                </c:pt>
                <c:pt idx="4454" formatCode="General">
                  <c:v>-1.6277317999999999E-2</c:v>
                </c:pt>
                <c:pt idx="4455" formatCode="General">
                  <c:v>-1.6271489E-2</c:v>
                </c:pt>
                <c:pt idx="4456" formatCode="General">
                  <c:v>-1.6264499000000002E-2</c:v>
                </c:pt>
                <c:pt idx="4457" formatCode="General">
                  <c:v>-1.6255851000000002E-2</c:v>
                </c:pt>
                <c:pt idx="4458" formatCode="General">
                  <c:v>-1.6246272999999999E-2</c:v>
                </c:pt>
                <c:pt idx="4459" formatCode="General">
                  <c:v>-1.6236437999999999E-2</c:v>
                </c:pt>
                <c:pt idx="4460" formatCode="General">
                  <c:v>-1.6225951999999998E-2</c:v>
                </c:pt>
                <c:pt idx="4461" formatCode="General">
                  <c:v>-1.6215054999999999E-2</c:v>
                </c:pt>
                <c:pt idx="4462" formatCode="General">
                  <c:v>-1.6203802E-2</c:v>
                </c:pt>
                <c:pt idx="4463" formatCode="General">
                  <c:v>-1.6192107000000001E-2</c:v>
                </c:pt>
                <c:pt idx="4464" formatCode="General">
                  <c:v>-1.6180133999999999E-2</c:v>
                </c:pt>
                <c:pt idx="4465" formatCode="General">
                  <c:v>-1.6168143999999999E-2</c:v>
                </c:pt>
                <c:pt idx="4466" formatCode="General">
                  <c:v>-1.6156206999999999E-2</c:v>
                </c:pt>
                <c:pt idx="4467" formatCode="General">
                  <c:v>-1.6144557E-2</c:v>
                </c:pt>
                <c:pt idx="4468" formatCode="General">
                  <c:v>-1.6133346E-2</c:v>
                </c:pt>
                <c:pt idx="4469" formatCode="General">
                  <c:v>-1.6122599000000001E-2</c:v>
                </c:pt>
                <c:pt idx="4470" formatCode="General">
                  <c:v>-1.6112412999999999E-2</c:v>
                </c:pt>
                <c:pt idx="4471" formatCode="General">
                  <c:v>-1.6103032999999999E-2</c:v>
                </c:pt>
                <c:pt idx="4472" formatCode="General">
                  <c:v>-1.6094752E-2</c:v>
                </c:pt>
                <c:pt idx="4473" formatCode="General">
                  <c:v>-1.6087810000000001E-2</c:v>
                </c:pt>
                <c:pt idx="4474" formatCode="General">
                  <c:v>-1.6082248E-2</c:v>
                </c:pt>
                <c:pt idx="4475" formatCode="General">
                  <c:v>-1.6077839E-2</c:v>
                </c:pt>
                <c:pt idx="4476" formatCode="General">
                  <c:v>-1.6074392999999999E-2</c:v>
                </c:pt>
                <c:pt idx="4477" formatCode="General">
                  <c:v>-1.6071990000000001E-2</c:v>
                </c:pt>
                <c:pt idx="4478" formatCode="General">
                  <c:v>-1.6070584999999998E-2</c:v>
                </c:pt>
                <c:pt idx="4479" formatCode="General">
                  <c:v>-1.6069982E-2</c:v>
                </c:pt>
                <c:pt idx="4480" formatCode="General">
                  <c:v>-1.6070191000000001E-2</c:v>
                </c:pt>
                <c:pt idx="4481" formatCode="General">
                  <c:v>-1.6071227E-2</c:v>
                </c:pt>
                <c:pt idx="4482" formatCode="General">
                  <c:v>-1.6073061999999999E-2</c:v>
                </c:pt>
                <c:pt idx="4483" formatCode="General">
                  <c:v>-1.6075635000000001E-2</c:v>
                </c:pt>
                <c:pt idx="4484" formatCode="General">
                  <c:v>-1.6078716E-2</c:v>
                </c:pt>
                <c:pt idx="4485" formatCode="General">
                  <c:v>-1.6082106999999998E-2</c:v>
                </c:pt>
                <c:pt idx="4486" formatCode="General">
                  <c:v>-1.6085957000000001E-2</c:v>
                </c:pt>
                <c:pt idx="4487" formatCode="General">
                  <c:v>-1.6090434000000001E-2</c:v>
                </c:pt>
                <c:pt idx="4488" formatCode="General">
                  <c:v>-1.6095389000000002E-2</c:v>
                </c:pt>
                <c:pt idx="4489" formatCode="General">
                  <c:v>-1.6100725999999999E-2</c:v>
                </c:pt>
                <c:pt idx="4490" formatCode="General">
                  <c:v>-1.6106354999999999E-2</c:v>
                </c:pt>
                <c:pt idx="4491" formatCode="General">
                  <c:v>-1.6112088E-2</c:v>
                </c:pt>
                <c:pt idx="4492" formatCode="General">
                  <c:v>-1.6117782000000001E-2</c:v>
                </c:pt>
                <c:pt idx="4493" formatCode="General">
                  <c:v>-1.6123341999999999E-2</c:v>
                </c:pt>
                <c:pt idx="4494" formatCode="General">
                  <c:v>-1.6128654999999999E-2</c:v>
                </c:pt>
                <c:pt idx="4495" formatCode="General">
                  <c:v>-1.6133690999999999E-2</c:v>
                </c:pt>
                <c:pt idx="4496" formatCode="General">
                  <c:v>-1.6138618E-2</c:v>
                </c:pt>
                <c:pt idx="4497" formatCode="General">
                  <c:v>-1.6143641E-2</c:v>
                </c:pt>
                <c:pt idx="4498" formatCode="General">
                  <c:v>-1.6148822E-2</c:v>
                </c:pt>
                <c:pt idx="4499" formatCode="General">
                  <c:v>-1.6154097999999999E-2</c:v>
                </c:pt>
                <c:pt idx="4500" formatCode="General">
                  <c:v>-1.6159442999999999E-2</c:v>
                </c:pt>
                <c:pt idx="4501" formatCode="General">
                  <c:v>-1.6164905E-2</c:v>
                </c:pt>
                <c:pt idx="4502" formatCode="General">
                  <c:v>-1.6170595999999999E-2</c:v>
                </c:pt>
                <c:pt idx="4503" formatCode="General">
                  <c:v>-1.6176493E-2</c:v>
                </c:pt>
                <c:pt idx="4504" formatCode="General">
                  <c:v>-1.6182602000000001E-2</c:v>
                </c:pt>
                <c:pt idx="4505" formatCode="General">
                  <c:v>-1.6188951E-2</c:v>
                </c:pt>
                <c:pt idx="4506" formatCode="General">
                  <c:v>-1.6195462000000001E-2</c:v>
                </c:pt>
                <c:pt idx="4507" formatCode="General">
                  <c:v>-1.6202089999999999E-2</c:v>
                </c:pt>
                <c:pt idx="4508" formatCode="General">
                  <c:v>-1.6208672E-2</c:v>
                </c:pt>
                <c:pt idx="4509" formatCode="General">
                  <c:v>-1.6215103000000002E-2</c:v>
                </c:pt>
                <c:pt idx="4510" formatCode="General">
                  <c:v>-1.6221427E-2</c:v>
                </c:pt>
                <c:pt idx="4511" formatCode="General">
                  <c:v>-1.6227538E-2</c:v>
                </c:pt>
                <c:pt idx="4512" formatCode="General">
                  <c:v>-1.6233318E-2</c:v>
                </c:pt>
                <c:pt idx="4513" formatCode="General">
                  <c:v>-1.6238761000000001E-2</c:v>
                </c:pt>
                <c:pt idx="4514" formatCode="General">
                  <c:v>-1.6243878E-2</c:v>
                </c:pt>
                <c:pt idx="4515" formatCode="General">
                  <c:v>-1.6248453E-2</c:v>
                </c:pt>
                <c:pt idx="4516" formatCode="General">
                  <c:v>-1.6252222E-2</c:v>
                </c:pt>
                <c:pt idx="4517" formatCode="General">
                  <c:v>-1.6255306000000001E-2</c:v>
                </c:pt>
                <c:pt idx="4518" formatCode="General">
                  <c:v>-1.6257794999999998E-2</c:v>
                </c:pt>
                <c:pt idx="4519" formatCode="General">
                  <c:v>-1.6259729000000001E-2</c:v>
                </c:pt>
                <c:pt idx="4520" formatCode="General">
                  <c:v>-1.6261027000000001E-2</c:v>
                </c:pt>
                <c:pt idx="4521" formatCode="General">
                  <c:v>-1.6261657999999998E-2</c:v>
                </c:pt>
                <c:pt idx="4522" formatCode="General">
                  <c:v>-1.6261736999999998E-2</c:v>
                </c:pt>
                <c:pt idx="4523" formatCode="General">
                  <c:v>-1.626114E-2</c:v>
                </c:pt>
                <c:pt idx="4524" formatCode="General">
                  <c:v>-1.6259595000000002E-2</c:v>
                </c:pt>
                <c:pt idx="4525" formatCode="General">
                  <c:v>-1.6256983999999999E-2</c:v>
                </c:pt>
                <c:pt idx="4526" formatCode="General">
                  <c:v>-1.6253450999999999E-2</c:v>
                </c:pt>
                <c:pt idx="4527" formatCode="General">
                  <c:v>-1.6249202000000001E-2</c:v>
                </c:pt>
                <c:pt idx="4528" formatCode="General">
                  <c:v>-1.6244450000000001E-2</c:v>
                </c:pt>
                <c:pt idx="4529" formatCode="General">
                  <c:v>-1.6239152E-2</c:v>
                </c:pt>
                <c:pt idx="4530" formatCode="General">
                  <c:v>-1.6233439999999998E-2</c:v>
                </c:pt>
                <c:pt idx="4531" formatCode="General">
                  <c:v>-1.6227564999999999E-2</c:v>
                </c:pt>
                <c:pt idx="4532" formatCode="General">
                  <c:v>-1.6221309E-2</c:v>
                </c:pt>
                <c:pt idx="4533" formatCode="General">
                  <c:v>-1.6214517000000001E-2</c:v>
                </c:pt>
                <c:pt idx="4534" formatCode="General">
                  <c:v>-1.6207494999999999E-2</c:v>
                </c:pt>
                <c:pt idx="4535" formatCode="General">
                  <c:v>-1.6200655000000001E-2</c:v>
                </c:pt>
                <c:pt idx="4536" formatCode="General">
                  <c:v>-1.6194039E-2</c:v>
                </c:pt>
                <c:pt idx="4537" formatCode="General">
                  <c:v>-1.6187571000000001E-2</c:v>
                </c:pt>
                <c:pt idx="4538" formatCode="General">
                  <c:v>-1.6181398E-2</c:v>
                </c:pt>
                <c:pt idx="4539" formatCode="General">
                  <c:v>-1.6175473999999999E-2</c:v>
                </c:pt>
                <c:pt idx="4540" formatCode="General">
                  <c:v>-1.6169742000000001E-2</c:v>
                </c:pt>
                <c:pt idx="4541" formatCode="General">
                  <c:v>-1.6164202999999999E-2</c:v>
                </c:pt>
                <c:pt idx="4542" formatCode="General">
                  <c:v>-1.6158728000000001E-2</c:v>
                </c:pt>
                <c:pt idx="4543" formatCode="General">
                  <c:v>-1.6153391E-2</c:v>
                </c:pt>
                <c:pt idx="4544" formatCode="General">
                  <c:v>-1.6148256E-2</c:v>
                </c:pt>
                <c:pt idx="4545" formatCode="General">
                  <c:v>-1.6143218000000001E-2</c:v>
                </c:pt>
                <c:pt idx="4546" formatCode="General">
                  <c:v>-1.6138349E-2</c:v>
                </c:pt>
                <c:pt idx="4547" formatCode="General">
                  <c:v>-1.6133822999999999E-2</c:v>
                </c:pt>
                <c:pt idx="4548" formatCode="General">
                  <c:v>-1.6129626000000001E-2</c:v>
                </c:pt>
                <c:pt idx="4549" formatCode="General">
                  <c:v>-1.6125632000000001E-2</c:v>
                </c:pt>
                <c:pt idx="4550" formatCode="General">
                  <c:v>-1.6121996E-2</c:v>
                </c:pt>
                <c:pt idx="4551" formatCode="General">
                  <c:v>-1.6118704000000001E-2</c:v>
                </c:pt>
                <c:pt idx="4552" formatCode="General">
                  <c:v>-1.6115523999999999E-2</c:v>
                </c:pt>
                <c:pt idx="4553" formatCode="General">
                  <c:v>-1.6112372999999999E-2</c:v>
                </c:pt>
                <c:pt idx="4554" formatCode="General">
                  <c:v>-1.6109083E-2</c:v>
                </c:pt>
                <c:pt idx="4555" formatCode="General">
                  <c:v>-1.6105734999999999E-2</c:v>
                </c:pt>
                <c:pt idx="4556" formatCode="General">
                  <c:v>-1.6102512999999999E-2</c:v>
                </c:pt>
                <c:pt idx="4557" formatCode="General">
                  <c:v>-1.6099615000000001E-2</c:v>
                </c:pt>
                <c:pt idx="4558" formatCode="General">
                  <c:v>-1.6097204E-2</c:v>
                </c:pt>
                <c:pt idx="4559" formatCode="General">
                  <c:v>-1.6095330000000001E-2</c:v>
                </c:pt>
                <c:pt idx="4560" formatCode="General">
                  <c:v>-1.6093920000000001E-2</c:v>
                </c:pt>
                <c:pt idx="4561" formatCode="General">
                  <c:v>-1.6092849999999999E-2</c:v>
                </c:pt>
                <c:pt idx="4562" formatCode="General">
                  <c:v>-1.6092045999999999E-2</c:v>
                </c:pt>
                <c:pt idx="4563" formatCode="General">
                  <c:v>-1.6091502000000001E-2</c:v>
                </c:pt>
                <c:pt idx="4564" formatCode="General">
                  <c:v>-1.6091377E-2</c:v>
                </c:pt>
                <c:pt idx="4565" formatCode="General">
                  <c:v>-1.6091792000000001E-2</c:v>
                </c:pt>
                <c:pt idx="4566" formatCode="General">
                  <c:v>-1.6092893E-2</c:v>
                </c:pt>
                <c:pt idx="4567" formatCode="General">
                  <c:v>-1.6094699000000001E-2</c:v>
                </c:pt>
                <c:pt idx="4568" formatCode="General">
                  <c:v>-1.6097093999999999E-2</c:v>
                </c:pt>
                <c:pt idx="4569" formatCode="General">
                  <c:v>-1.6100053999999999E-2</c:v>
                </c:pt>
                <c:pt idx="4570" formatCode="General">
                  <c:v>-1.6103645E-2</c:v>
                </c:pt>
                <c:pt idx="4571" formatCode="General">
                  <c:v>-1.6107749000000001E-2</c:v>
                </c:pt>
                <c:pt idx="4572" formatCode="General">
                  <c:v>-1.6111858999999999E-2</c:v>
                </c:pt>
                <c:pt idx="4573" formatCode="General">
                  <c:v>-1.6115944E-2</c:v>
                </c:pt>
                <c:pt idx="4574" formatCode="General">
                  <c:v>-1.6120321E-2</c:v>
                </c:pt>
                <c:pt idx="4575" formatCode="General">
                  <c:v>-1.6124940000000001E-2</c:v>
                </c:pt>
                <c:pt idx="4576" formatCode="General">
                  <c:v>-1.6129991999999999E-2</c:v>
                </c:pt>
                <c:pt idx="4577" formatCode="General">
                  <c:v>-1.6135691000000001E-2</c:v>
                </c:pt>
                <c:pt idx="4578" formatCode="General">
                  <c:v>-1.6141794000000001E-2</c:v>
                </c:pt>
                <c:pt idx="4579" formatCode="General">
                  <c:v>-1.6148118999999999E-2</c:v>
                </c:pt>
                <c:pt idx="4580" formatCode="General">
                  <c:v>-1.6154526999999998E-2</c:v>
                </c:pt>
                <c:pt idx="4581" formatCode="General">
                  <c:v>-1.6160778000000001E-2</c:v>
                </c:pt>
                <c:pt idx="4582" formatCode="General">
                  <c:v>-1.6166755000000001E-2</c:v>
                </c:pt>
                <c:pt idx="4583" formatCode="General">
                  <c:v>-1.6172539E-2</c:v>
                </c:pt>
                <c:pt idx="4584" formatCode="General">
                  <c:v>-1.6178358E-2</c:v>
                </c:pt>
                <c:pt idx="4585" formatCode="General">
                  <c:v>-1.6184222000000002E-2</c:v>
                </c:pt>
                <c:pt idx="4586" formatCode="General">
                  <c:v>-1.6190177E-2</c:v>
                </c:pt>
                <c:pt idx="4587" formatCode="General">
                  <c:v>-1.6196426E-2</c:v>
                </c:pt>
                <c:pt idx="4588" formatCode="General">
                  <c:v>-1.6203018999999999E-2</c:v>
                </c:pt>
                <c:pt idx="4589" formatCode="General">
                  <c:v>-1.6210225000000002E-2</c:v>
                </c:pt>
                <c:pt idx="4590" formatCode="General">
                  <c:v>-1.6218115000000002E-2</c:v>
                </c:pt>
                <c:pt idx="4591" formatCode="General">
                  <c:v>-1.6226490999999999E-2</c:v>
                </c:pt>
                <c:pt idx="4592" formatCode="General">
                  <c:v>-1.6235414E-2</c:v>
                </c:pt>
                <c:pt idx="4593" formatCode="General">
                  <c:v>-1.6245124E-2</c:v>
                </c:pt>
                <c:pt idx="4594" formatCode="General">
                  <c:v>-1.6255797999999998E-2</c:v>
                </c:pt>
                <c:pt idx="4595" formatCode="General">
                  <c:v>-1.6267489E-2</c:v>
                </c:pt>
                <c:pt idx="4596" formatCode="General">
                  <c:v>-1.6280475999999999E-2</c:v>
                </c:pt>
                <c:pt idx="4597" formatCode="General">
                  <c:v>-1.6296201999999999E-2</c:v>
                </c:pt>
                <c:pt idx="4598" formatCode="General">
                  <c:v>-1.6314351000000001E-2</c:v>
                </c:pt>
                <c:pt idx="4599" formatCode="General">
                  <c:v>-1.6332906000000001E-2</c:v>
                </c:pt>
                <c:pt idx="4600" formatCode="General">
                  <c:v>-1.6350740999999998E-2</c:v>
                </c:pt>
                <c:pt idx="4601" formatCode="General">
                  <c:v>-1.6367513E-2</c:v>
                </c:pt>
                <c:pt idx="4602" formatCode="General">
                  <c:v>-1.6383405E-2</c:v>
                </c:pt>
                <c:pt idx="4603" formatCode="General">
                  <c:v>-1.6398355E-2</c:v>
                </c:pt>
                <c:pt idx="4604" formatCode="General">
                  <c:v>-1.6412632E-2</c:v>
                </c:pt>
                <c:pt idx="4605" formatCode="General">
                  <c:v>-1.6426654999999998E-2</c:v>
                </c:pt>
                <c:pt idx="4606" formatCode="General">
                  <c:v>-1.6440716000000001E-2</c:v>
                </c:pt>
                <c:pt idx="4607" formatCode="General">
                  <c:v>-1.6454764E-2</c:v>
                </c:pt>
                <c:pt idx="4608" formatCode="General">
                  <c:v>-1.6468568999999999E-2</c:v>
                </c:pt>
                <c:pt idx="4609" formatCode="General">
                  <c:v>-1.6482027E-2</c:v>
                </c:pt>
                <c:pt idx="4610" formatCode="General">
                  <c:v>-1.6495144E-2</c:v>
                </c:pt>
                <c:pt idx="4611" formatCode="General">
                  <c:v>-1.6507997E-2</c:v>
                </c:pt>
                <c:pt idx="4612" formatCode="General">
                  <c:v>-1.6520730000000001E-2</c:v>
                </c:pt>
                <c:pt idx="4613" formatCode="General">
                  <c:v>-1.6533306000000001E-2</c:v>
                </c:pt>
                <c:pt idx="4614" formatCode="General">
                  <c:v>-1.6545449E-2</c:v>
                </c:pt>
                <c:pt idx="4615" formatCode="General">
                  <c:v>-1.6556832E-2</c:v>
                </c:pt>
                <c:pt idx="4616" formatCode="General">
                  <c:v>-1.6567205000000002E-2</c:v>
                </c:pt>
                <c:pt idx="4617" formatCode="General">
                  <c:v>-1.6576561E-2</c:v>
                </c:pt>
                <c:pt idx="4618" formatCode="General">
                  <c:v>-1.6585010000000001E-2</c:v>
                </c:pt>
                <c:pt idx="4619" formatCode="General">
                  <c:v>-1.6592782E-2</c:v>
                </c:pt>
                <c:pt idx="4620" formatCode="General">
                  <c:v>-1.6600176000000001E-2</c:v>
                </c:pt>
                <c:pt idx="4621" formatCode="General">
                  <c:v>-1.6607373000000002E-2</c:v>
                </c:pt>
                <c:pt idx="4622" formatCode="General">
                  <c:v>-1.6614354000000001E-2</c:v>
                </c:pt>
                <c:pt idx="4623" formatCode="General">
                  <c:v>-1.6621079E-2</c:v>
                </c:pt>
                <c:pt idx="4624" formatCode="General">
                  <c:v>-1.6627347000000001E-2</c:v>
                </c:pt>
                <c:pt idx="4625" formatCode="General">
                  <c:v>-1.6632951E-2</c:v>
                </c:pt>
                <c:pt idx="4626" formatCode="General">
                  <c:v>-1.6638055999999998E-2</c:v>
                </c:pt>
                <c:pt idx="4627" formatCode="General">
                  <c:v>-1.6642671000000001E-2</c:v>
                </c:pt>
                <c:pt idx="4628" formatCode="General">
                  <c:v>-1.6646998999999999E-2</c:v>
                </c:pt>
                <c:pt idx="4629" formatCode="General">
                  <c:v>-1.6651150999999999E-2</c:v>
                </c:pt>
                <c:pt idx="4630" formatCode="General">
                  <c:v>-1.6654999E-2</c:v>
                </c:pt>
                <c:pt idx="4631" formatCode="General">
                  <c:v>-1.6658591E-2</c:v>
                </c:pt>
                <c:pt idx="4632" formatCode="General">
                  <c:v>-1.6661795E-2</c:v>
                </c:pt>
                <c:pt idx="4633" formatCode="General">
                  <c:v>-1.6664124999999998E-2</c:v>
                </c:pt>
                <c:pt idx="4634" formatCode="General">
                  <c:v>-1.6665144E-2</c:v>
                </c:pt>
                <c:pt idx="4635" formatCode="General">
                  <c:v>-1.6664491999999999E-2</c:v>
                </c:pt>
                <c:pt idx="4636" formatCode="General">
                  <c:v>-1.6661973E-2</c:v>
                </c:pt>
                <c:pt idx="4637" formatCode="General">
                  <c:v>-1.6657630999999999E-2</c:v>
                </c:pt>
                <c:pt idx="4638" formatCode="General">
                  <c:v>-1.6651308E-2</c:v>
                </c:pt>
                <c:pt idx="4639" formatCode="General">
                  <c:v>-1.6642915000000001E-2</c:v>
                </c:pt>
                <c:pt idx="4640" formatCode="General">
                  <c:v>-1.6632401000000002E-2</c:v>
                </c:pt>
                <c:pt idx="4641" formatCode="General">
                  <c:v>-1.6619755999999999E-2</c:v>
                </c:pt>
                <c:pt idx="4642" formatCode="General">
                  <c:v>-1.6605254999999999E-2</c:v>
                </c:pt>
                <c:pt idx="4643" formatCode="General">
                  <c:v>-1.6589231999999999E-2</c:v>
                </c:pt>
                <c:pt idx="4644" formatCode="General">
                  <c:v>-1.6571922999999999E-2</c:v>
                </c:pt>
                <c:pt idx="4645" formatCode="General">
                  <c:v>-1.6553406E-2</c:v>
                </c:pt>
                <c:pt idx="4646" formatCode="General">
                  <c:v>-1.6533678999999999E-2</c:v>
                </c:pt>
                <c:pt idx="4647" formatCode="General">
                  <c:v>-1.6512829E-2</c:v>
                </c:pt>
                <c:pt idx="4648" formatCode="General">
                  <c:v>-1.6490957000000001E-2</c:v>
                </c:pt>
                <c:pt idx="4649" formatCode="General">
                  <c:v>-1.6468237E-2</c:v>
                </c:pt>
                <c:pt idx="4650" formatCode="General">
                  <c:v>-1.6445034000000001E-2</c:v>
                </c:pt>
                <c:pt idx="4651" formatCode="General">
                  <c:v>-1.6421706000000001E-2</c:v>
                </c:pt>
                <c:pt idx="4652" formatCode="General">
                  <c:v>-1.6398585E-2</c:v>
                </c:pt>
                <c:pt idx="4653" formatCode="General">
                  <c:v>-1.6376080000000001E-2</c:v>
                </c:pt>
                <c:pt idx="4654" formatCode="General">
                  <c:v>-1.6354654E-2</c:v>
                </c:pt>
                <c:pt idx="4655" formatCode="General">
                  <c:v>-1.6334768E-2</c:v>
                </c:pt>
                <c:pt idx="4656" formatCode="General">
                  <c:v>-1.6316613000000001E-2</c:v>
                </c:pt>
                <c:pt idx="4657" formatCode="General">
                  <c:v>-1.6300292000000001E-2</c:v>
                </c:pt>
                <c:pt idx="4658" formatCode="General">
                  <c:v>-1.6285974000000002E-2</c:v>
                </c:pt>
                <c:pt idx="4659" formatCode="General">
                  <c:v>-1.6273701000000002E-2</c:v>
                </c:pt>
                <c:pt idx="4660" formatCode="General">
                  <c:v>-1.6263571000000001E-2</c:v>
                </c:pt>
                <c:pt idx="4661" formatCode="General">
                  <c:v>-1.6255777999999999E-2</c:v>
                </c:pt>
                <c:pt idx="4662" formatCode="General">
                  <c:v>-1.6250589999999999E-2</c:v>
                </c:pt>
                <c:pt idx="4663" formatCode="General">
                  <c:v>-1.6248011999999999E-2</c:v>
                </c:pt>
                <c:pt idx="4664" formatCode="General">
                  <c:v>-1.6247807E-2</c:v>
                </c:pt>
                <c:pt idx="4665" formatCode="General">
                  <c:v>-1.6249731E-2</c:v>
                </c:pt>
                <c:pt idx="4666" formatCode="General">
                  <c:v>-1.6253584000000001E-2</c:v>
                </c:pt>
                <c:pt idx="4667" formatCode="General">
                  <c:v>-1.625921E-2</c:v>
                </c:pt>
                <c:pt idx="4668" formatCode="General">
                  <c:v>-1.6266712999999999E-2</c:v>
                </c:pt>
                <c:pt idx="4669" formatCode="General">
                  <c:v>-1.6276116E-2</c:v>
                </c:pt>
                <c:pt idx="4670" formatCode="General">
                  <c:v>-1.6287083000000001E-2</c:v>
                </c:pt>
                <c:pt idx="4671" formatCode="General">
                  <c:v>-1.6299404E-2</c:v>
                </c:pt>
                <c:pt idx="4672" formatCode="General">
                  <c:v>-1.6312982E-2</c:v>
                </c:pt>
                <c:pt idx="4673" formatCode="General">
                  <c:v>-1.6327599000000002E-2</c:v>
                </c:pt>
                <c:pt idx="4674" formatCode="General">
                  <c:v>-1.6342780000000001E-2</c:v>
                </c:pt>
                <c:pt idx="4675" formatCode="General">
                  <c:v>-1.6358218000000001E-2</c:v>
                </c:pt>
                <c:pt idx="4676" formatCode="General">
                  <c:v>-1.6373821E-2</c:v>
                </c:pt>
                <c:pt idx="4677" formatCode="General">
                  <c:v>-1.6389333999999998E-2</c:v>
                </c:pt>
                <c:pt idx="4678" formatCode="General">
                  <c:v>-1.6404477000000001E-2</c:v>
                </c:pt>
                <c:pt idx="4679" formatCode="General">
                  <c:v>-1.6418921E-2</c:v>
                </c:pt>
                <c:pt idx="4680" formatCode="General">
                  <c:v>-1.6432203999999999E-2</c:v>
                </c:pt>
                <c:pt idx="4681" formatCode="General">
                  <c:v>-1.6443942999999999E-2</c:v>
                </c:pt>
                <c:pt idx="4682" formatCode="General">
                  <c:v>-1.6453888E-2</c:v>
                </c:pt>
                <c:pt idx="4683" formatCode="General">
                  <c:v>-1.646189E-2</c:v>
                </c:pt>
                <c:pt idx="4684" formatCode="General">
                  <c:v>-1.6467901E-2</c:v>
                </c:pt>
                <c:pt idx="4685" formatCode="General">
                  <c:v>-1.6471717E-2</c:v>
                </c:pt>
                <c:pt idx="4686" formatCode="General">
                  <c:v>-1.6473158000000002E-2</c:v>
                </c:pt>
                <c:pt idx="4687" formatCode="General">
                  <c:v>-1.647235E-2</c:v>
                </c:pt>
                <c:pt idx="4688" formatCode="General">
                  <c:v>-1.6469582E-2</c:v>
                </c:pt>
                <c:pt idx="4689" formatCode="General">
                  <c:v>-1.6465196000000001E-2</c:v>
                </c:pt>
                <c:pt idx="4690" formatCode="General">
                  <c:v>-1.6459656999999999E-2</c:v>
                </c:pt>
                <c:pt idx="4691" formatCode="General">
                  <c:v>-1.6453130999999999E-2</c:v>
                </c:pt>
                <c:pt idx="4692" formatCode="General">
                  <c:v>-1.6445650999999999E-2</c:v>
                </c:pt>
                <c:pt idx="4693" formatCode="General">
                  <c:v>-1.6437552000000001E-2</c:v>
                </c:pt>
                <c:pt idx="4694" formatCode="General">
                  <c:v>-1.6428834E-2</c:v>
                </c:pt>
                <c:pt idx="4695" formatCode="General">
                  <c:v>-1.6419431000000002E-2</c:v>
                </c:pt>
                <c:pt idx="4696" formatCode="General">
                  <c:v>-1.6409554999999999E-2</c:v>
                </c:pt>
                <c:pt idx="4697" formatCode="General">
                  <c:v>-1.6399683000000002E-2</c:v>
                </c:pt>
                <c:pt idx="4698" formatCode="General">
                  <c:v>-1.6390021000000001E-2</c:v>
                </c:pt>
                <c:pt idx="4699" formatCode="General">
                  <c:v>-1.6380588000000001E-2</c:v>
                </c:pt>
                <c:pt idx="4700" formatCode="General">
                  <c:v>-1.6371589999999998E-2</c:v>
                </c:pt>
                <c:pt idx="4701" formatCode="General">
                  <c:v>-1.6363184999999999E-2</c:v>
                </c:pt>
                <c:pt idx="4702" formatCode="General">
                  <c:v>-1.6355529000000001E-2</c:v>
                </c:pt>
                <c:pt idx="4703" formatCode="General">
                  <c:v>-1.6348542000000001E-2</c:v>
                </c:pt>
                <c:pt idx="4704" formatCode="General">
                  <c:v>-1.6341953999999999E-2</c:v>
                </c:pt>
                <c:pt idx="4705" formatCode="General">
                  <c:v>-1.6335578E-2</c:v>
                </c:pt>
                <c:pt idx="4706" formatCode="General">
                  <c:v>-1.6329288000000001E-2</c:v>
                </c:pt>
                <c:pt idx="4707" formatCode="General">
                  <c:v>-1.6323204000000001E-2</c:v>
                </c:pt>
                <c:pt idx="4708" formatCode="General">
                  <c:v>-1.6317439999999999E-2</c:v>
                </c:pt>
                <c:pt idx="4709" formatCode="General">
                  <c:v>-1.6311781000000001E-2</c:v>
                </c:pt>
                <c:pt idx="4710" formatCode="General">
                  <c:v>-1.6305900000000002E-2</c:v>
                </c:pt>
                <c:pt idx="4711" formatCode="General">
                  <c:v>-1.6299415000000001E-2</c:v>
                </c:pt>
                <c:pt idx="4712" formatCode="General">
                  <c:v>-1.6291950999999999E-2</c:v>
                </c:pt>
                <c:pt idx="4713" formatCode="General">
                  <c:v>-1.6283557000000001E-2</c:v>
                </c:pt>
                <c:pt idx="4714" formatCode="General">
                  <c:v>-1.6274396999999999E-2</c:v>
                </c:pt>
                <c:pt idx="4715" formatCode="General">
                  <c:v>-1.6264615999999999E-2</c:v>
                </c:pt>
                <c:pt idx="4716" formatCode="General">
                  <c:v>-1.6254650999999998E-2</c:v>
                </c:pt>
                <c:pt idx="4717" formatCode="General">
                  <c:v>-1.6244862999999998E-2</c:v>
                </c:pt>
                <c:pt idx="4718" formatCode="General">
                  <c:v>-1.6235664E-2</c:v>
                </c:pt>
                <c:pt idx="4719" formatCode="General">
                  <c:v>-1.6227661000000001E-2</c:v>
                </c:pt>
                <c:pt idx="4720" formatCode="General">
                  <c:v>-1.6221263999999999E-2</c:v>
                </c:pt>
                <c:pt idx="4721" formatCode="General">
                  <c:v>-1.6216813E-2</c:v>
                </c:pt>
                <c:pt idx="4722" formatCode="General">
                  <c:v>-1.6214454E-2</c:v>
                </c:pt>
                <c:pt idx="4723" formatCode="General">
                  <c:v>-1.621415E-2</c:v>
                </c:pt>
                <c:pt idx="4724" formatCode="General">
                  <c:v>-1.6215734999999998E-2</c:v>
                </c:pt>
                <c:pt idx="4725" formatCode="General">
                  <c:v>-1.621914E-2</c:v>
                </c:pt>
                <c:pt idx="4726" formatCode="General">
                  <c:v>-1.6224302999999999E-2</c:v>
                </c:pt>
                <c:pt idx="4727" formatCode="General">
                  <c:v>-1.6230812000000001E-2</c:v>
                </c:pt>
                <c:pt idx="4728" formatCode="General">
                  <c:v>-1.6238526E-2</c:v>
                </c:pt>
                <c:pt idx="4729" formatCode="General">
                  <c:v>-1.6247432999999999E-2</c:v>
                </c:pt>
                <c:pt idx="4730" formatCode="General">
                  <c:v>-1.6257338999999999E-2</c:v>
                </c:pt>
                <c:pt idx="4731" formatCode="General">
                  <c:v>-1.6268128E-2</c:v>
                </c:pt>
                <c:pt idx="4732" formatCode="General">
                  <c:v>-1.6279790999999998E-2</c:v>
                </c:pt>
                <c:pt idx="4733" formatCode="General">
                  <c:v>-1.6292265E-2</c:v>
                </c:pt>
                <c:pt idx="4734" formatCode="General">
                  <c:v>-1.6305514E-2</c:v>
                </c:pt>
                <c:pt idx="4735" formatCode="General">
                  <c:v>-1.6319486000000001E-2</c:v>
                </c:pt>
                <c:pt idx="4736" formatCode="General">
                  <c:v>-1.6334075E-2</c:v>
                </c:pt>
                <c:pt idx="4737" formatCode="General">
                  <c:v>-1.6349144999999999E-2</c:v>
                </c:pt>
                <c:pt idx="4738" formatCode="General">
                  <c:v>-1.6364604000000001E-2</c:v>
                </c:pt>
                <c:pt idx="4739" formatCode="General">
                  <c:v>-1.6380374999999999E-2</c:v>
                </c:pt>
                <c:pt idx="4740" formatCode="General">
                  <c:v>-1.6396402000000001E-2</c:v>
                </c:pt>
                <c:pt idx="4741" formatCode="General">
                  <c:v>-1.6412690000000001E-2</c:v>
                </c:pt>
                <c:pt idx="4742" formatCode="General">
                  <c:v>-1.642909E-2</c:v>
                </c:pt>
                <c:pt idx="4743" formatCode="General">
                  <c:v>-1.6445273E-2</c:v>
                </c:pt>
                <c:pt idx="4744" formatCode="General">
                  <c:v>-1.6460809999999999E-2</c:v>
                </c:pt>
                <c:pt idx="4745" formatCode="General">
                  <c:v>-1.6475271E-2</c:v>
                </c:pt>
                <c:pt idx="4746" formatCode="General">
                  <c:v>-1.6488135000000001E-2</c:v>
                </c:pt>
                <c:pt idx="4747" formatCode="General">
                  <c:v>-1.6499066E-2</c:v>
                </c:pt>
                <c:pt idx="4748" formatCode="General">
                  <c:v>-1.6507863000000001E-2</c:v>
                </c:pt>
                <c:pt idx="4749" formatCode="General">
                  <c:v>-1.6514340999999998E-2</c:v>
                </c:pt>
                <c:pt idx="4750" formatCode="General">
                  <c:v>-1.6518524E-2</c:v>
                </c:pt>
                <c:pt idx="4751" formatCode="General">
                  <c:v>-1.6520612E-2</c:v>
                </c:pt>
                <c:pt idx="4752" formatCode="General">
                  <c:v>-1.6521002999999999E-2</c:v>
                </c:pt>
                <c:pt idx="4753" formatCode="General">
                  <c:v>-1.6520000999999999E-2</c:v>
                </c:pt>
                <c:pt idx="4754" formatCode="General">
                  <c:v>-1.6517975000000001E-2</c:v>
                </c:pt>
                <c:pt idx="4755" formatCode="General">
                  <c:v>-1.6515427999999999E-2</c:v>
                </c:pt>
                <c:pt idx="4756" formatCode="General">
                  <c:v>-1.6512722000000001E-2</c:v>
                </c:pt>
                <c:pt idx="4757" formatCode="General">
                  <c:v>-1.6510427000000001E-2</c:v>
                </c:pt>
                <c:pt idx="4758" formatCode="General">
                  <c:v>-1.6509123000000001E-2</c:v>
                </c:pt>
                <c:pt idx="4759" formatCode="General">
                  <c:v>-1.6508968999999998E-2</c:v>
                </c:pt>
                <c:pt idx="4760" formatCode="General">
                  <c:v>-1.6510080999999999E-2</c:v>
                </c:pt>
                <c:pt idx="4761" formatCode="General">
                  <c:v>-1.6512355999999999E-2</c:v>
                </c:pt>
                <c:pt idx="4762" formatCode="General">
                  <c:v>-1.6515693000000001E-2</c:v>
                </c:pt>
                <c:pt idx="4763" formatCode="General">
                  <c:v>-1.6520100999999999E-2</c:v>
                </c:pt>
                <c:pt idx="4764" formatCode="General">
                  <c:v>-1.6525385E-2</c:v>
                </c:pt>
                <c:pt idx="4765" formatCode="General">
                  <c:v>-1.6531210000000001E-2</c:v>
                </c:pt>
                <c:pt idx="4766" formatCode="General">
                  <c:v>-1.6537129000000001E-2</c:v>
                </c:pt>
                <c:pt idx="4767" formatCode="General">
                  <c:v>-1.6542931E-2</c:v>
                </c:pt>
                <c:pt idx="4768" formatCode="General">
                  <c:v>-1.6548480000000001E-2</c:v>
                </c:pt>
                <c:pt idx="4769" formatCode="General">
                  <c:v>-1.6553643E-2</c:v>
                </c:pt>
                <c:pt idx="4770" formatCode="General">
                  <c:v>-1.6558357999999999E-2</c:v>
                </c:pt>
                <c:pt idx="4771" formatCode="General">
                  <c:v>-1.6562613E-2</c:v>
                </c:pt>
                <c:pt idx="4772" formatCode="General">
                  <c:v>-1.6566618000000002E-2</c:v>
                </c:pt>
                <c:pt idx="4773" formatCode="General">
                  <c:v>-1.6570522000000001E-2</c:v>
                </c:pt>
                <c:pt idx="4774" formatCode="General">
                  <c:v>-1.6574483000000001E-2</c:v>
                </c:pt>
                <c:pt idx="4775" formatCode="General">
                  <c:v>-1.6578741000000001E-2</c:v>
                </c:pt>
                <c:pt idx="4776" formatCode="General">
                  <c:v>-1.658364E-2</c:v>
                </c:pt>
                <c:pt idx="4777" formatCode="General">
                  <c:v>-1.6589330999999999E-2</c:v>
                </c:pt>
                <c:pt idx="4778" formatCode="General">
                  <c:v>-1.6595830999999998E-2</c:v>
                </c:pt>
                <c:pt idx="4779" formatCode="General">
                  <c:v>-1.6602986E-2</c:v>
                </c:pt>
                <c:pt idx="4780" formatCode="General">
                  <c:v>-1.6610643000000001E-2</c:v>
                </c:pt>
                <c:pt idx="4781" formatCode="General">
                  <c:v>-1.6618794999999999E-2</c:v>
                </c:pt>
                <c:pt idx="4782" formatCode="General">
                  <c:v>-1.6627093999999999E-2</c:v>
                </c:pt>
                <c:pt idx="4783" formatCode="General">
                  <c:v>-1.6635317E-2</c:v>
                </c:pt>
                <c:pt idx="4784" formatCode="General">
                  <c:v>-1.6643334999999999E-2</c:v>
                </c:pt>
                <c:pt idx="4785" formatCode="General">
                  <c:v>-1.6651154000000001E-2</c:v>
                </c:pt>
                <c:pt idx="4786" formatCode="General">
                  <c:v>-1.6658773000000002E-2</c:v>
                </c:pt>
                <c:pt idx="4787" formatCode="General">
                  <c:v>-1.6665910999999999E-2</c:v>
                </c:pt>
                <c:pt idx="4788" formatCode="General">
                  <c:v>-1.6672201000000001E-2</c:v>
                </c:pt>
                <c:pt idx="4789" formatCode="General">
                  <c:v>-1.6677616999999999E-2</c:v>
                </c:pt>
                <c:pt idx="4790" formatCode="General">
                  <c:v>-1.6682308999999999E-2</c:v>
                </c:pt>
                <c:pt idx="4791" formatCode="General">
                  <c:v>-1.6686426000000001E-2</c:v>
                </c:pt>
                <c:pt idx="4792" formatCode="General">
                  <c:v>-1.6690263E-2</c:v>
                </c:pt>
                <c:pt idx="4793" formatCode="General">
                  <c:v>-1.6694203000000001E-2</c:v>
                </c:pt>
                <c:pt idx="4794" formatCode="General">
                  <c:v>-1.6698602999999999E-2</c:v>
                </c:pt>
                <c:pt idx="4795" formatCode="General">
                  <c:v>-1.6703735000000001E-2</c:v>
                </c:pt>
                <c:pt idx="4796" formatCode="General">
                  <c:v>-1.6709761E-2</c:v>
                </c:pt>
                <c:pt idx="4797" formatCode="General">
                  <c:v>-1.6716859000000001E-2</c:v>
                </c:pt>
                <c:pt idx="4798" formatCode="General">
                  <c:v>-1.6725042999999998E-2</c:v>
                </c:pt>
                <c:pt idx="4799" formatCode="General">
                  <c:v>-1.6734183999999999E-2</c:v>
                </c:pt>
                <c:pt idx="4800" formatCode="General">
                  <c:v>-1.6744050999999999E-2</c:v>
                </c:pt>
                <c:pt idx="4801" formatCode="General">
                  <c:v>-1.6754267999999999E-2</c:v>
                </c:pt>
                <c:pt idx="4802" formatCode="General">
                  <c:v>-1.6764650999999998E-2</c:v>
                </c:pt>
                <c:pt idx="4803" formatCode="General">
                  <c:v>-1.6774931E-2</c:v>
                </c:pt>
                <c:pt idx="4804" formatCode="General">
                  <c:v>-1.6784749000000002E-2</c:v>
                </c:pt>
                <c:pt idx="4805" formatCode="General">
                  <c:v>-1.6794006E-2</c:v>
                </c:pt>
                <c:pt idx="4806" formatCode="General">
                  <c:v>-1.6802450999999999E-2</c:v>
                </c:pt>
                <c:pt idx="4807" formatCode="General">
                  <c:v>-1.6809681999999999E-2</c:v>
                </c:pt>
                <c:pt idx="4808" formatCode="General">
                  <c:v>-1.6815526000000001E-2</c:v>
                </c:pt>
                <c:pt idx="4809" formatCode="General">
                  <c:v>-1.6819925999999999E-2</c:v>
                </c:pt>
                <c:pt idx="4810" formatCode="General">
                  <c:v>-1.6823095999999999E-2</c:v>
                </c:pt>
                <c:pt idx="4811" formatCode="General">
                  <c:v>-1.6825188000000001E-2</c:v>
                </c:pt>
                <c:pt idx="4812" formatCode="General">
                  <c:v>-1.6826112000000001E-2</c:v>
                </c:pt>
                <c:pt idx="4813" formatCode="General">
                  <c:v>-1.6825809000000001E-2</c:v>
                </c:pt>
                <c:pt idx="4814" formatCode="General">
                  <c:v>-1.6824407999999999E-2</c:v>
                </c:pt>
                <c:pt idx="4815" formatCode="General">
                  <c:v>-1.6822239999999999E-2</c:v>
                </c:pt>
                <c:pt idx="4816" formatCode="General">
                  <c:v>-1.6819644000000002E-2</c:v>
                </c:pt>
                <c:pt idx="4817" formatCode="General">
                  <c:v>-1.6816777000000002E-2</c:v>
                </c:pt>
                <c:pt idx="4818" formatCode="General">
                  <c:v>-1.6813846E-2</c:v>
                </c:pt>
                <c:pt idx="4819" formatCode="General">
                  <c:v>-1.6810894999999999E-2</c:v>
                </c:pt>
                <c:pt idx="4820" formatCode="General">
                  <c:v>-1.6807591E-2</c:v>
                </c:pt>
                <c:pt idx="4821" formatCode="General">
                  <c:v>-1.6803828E-2</c:v>
                </c:pt>
                <c:pt idx="4822" formatCode="General">
                  <c:v>-1.6799360999999999E-2</c:v>
                </c:pt>
                <c:pt idx="4823" formatCode="General">
                  <c:v>-1.6793802E-2</c:v>
                </c:pt>
                <c:pt idx="4824" formatCode="General">
                  <c:v>-1.6787139E-2</c:v>
                </c:pt>
                <c:pt idx="4825" formatCode="General">
                  <c:v>-1.6779525999999999E-2</c:v>
                </c:pt>
                <c:pt idx="4826" formatCode="General">
                  <c:v>-1.6770899999999998E-2</c:v>
                </c:pt>
                <c:pt idx="4827" formatCode="General">
                  <c:v>-1.6761133000000001E-2</c:v>
                </c:pt>
                <c:pt idx="4828" formatCode="General">
                  <c:v>-1.6750556999999999E-2</c:v>
                </c:pt>
                <c:pt idx="4829" formatCode="General">
                  <c:v>-1.6739588E-2</c:v>
                </c:pt>
                <c:pt idx="4830" formatCode="General">
                  <c:v>-1.6728314000000001E-2</c:v>
                </c:pt>
                <c:pt idx="4831" formatCode="General">
                  <c:v>-1.6716966999999999E-2</c:v>
                </c:pt>
                <c:pt idx="4832" formatCode="General">
                  <c:v>-1.6705754999999999E-2</c:v>
                </c:pt>
                <c:pt idx="4833" formatCode="General">
                  <c:v>-1.6694800999999999E-2</c:v>
                </c:pt>
                <c:pt idx="4834" formatCode="General">
                  <c:v>-1.6684194999999999E-2</c:v>
                </c:pt>
                <c:pt idx="4835" formatCode="General">
                  <c:v>-1.6673912999999999E-2</c:v>
                </c:pt>
                <c:pt idx="4836" formatCode="General">
                  <c:v>-1.6664188999999999E-2</c:v>
                </c:pt>
                <c:pt idx="4837" formatCode="General">
                  <c:v>-1.6655377999999998E-2</c:v>
                </c:pt>
                <c:pt idx="4838" formatCode="General">
                  <c:v>-1.6647650999999999E-2</c:v>
                </c:pt>
                <c:pt idx="4839" formatCode="General">
                  <c:v>-1.6641164E-2</c:v>
                </c:pt>
                <c:pt idx="4840" formatCode="General">
                  <c:v>-1.6636313E-2</c:v>
                </c:pt>
                <c:pt idx="4841" formatCode="General">
                  <c:v>-1.6633518E-2</c:v>
                </c:pt>
                <c:pt idx="4842" formatCode="General">
                  <c:v>-1.6633104999999999E-2</c:v>
                </c:pt>
                <c:pt idx="4843" formatCode="General">
                  <c:v>-1.6635077000000002E-2</c:v>
                </c:pt>
                <c:pt idx="4844" formatCode="General">
                  <c:v>-1.6640205000000002E-2</c:v>
                </c:pt>
                <c:pt idx="4845" formatCode="General">
                  <c:v>-1.6649010999999998E-2</c:v>
                </c:pt>
                <c:pt idx="4846" formatCode="General">
                  <c:v>-1.6660168999999999E-2</c:v>
                </c:pt>
                <c:pt idx="4847" formatCode="General">
                  <c:v>-1.667225E-2</c:v>
                </c:pt>
                <c:pt idx="4848" formatCode="General">
                  <c:v>-1.6684839999999999E-2</c:v>
                </c:pt>
                <c:pt idx="4849" formatCode="General">
                  <c:v>-1.6697819999999999E-2</c:v>
                </c:pt>
                <c:pt idx="4850" formatCode="General">
                  <c:v>-1.6711037000000002E-2</c:v>
                </c:pt>
                <c:pt idx="4851" formatCode="General">
                  <c:v>-1.6724521999999999E-2</c:v>
                </c:pt>
                <c:pt idx="4852" formatCode="General">
                  <c:v>-1.6738383999999999E-2</c:v>
                </c:pt>
                <c:pt idx="4853" formatCode="General">
                  <c:v>-1.6752836E-2</c:v>
                </c:pt>
                <c:pt idx="4854" formatCode="General">
                  <c:v>-1.6767936000000001E-2</c:v>
                </c:pt>
                <c:pt idx="4855" formatCode="General">
                  <c:v>-1.6783468999999999E-2</c:v>
                </c:pt>
                <c:pt idx="4856" formatCode="General">
                  <c:v>-1.6799224000000001E-2</c:v>
                </c:pt>
                <c:pt idx="4857" formatCode="General">
                  <c:v>-1.6814539999999999E-2</c:v>
                </c:pt>
                <c:pt idx="4858" formatCode="General">
                  <c:v>-1.6828793000000002E-2</c:v>
                </c:pt>
              </c:numCache>
            </c:numRef>
          </c:yVal>
          <c:smooth val="1"/>
          <c:extLst>
            <c:ext xmlns:c16="http://schemas.microsoft.com/office/drawing/2014/chart" uri="{C3380CC4-5D6E-409C-BE32-E72D297353CC}">
              <c16:uniqueId val="{00000000-169B-4505-B401-C292EDBF0AD2}"/>
            </c:ext>
          </c:extLst>
        </c:ser>
        <c:dLbls>
          <c:showLegendKey val="0"/>
          <c:showVal val="0"/>
          <c:showCatName val="0"/>
          <c:showSerName val="0"/>
          <c:showPercent val="0"/>
          <c:showBubbleSize val="0"/>
        </c:dLbls>
        <c:axId val="424189128"/>
        <c:axId val="424184864"/>
      </c:scatterChart>
      <c:valAx>
        <c:axId val="424189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184864"/>
        <c:crosses val="autoZero"/>
        <c:crossBetween val="midCat"/>
      </c:valAx>
      <c:valAx>
        <c:axId val="42418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Vertical</a:t>
                </a:r>
                <a:r>
                  <a:rPr lang="en-IN" baseline="0"/>
                  <a:t> displacement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189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A1D75-F38E-4878-9936-DB48326F1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33</Pages>
  <Words>7882</Words>
  <Characters>44931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baradkar</dc:creator>
  <cp:lastModifiedBy>pranav baradkar</cp:lastModifiedBy>
  <cp:revision>18</cp:revision>
  <dcterms:created xsi:type="dcterms:W3CDTF">2021-09-14T18:42:00Z</dcterms:created>
  <dcterms:modified xsi:type="dcterms:W3CDTF">2021-09-16T18:44:00Z</dcterms:modified>
</cp:coreProperties>
</file>